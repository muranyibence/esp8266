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7E152" w14:textId="77777777" w:rsidR="002360F0" w:rsidRDefault="00D3457E" w:rsidP="001A7DB8">
      <w:pPr>
        <w:pStyle w:val="Fejezetcmtartalomjegyzknlkl"/>
        <w:numPr>
          <w:ilvl w:val="0"/>
          <w:numId w:val="0"/>
        </w:numPr>
        <w:ind w:left="432"/>
        <w:jc w:val="center"/>
        <w:pPrChange w:id="3" w:author="Bence" w:date="2017-05-21T17:49:00Z">
          <w:pPr>
            <w:pStyle w:val="Fejezetcmtartalomjegyzknlkl"/>
            <w:numPr>
              <w:numId w:val="0"/>
            </w:numPr>
            <w:ind w:firstLine="0"/>
          </w:pPr>
        </w:pPrChange>
      </w:pPr>
      <w:r>
        <w:rPr>
          <w:lang w:eastAsia="hu-HU"/>
        </w:rPr>
        <w:drawing>
          <wp:inline distT="0" distB="0" distL="0" distR="0" wp14:anchorId="382C774F" wp14:editId="1CE9F342">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p>
    <w:p w14:paraId="134C0678" w14:textId="77777777" w:rsidR="002360F0" w:rsidRPr="002360F0" w:rsidRDefault="002360F0" w:rsidP="00554D28">
      <w:pPr>
        <w:pStyle w:val="BMEMIT"/>
      </w:pPr>
      <w:r w:rsidRPr="002360F0">
        <w:t>Budapesti Műszaki és Gazdaságtudományi Egyetem</w:t>
      </w:r>
    </w:p>
    <w:p w14:paraId="66A0F0D9" w14:textId="77777777" w:rsidR="002360F0" w:rsidRDefault="002360F0" w:rsidP="00554D28">
      <w:pPr>
        <w:pStyle w:val="BMEMIT"/>
      </w:pPr>
      <w:r w:rsidRPr="002360F0">
        <w:t>Méréstechnika és Információs Rendszerek Tanszék</w:t>
      </w:r>
    </w:p>
    <w:p w14:paraId="4744AB12" w14:textId="77777777" w:rsidR="002360F0" w:rsidRDefault="002360F0" w:rsidP="006A0B94">
      <w:pPr>
        <w:pStyle w:val="BMEMIT"/>
        <w:jc w:val="both"/>
      </w:pPr>
    </w:p>
    <w:p w14:paraId="30639D25" w14:textId="77777777" w:rsidR="006A0B94" w:rsidRDefault="006A0B94" w:rsidP="006A0B94">
      <w:pPr>
        <w:pStyle w:val="BMEMIT"/>
        <w:jc w:val="both"/>
      </w:pPr>
    </w:p>
    <w:p w14:paraId="7890527B" w14:textId="77777777" w:rsidR="006A0B94" w:rsidRDefault="006A0B94" w:rsidP="006A0B94">
      <w:pPr>
        <w:pStyle w:val="BMEMIT"/>
        <w:jc w:val="both"/>
      </w:pPr>
    </w:p>
    <w:p w14:paraId="53B921CF" w14:textId="77777777" w:rsidR="006A0B94" w:rsidRDefault="006A0B94" w:rsidP="006A0B94">
      <w:pPr>
        <w:pStyle w:val="BMEMIT"/>
        <w:jc w:val="both"/>
      </w:pPr>
    </w:p>
    <w:p w14:paraId="0052D60C" w14:textId="77777777" w:rsidR="006A0B94" w:rsidRPr="002360F0" w:rsidRDefault="006A0B94" w:rsidP="006A0B94">
      <w:pPr>
        <w:pStyle w:val="BMEMIT"/>
        <w:jc w:val="both"/>
      </w:pPr>
    </w:p>
    <w:p w14:paraId="04EA47A8" w14:textId="77777777" w:rsidR="00D42C9D" w:rsidRPr="006A0B94" w:rsidRDefault="00395657" w:rsidP="006A0B94">
      <w:pPr>
        <w:jc w:val="center"/>
        <w:rPr>
          <w:b/>
          <w:sz w:val="48"/>
        </w:rPr>
      </w:pPr>
      <w:r w:rsidRPr="006A0B94">
        <w:rPr>
          <w:b/>
          <w:sz w:val="48"/>
        </w:rPr>
        <w:t>IoT alapú otthonautomatizálás megvalósítása ESP8266 használatával</w:t>
      </w:r>
    </w:p>
    <w:p w14:paraId="2ACB9B7A" w14:textId="02207AF0" w:rsidR="00D42C9D" w:rsidRDefault="00DD39B6" w:rsidP="00D42C9D">
      <w:pPr>
        <w:pStyle w:val="Adatok"/>
      </w:pPr>
      <w:r>
        <w:t>Diplomaterv</w:t>
      </w:r>
    </w:p>
    <w:p w14:paraId="601855F2" w14:textId="77777777" w:rsidR="006A0B94" w:rsidRDefault="006A0B94" w:rsidP="001967B9">
      <w:pPr>
        <w:pStyle w:val="Adatok"/>
      </w:pPr>
    </w:p>
    <w:p w14:paraId="20A60889" w14:textId="77777777" w:rsidR="004E5238" w:rsidRDefault="004E5238" w:rsidP="001967B9">
      <w:pPr>
        <w:pStyle w:val="Adatok"/>
      </w:pPr>
    </w:p>
    <w:p w14:paraId="1CA222E0" w14:textId="77777777" w:rsidR="004E5238" w:rsidRDefault="004E5238" w:rsidP="001967B9">
      <w:pPr>
        <w:pStyle w:val="Adatok"/>
      </w:pPr>
    </w:p>
    <w:p w14:paraId="13209A35" w14:textId="77777777" w:rsidR="004E5238" w:rsidRDefault="004E5238" w:rsidP="001967B9">
      <w:pPr>
        <w:pStyle w:val="Adatok"/>
      </w:pPr>
    </w:p>
    <w:p w14:paraId="64C8AAE2" w14:textId="77777777" w:rsidR="00B923B6" w:rsidRPr="006A0B94" w:rsidRDefault="00395657" w:rsidP="006A0B94">
      <w:pPr>
        <w:jc w:val="center"/>
        <w:rPr>
          <w:b/>
          <w:sz w:val="48"/>
        </w:rPr>
      </w:pPr>
      <w:r w:rsidRPr="006A0B94">
        <w:rPr>
          <w:b/>
          <w:sz w:val="48"/>
        </w:rPr>
        <w:t>Murányi Bence</w:t>
      </w:r>
    </w:p>
    <w:p w14:paraId="015092D2" w14:textId="691E9F11" w:rsidR="00D42C9D" w:rsidDel="006825D9" w:rsidRDefault="00C77C74" w:rsidP="00C77C74">
      <w:pPr>
        <w:pStyle w:val="Adatok"/>
        <w:tabs>
          <w:tab w:val="left" w:pos="2415"/>
          <w:tab w:val="center" w:pos="4535"/>
        </w:tabs>
        <w:jc w:val="left"/>
        <w:rPr>
          <w:del w:id="4" w:author="Bence" w:date="2017-05-21T17:49:00Z"/>
        </w:rPr>
      </w:pPr>
      <w:del w:id="5" w:author="Bence" w:date="2017-05-21T17:49:00Z">
        <w:r w:rsidDel="006825D9">
          <w:tab/>
        </w:r>
        <w:r w:rsidDel="006825D9">
          <w:tab/>
        </w:r>
        <w:r w:rsidR="00395657" w:rsidDel="006825D9">
          <w:delText>I</w:delText>
        </w:r>
        <w:r w:rsidDel="006825D9">
          <w:delText>I</w:delText>
        </w:r>
        <w:r w:rsidR="00395657" w:rsidDel="006825D9">
          <w:delText>. évf</w:delText>
        </w:r>
        <w:r w:rsidR="00D42C9D" w:rsidDel="006825D9">
          <w:delText xml:space="preserve"> </w:delText>
        </w:r>
        <w:r w:rsidR="00D646A9" w:rsidDel="006825D9">
          <w:delText>mérnök</w:delText>
        </w:r>
        <w:r w:rsidR="00D42C9D" w:rsidDel="006825D9">
          <w:delText>inf</w:delText>
        </w:r>
        <w:r w:rsidR="00D646A9" w:rsidDel="006825D9">
          <w:delText>ormatikus</w:delText>
        </w:r>
        <w:r w:rsidR="00D42C9D" w:rsidDel="006825D9">
          <w:delText xml:space="preserve"> szakos hallgató</w:delText>
        </w:r>
      </w:del>
    </w:p>
    <w:p w14:paraId="0B1D394A" w14:textId="0ABD31AD" w:rsidR="00D42C9D" w:rsidRDefault="00D42C9D" w:rsidP="00D42C9D">
      <w:pPr>
        <w:pStyle w:val="Adatok"/>
      </w:pPr>
      <w:r>
        <w:t xml:space="preserve">MSc </w:t>
      </w:r>
      <w:r w:rsidR="00395657">
        <w:t>Intelligens</w:t>
      </w:r>
      <w:r>
        <w:t xml:space="preserve"> rendszerek </w:t>
      </w:r>
      <w:del w:id="6" w:author="Bence" w:date="2017-05-21T17:49:00Z">
        <w:r w:rsidDel="006825D9">
          <w:delText>szakirány/</w:delText>
        </w:r>
      </w:del>
      <w:r>
        <w:t>ágazat</w:t>
      </w:r>
    </w:p>
    <w:p w14:paraId="7B2B8BCB" w14:textId="77777777" w:rsidR="00D42C9D" w:rsidRDefault="00395657" w:rsidP="00F913F4">
      <w:pPr>
        <w:pStyle w:val="Adatok"/>
        <w:spacing w:before="3000"/>
      </w:pPr>
      <w:bookmarkStart w:id="7" w:name="_GoBack"/>
      <w:bookmarkEnd w:id="7"/>
      <w:r>
        <w:t>Konzulens</w:t>
      </w:r>
      <w:r w:rsidR="00D42C9D">
        <w:t>:</w:t>
      </w:r>
    </w:p>
    <w:p w14:paraId="509EF420" w14:textId="77777777" w:rsidR="00F913F4" w:rsidRDefault="00F913F4" w:rsidP="00F913F4">
      <w:pPr>
        <w:pStyle w:val="Adatok"/>
      </w:pPr>
    </w:p>
    <w:p w14:paraId="7D085E24" w14:textId="77777777" w:rsidR="00F913F4" w:rsidRDefault="00C2303A" w:rsidP="00F913F4">
      <w:pPr>
        <w:pStyle w:val="Adatok"/>
      </w:pPr>
      <w:r>
        <w:t xml:space="preserve">Dr. </w:t>
      </w:r>
      <w:r w:rsidR="00395657">
        <w:t>Györke Péter</w:t>
      </w:r>
    </w:p>
    <w:p w14:paraId="45108835" w14:textId="77777777" w:rsidR="00D42C9D" w:rsidRDefault="00F913F4" w:rsidP="00F913F4">
      <w:pPr>
        <w:pStyle w:val="Adatok"/>
      </w:pPr>
      <w:r>
        <w:t>(</w:t>
      </w:r>
      <w:r w:rsidR="00D42C9D">
        <w:t>Méréstechnika és</w:t>
      </w:r>
      <w:r>
        <w:t xml:space="preserve"> Információs Rendszerek Tanszék)</w:t>
      </w:r>
    </w:p>
    <w:p w14:paraId="26464048" w14:textId="77777777" w:rsidR="00D42C9D" w:rsidRDefault="00D42C9D" w:rsidP="00395657">
      <w:pPr>
        <w:pStyle w:val="Adatok"/>
        <w:jc w:val="both"/>
      </w:pPr>
    </w:p>
    <w:p w14:paraId="701CDAA0" w14:textId="46186567" w:rsidR="009F654E" w:rsidDel="001A7DB8" w:rsidRDefault="009F654E" w:rsidP="00230FC3">
      <w:pPr>
        <w:rPr>
          <w:del w:id="8" w:author="Bence" w:date="2017-05-21T17:49:00Z"/>
        </w:rPr>
      </w:pPr>
    </w:p>
    <w:p w14:paraId="1DFC2F7A" w14:textId="77777777" w:rsidR="0050100D" w:rsidRPr="00B50CAA" w:rsidRDefault="0050100D" w:rsidP="00AC5AD6">
      <w:pPr>
        <w:pStyle w:val="Fejezetcmtartalomjegyzknlkl"/>
        <w:numPr>
          <w:ilvl w:val="0"/>
          <w:numId w:val="0"/>
        </w:numPr>
        <w:ind w:left="432"/>
      </w:pPr>
      <w:r w:rsidRPr="00B50CAA">
        <w:lastRenderedPageBreak/>
        <w:t>Tartalomjegyzék</w:t>
      </w:r>
    </w:p>
    <w:p w14:paraId="6FA37BD1" w14:textId="71C006C5" w:rsidR="001A7DB8" w:rsidRDefault="008B747D" w:rsidP="001A7DB8">
      <w:pPr>
        <w:pStyle w:val="TJ1"/>
        <w:rPr>
          <w:ins w:id="9" w:author="Bence" w:date="2017-05-21T17:49:00Z"/>
          <w:rFonts w:asciiTheme="minorHAnsi" w:eastAsiaTheme="minorEastAsia" w:hAnsiTheme="minorHAnsi" w:cstheme="minorBidi"/>
          <w:noProof/>
          <w:sz w:val="22"/>
          <w:szCs w:val="22"/>
          <w:lang w:eastAsia="hu-HU"/>
        </w:rPr>
      </w:pPr>
      <w:r>
        <w:fldChar w:fldCharType="begin"/>
      </w:r>
      <w:r w:rsidR="0050100D">
        <w:instrText xml:space="preserve"> TOC \o "1-3" \h \z \u </w:instrText>
      </w:r>
      <w:r>
        <w:fldChar w:fldCharType="separate"/>
      </w:r>
      <w:ins w:id="10" w:author="Bence" w:date="2017-05-21T17:49:00Z">
        <w:r w:rsidR="001A7DB8" w:rsidRPr="006B173F">
          <w:rPr>
            <w:rStyle w:val="Hiperhivatkozs"/>
            <w:noProof/>
          </w:rPr>
          <w:fldChar w:fldCharType="begin"/>
        </w:r>
        <w:r w:rsidR="001A7DB8" w:rsidRPr="006B173F">
          <w:rPr>
            <w:rStyle w:val="Hiperhivatkozs"/>
            <w:noProof/>
          </w:rPr>
          <w:instrText xml:space="preserve"> </w:instrText>
        </w:r>
        <w:r w:rsidR="001A7DB8">
          <w:rPr>
            <w:noProof/>
          </w:rPr>
          <w:instrText>HYPERLINK \l "_Toc483152317"</w:instrText>
        </w:r>
        <w:r w:rsidR="001A7DB8" w:rsidRPr="006B173F">
          <w:rPr>
            <w:rStyle w:val="Hiperhivatkozs"/>
            <w:noProof/>
          </w:rPr>
          <w:instrText xml:space="preserve"> </w:instrText>
        </w:r>
        <w:r w:rsidR="001A7DB8" w:rsidRPr="006B173F">
          <w:rPr>
            <w:rStyle w:val="Hiperhivatkozs"/>
            <w:noProof/>
          </w:rPr>
        </w:r>
        <w:r w:rsidR="001A7DB8" w:rsidRPr="006B173F">
          <w:rPr>
            <w:rStyle w:val="Hiperhivatkozs"/>
            <w:noProof/>
          </w:rPr>
          <w:fldChar w:fldCharType="separate"/>
        </w:r>
        <w:r w:rsidR="001A7DB8" w:rsidRPr="006B173F">
          <w:rPr>
            <w:rStyle w:val="Hiperhivatkozs"/>
            <w:noProof/>
          </w:rPr>
          <w:t>Abstract</w:t>
        </w:r>
        <w:r w:rsidR="001A7DB8">
          <w:rPr>
            <w:noProof/>
            <w:webHidden/>
          </w:rPr>
          <w:tab/>
        </w:r>
        <w:r w:rsidR="001A7DB8">
          <w:rPr>
            <w:noProof/>
            <w:webHidden/>
          </w:rPr>
          <w:fldChar w:fldCharType="begin"/>
        </w:r>
        <w:r w:rsidR="001A7DB8">
          <w:rPr>
            <w:noProof/>
            <w:webHidden/>
          </w:rPr>
          <w:instrText xml:space="preserve"> PAGEREF _Toc483152317 \h </w:instrText>
        </w:r>
        <w:r w:rsidR="001A7DB8">
          <w:rPr>
            <w:noProof/>
            <w:webHidden/>
          </w:rPr>
        </w:r>
      </w:ins>
      <w:r w:rsidR="001A7DB8">
        <w:rPr>
          <w:noProof/>
          <w:webHidden/>
        </w:rPr>
        <w:fldChar w:fldCharType="separate"/>
      </w:r>
      <w:ins w:id="11" w:author="Bence" w:date="2017-05-21T17:49:00Z">
        <w:r w:rsidR="001A7DB8">
          <w:rPr>
            <w:noProof/>
            <w:webHidden/>
          </w:rPr>
          <w:t>4</w:t>
        </w:r>
        <w:r w:rsidR="001A7DB8">
          <w:rPr>
            <w:noProof/>
            <w:webHidden/>
          </w:rPr>
          <w:fldChar w:fldCharType="end"/>
        </w:r>
        <w:r w:rsidR="001A7DB8" w:rsidRPr="006B173F">
          <w:rPr>
            <w:rStyle w:val="Hiperhivatkozs"/>
            <w:noProof/>
          </w:rPr>
          <w:fldChar w:fldCharType="end"/>
        </w:r>
      </w:ins>
    </w:p>
    <w:p w14:paraId="6DD1F4EA" w14:textId="2D176C9B" w:rsidR="001A7DB8" w:rsidRDefault="001A7DB8" w:rsidP="001A7DB8">
      <w:pPr>
        <w:pStyle w:val="TJ1"/>
        <w:rPr>
          <w:ins w:id="12" w:author="Bence" w:date="2017-05-21T17:49:00Z"/>
          <w:rFonts w:asciiTheme="minorHAnsi" w:eastAsiaTheme="minorEastAsia" w:hAnsiTheme="minorHAnsi" w:cstheme="minorBidi"/>
          <w:noProof/>
          <w:sz w:val="22"/>
          <w:szCs w:val="22"/>
          <w:lang w:eastAsia="hu-HU"/>
        </w:rPr>
      </w:pPr>
      <w:ins w:id="13"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"_Toc483152318"</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Összefoglaló</w:t>
        </w:r>
        <w:r>
          <w:rPr>
            <w:noProof/>
            <w:webHidden/>
          </w:rPr>
          <w:tab/>
        </w:r>
        <w:r>
          <w:rPr>
            <w:noProof/>
            <w:webHidden/>
          </w:rPr>
          <w:fldChar w:fldCharType="begin"/>
        </w:r>
        <w:r>
          <w:rPr>
            <w:noProof/>
            <w:webHidden/>
          </w:rPr>
          <w:instrText xml:space="preserve"> PAGEREF _Toc483152318 \h </w:instrText>
        </w:r>
        <w:r>
          <w:rPr>
            <w:noProof/>
            <w:webHidden/>
          </w:rPr>
        </w:r>
      </w:ins>
      <w:r>
        <w:rPr>
          <w:noProof/>
          <w:webHidden/>
        </w:rPr>
        <w:fldChar w:fldCharType="separate"/>
      </w:r>
      <w:ins w:id="14" w:author="Bence" w:date="2017-05-21T17:49:00Z">
        <w:r>
          <w:rPr>
            <w:noProof/>
            <w:webHidden/>
          </w:rPr>
          <w:t>5</w:t>
        </w:r>
        <w:r>
          <w:rPr>
            <w:noProof/>
            <w:webHidden/>
          </w:rPr>
          <w:fldChar w:fldCharType="end"/>
        </w:r>
        <w:r w:rsidRPr="006B173F">
          <w:rPr>
            <w:rStyle w:val="Hiperhivatkozs"/>
            <w:noProof/>
          </w:rPr>
          <w:fldChar w:fldCharType="end"/>
        </w:r>
      </w:ins>
    </w:p>
    <w:p w14:paraId="2AAD95BE" w14:textId="59ED9E7A" w:rsidR="001A7DB8" w:rsidRDefault="001A7DB8" w:rsidP="001A7DB8">
      <w:pPr>
        <w:pStyle w:val="TJ1"/>
        <w:rPr>
          <w:ins w:id="15" w:author="Bence" w:date="2017-05-21T17:49:00Z"/>
          <w:rFonts w:asciiTheme="minorHAnsi" w:eastAsiaTheme="minorEastAsia" w:hAnsiTheme="minorHAnsi" w:cstheme="minorBidi"/>
          <w:noProof/>
          <w:sz w:val="22"/>
          <w:szCs w:val="22"/>
          <w:lang w:eastAsia="hu-HU"/>
        </w:rPr>
        <w:pPrChange w:id="16" w:author="Bence" w:date="2017-05-21T17:49:00Z">
          <w:pPr>
            <w:pStyle w:val="TJ1"/>
            <w:tabs>
              <w:tab w:val="left" w:pos="482"/>
            </w:tabs>
          </w:pPr>
        </w:pPrChange>
      </w:pPr>
      <w:ins w:id="17"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"_Toc483152319"</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1</w:t>
        </w:r>
        <w:r>
          <w:rPr>
            <w:rFonts w:asciiTheme="minorHAnsi" w:eastAsiaTheme="minorEastAsia" w:hAnsiTheme="minorHAnsi" w:cstheme="minorBidi"/>
            <w:noProof/>
            <w:sz w:val="22"/>
            <w:szCs w:val="22"/>
            <w:lang w:eastAsia="hu-HU"/>
          </w:rPr>
          <w:tab/>
        </w:r>
        <w:r w:rsidRPr="006B173F">
          <w:rPr>
            <w:rStyle w:val="Hiperhivatkozs"/>
            <w:noProof/>
          </w:rPr>
          <w:t>Bevezetés</w:t>
        </w:r>
        <w:r>
          <w:rPr>
            <w:noProof/>
            <w:webHidden/>
          </w:rPr>
          <w:tab/>
        </w:r>
        <w:r>
          <w:rPr>
            <w:noProof/>
            <w:webHidden/>
          </w:rPr>
          <w:fldChar w:fldCharType="begin"/>
        </w:r>
        <w:r>
          <w:rPr>
            <w:noProof/>
            <w:webHidden/>
          </w:rPr>
          <w:instrText xml:space="preserve"> PAGEREF _Toc483152319 \h </w:instrText>
        </w:r>
        <w:r>
          <w:rPr>
            <w:noProof/>
            <w:webHidden/>
          </w:rPr>
        </w:r>
      </w:ins>
      <w:r>
        <w:rPr>
          <w:noProof/>
          <w:webHidden/>
        </w:rPr>
        <w:fldChar w:fldCharType="separate"/>
      </w:r>
      <w:ins w:id="18" w:author="Bence" w:date="2017-05-21T17:49:00Z">
        <w:r>
          <w:rPr>
            <w:noProof/>
            <w:webHidden/>
          </w:rPr>
          <w:t>6</w:t>
        </w:r>
        <w:r>
          <w:rPr>
            <w:noProof/>
            <w:webHidden/>
          </w:rPr>
          <w:fldChar w:fldCharType="end"/>
        </w:r>
        <w:r w:rsidRPr="006B173F">
          <w:rPr>
            <w:rStyle w:val="Hiperhivatkozs"/>
            <w:noProof/>
          </w:rPr>
          <w:fldChar w:fldCharType="end"/>
        </w:r>
      </w:ins>
    </w:p>
    <w:p w14:paraId="605660AE" w14:textId="75EF2399" w:rsidR="001A7DB8" w:rsidRDefault="001A7DB8" w:rsidP="006825D9">
      <w:pPr>
        <w:pStyle w:val="TJ2"/>
        <w:rPr>
          <w:ins w:id="19" w:author="Bence" w:date="2017-05-21T17:49:00Z"/>
          <w:rFonts w:asciiTheme="minorHAnsi" w:eastAsiaTheme="minorEastAsia" w:hAnsiTheme="minorHAnsi" w:cstheme="minorBidi"/>
          <w:noProof/>
          <w:sz w:val="22"/>
          <w:szCs w:val="22"/>
          <w:lang w:eastAsia="hu-HU"/>
        </w:rPr>
        <w:pPrChange w:id="20" w:author="Bence" w:date="2017-05-21T17:49:00Z">
          <w:pPr>
            <w:pStyle w:val="TJ2"/>
            <w:tabs>
              <w:tab w:val="left" w:pos="880"/>
              <w:tab w:val="right" w:leader="dot" w:pos="9060"/>
            </w:tabs>
          </w:pPr>
        </w:pPrChange>
      </w:pPr>
      <w:ins w:id="21"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"_Toc483152320"</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1.1</w:t>
        </w:r>
        <w:r>
          <w:rPr>
            <w:rFonts w:asciiTheme="minorHAnsi" w:eastAsiaTheme="minorEastAsia" w:hAnsiTheme="minorHAnsi" w:cstheme="minorBidi"/>
            <w:noProof/>
            <w:sz w:val="22"/>
            <w:szCs w:val="22"/>
            <w:lang w:eastAsia="hu-HU"/>
          </w:rPr>
          <w:tab/>
        </w:r>
        <w:r w:rsidRPr="006B173F">
          <w:rPr>
            <w:rStyle w:val="Hiperhivatkozs"/>
            <w:noProof/>
          </w:rPr>
          <w:t>Az IoT-ről</w:t>
        </w:r>
        <w:r>
          <w:rPr>
            <w:noProof/>
            <w:webHidden/>
          </w:rPr>
          <w:tab/>
        </w:r>
        <w:r>
          <w:rPr>
            <w:noProof/>
            <w:webHidden/>
          </w:rPr>
          <w:fldChar w:fldCharType="begin"/>
        </w:r>
        <w:r>
          <w:rPr>
            <w:noProof/>
            <w:webHidden/>
          </w:rPr>
          <w:instrText xml:space="preserve"> PAGEREF _Toc483152320 \h </w:instrText>
        </w:r>
        <w:r>
          <w:rPr>
            <w:noProof/>
            <w:webHidden/>
          </w:rPr>
        </w:r>
      </w:ins>
      <w:r>
        <w:rPr>
          <w:noProof/>
          <w:webHidden/>
        </w:rPr>
        <w:fldChar w:fldCharType="separate"/>
      </w:r>
      <w:ins w:id="22" w:author="Bence" w:date="2017-05-21T17:49:00Z">
        <w:r>
          <w:rPr>
            <w:noProof/>
            <w:webHidden/>
          </w:rPr>
          <w:t>6</w:t>
        </w:r>
        <w:r>
          <w:rPr>
            <w:noProof/>
            <w:webHidden/>
          </w:rPr>
          <w:fldChar w:fldCharType="end"/>
        </w:r>
        <w:r w:rsidRPr="006B173F">
          <w:rPr>
            <w:rStyle w:val="Hiperhivatkozs"/>
            <w:noProof/>
          </w:rPr>
          <w:fldChar w:fldCharType="end"/>
        </w:r>
      </w:ins>
    </w:p>
    <w:p w14:paraId="6CC7D810" w14:textId="4470D968" w:rsidR="001A7DB8" w:rsidRDefault="001A7DB8" w:rsidP="006825D9">
      <w:pPr>
        <w:pStyle w:val="TJ2"/>
        <w:rPr>
          <w:ins w:id="23" w:author="Bence" w:date="2017-05-21T17:49:00Z"/>
          <w:rFonts w:asciiTheme="minorHAnsi" w:eastAsiaTheme="minorEastAsia" w:hAnsiTheme="minorHAnsi" w:cstheme="minorBidi"/>
          <w:noProof/>
          <w:sz w:val="22"/>
          <w:szCs w:val="22"/>
          <w:lang w:eastAsia="hu-HU"/>
        </w:rPr>
        <w:pPrChange w:id="24" w:author="Bence" w:date="2017-05-21T17:49:00Z">
          <w:pPr>
            <w:pStyle w:val="TJ2"/>
            <w:tabs>
              <w:tab w:val="left" w:pos="880"/>
              <w:tab w:val="right" w:leader="dot" w:pos="9060"/>
            </w:tabs>
          </w:pPr>
        </w:pPrChange>
      </w:pPr>
      <w:ins w:id="25"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"_Toc483152321"</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1.2</w:t>
        </w:r>
        <w:r>
          <w:rPr>
            <w:rFonts w:asciiTheme="minorHAnsi" w:eastAsiaTheme="minorEastAsia" w:hAnsiTheme="minorHAnsi" w:cstheme="minorBidi"/>
            <w:noProof/>
            <w:sz w:val="22"/>
            <w:szCs w:val="22"/>
            <w:lang w:eastAsia="hu-HU"/>
          </w:rPr>
          <w:tab/>
        </w:r>
        <w:r w:rsidRPr="006B173F">
          <w:rPr>
            <w:rStyle w:val="Hiperhivatkozs"/>
            <w:noProof/>
          </w:rPr>
          <w:t>Intelligens otthon</w:t>
        </w:r>
        <w:r>
          <w:rPr>
            <w:noProof/>
            <w:webHidden/>
          </w:rPr>
          <w:tab/>
        </w:r>
        <w:r>
          <w:rPr>
            <w:noProof/>
            <w:webHidden/>
          </w:rPr>
          <w:fldChar w:fldCharType="begin"/>
        </w:r>
        <w:r>
          <w:rPr>
            <w:noProof/>
            <w:webHidden/>
          </w:rPr>
          <w:instrText xml:space="preserve"> PAGEREF _Toc483152321 \h </w:instrText>
        </w:r>
        <w:r>
          <w:rPr>
            <w:noProof/>
            <w:webHidden/>
          </w:rPr>
        </w:r>
      </w:ins>
      <w:r>
        <w:rPr>
          <w:noProof/>
          <w:webHidden/>
        </w:rPr>
        <w:fldChar w:fldCharType="separate"/>
      </w:r>
      <w:ins w:id="26" w:author="Bence" w:date="2017-05-21T17:49:00Z">
        <w:r>
          <w:rPr>
            <w:noProof/>
            <w:webHidden/>
          </w:rPr>
          <w:t>6</w:t>
        </w:r>
        <w:r>
          <w:rPr>
            <w:noProof/>
            <w:webHidden/>
          </w:rPr>
          <w:fldChar w:fldCharType="end"/>
        </w:r>
        <w:r w:rsidRPr="006B173F">
          <w:rPr>
            <w:rStyle w:val="Hiperhivatkozs"/>
            <w:noProof/>
          </w:rPr>
          <w:fldChar w:fldCharType="end"/>
        </w:r>
      </w:ins>
    </w:p>
    <w:p w14:paraId="49B8CA62" w14:textId="030399CC" w:rsidR="001A7DB8" w:rsidRDefault="001A7DB8" w:rsidP="006825D9">
      <w:pPr>
        <w:pStyle w:val="TJ2"/>
        <w:rPr>
          <w:ins w:id="27" w:author="Bence" w:date="2017-05-21T17:49:00Z"/>
          <w:rFonts w:asciiTheme="minorHAnsi" w:eastAsiaTheme="minorEastAsia" w:hAnsiTheme="minorHAnsi" w:cstheme="minorBidi"/>
          <w:noProof/>
          <w:sz w:val="22"/>
          <w:szCs w:val="22"/>
          <w:lang w:eastAsia="hu-HU"/>
        </w:rPr>
        <w:pPrChange w:id="28" w:author="Bence" w:date="2017-05-21T17:49:00Z">
          <w:pPr>
            <w:pStyle w:val="TJ2"/>
            <w:tabs>
              <w:tab w:val="left" w:pos="880"/>
              <w:tab w:val="right" w:leader="dot" w:pos="9060"/>
            </w:tabs>
          </w:pPr>
        </w:pPrChange>
      </w:pPr>
      <w:ins w:id="29"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"_Toc483152322"</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1.3</w:t>
        </w:r>
        <w:r>
          <w:rPr>
            <w:rFonts w:asciiTheme="minorHAnsi" w:eastAsiaTheme="minorEastAsia" w:hAnsiTheme="minorHAnsi" w:cstheme="minorBidi"/>
            <w:noProof/>
            <w:sz w:val="22"/>
            <w:szCs w:val="22"/>
            <w:lang w:eastAsia="hu-HU"/>
          </w:rPr>
          <w:tab/>
        </w:r>
        <w:r w:rsidRPr="006B173F">
          <w:rPr>
            <w:rStyle w:val="Hiperhivatkozs"/>
            <w:noProof/>
          </w:rPr>
          <w:t>ESP8266</w:t>
        </w:r>
        <w:r>
          <w:rPr>
            <w:noProof/>
            <w:webHidden/>
          </w:rPr>
          <w:tab/>
        </w:r>
        <w:r>
          <w:rPr>
            <w:noProof/>
            <w:webHidden/>
          </w:rPr>
          <w:fldChar w:fldCharType="begin"/>
        </w:r>
        <w:r>
          <w:rPr>
            <w:noProof/>
            <w:webHidden/>
          </w:rPr>
          <w:instrText xml:space="preserve"> PAGEREF _Toc483152322 \h </w:instrText>
        </w:r>
        <w:r>
          <w:rPr>
            <w:noProof/>
            <w:webHidden/>
          </w:rPr>
        </w:r>
      </w:ins>
      <w:r>
        <w:rPr>
          <w:noProof/>
          <w:webHidden/>
        </w:rPr>
        <w:fldChar w:fldCharType="separate"/>
      </w:r>
      <w:ins w:id="30" w:author="Bence" w:date="2017-05-21T17:49:00Z">
        <w:r>
          <w:rPr>
            <w:noProof/>
            <w:webHidden/>
          </w:rPr>
          <w:t>7</w:t>
        </w:r>
        <w:r>
          <w:rPr>
            <w:noProof/>
            <w:webHidden/>
          </w:rPr>
          <w:fldChar w:fldCharType="end"/>
        </w:r>
        <w:r w:rsidRPr="006B173F">
          <w:rPr>
            <w:rStyle w:val="Hiperhivatkozs"/>
            <w:noProof/>
          </w:rPr>
          <w:fldChar w:fldCharType="end"/>
        </w:r>
      </w:ins>
    </w:p>
    <w:p w14:paraId="5138F315" w14:textId="134C871A" w:rsidR="001A7DB8" w:rsidRDefault="001A7DB8" w:rsidP="006825D9">
      <w:pPr>
        <w:pStyle w:val="TJ2"/>
        <w:rPr>
          <w:ins w:id="31" w:author="Bence" w:date="2017-05-21T17:49:00Z"/>
          <w:rFonts w:asciiTheme="minorHAnsi" w:eastAsiaTheme="minorEastAsia" w:hAnsiTheme="minorHAnsi" w:cstheme="minorBidi"/>
          <w:noProof/>
          <w:sz w:val="22"/>
          <w:szCs w:val="22"/>
          <w:lang w:eastAsia="hu-HU"/>
        </w:rPr>
        <w:pPrChange w:id="32" w:author="Bence" w:date="2017-05-21T17:49:00Z">
          <w:pPr>
            <w:pStyle w:val="TJ2"/>
            <w:tabs>
              <w:tab w:val="left" w:pos="880"/>
              <w:tab w:val="right" w:leader="dot" w:pos="9060"/>
            </w:tabs>
          </w:pPr>
        </w:pPrChange>
      </w:pPr>
      <w:ins w:id="33"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"_Toc483152323"</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1.4</w:t>
        </w:r>
        <w:r>
          <w:rPr>
            <w:rFonts w:asciiTheme="minorHAnsi" w:eastAsiaTheme="minorEastAsia" w:hAnsiTheme="minorHAnsi" w:cstheme="minorBidi"/>
            <w:noProof/>
            <w:sz w:val="22"/>
            <w:szCs w:val="22"/>
            <w:lang w:eastAsia="hu-HU"/>
          </w:rPr>
          <w:tab/>
        </w:r>
        <w:r w:rsidRPr="006B173F">
          <w:rPr>
            <w:rStyle w:val="Hiperhivatkozs"/>
            <w:noProof/>
          </w:rPr>
          <w:t>ESP-12 tesztpanel</w:t>
        </w:r>
        <w:r>
          <w:rPr>
            <w:noProof/>
            <w:webHidden/>
          </w:rPr>
          <w:tab/>
        </w:r>
        <w:r>
          <w:rPr>
            <w:noProof/>
            <w:webHidden/>
          </w:rPr>
          <w:fldChar w:fldCharType="begin"/>
        </w:r>
        <w:r>
          <w:rPr>
            <w:noProof/>
            <w:webHidden/>
          </w:rPr>
          <w:instrText xml:space="preserve"> PAGEREF _Toc483152323 \h </w:instrText>
        </w:r>
        <w:r>
          <w:rPr>
            <w:noProof/>
            <w:webHidden/>
          </w:rPr>
        </w:r>
      </w:ins>
      <w:r>
        <w:rPr>
          <w:noProof/>
          <w:webHidden/>
        </w:rPr>
        <w:fldChar w:fldCharType="separate"/>
      </w:r>
      <w:ins w:id="34" w:author="Bence" w:date="2017-05-21T17:49:00Z">
        <w:r>
          <w:rPr>
            <w:noProof/>
            <w:webHidden/>
          </w:rPr>
          <w:t>9</w:t>
        </w:r>
        <w:r>
          <w:rPr>
            <w:noProof/>
            <w:webHidden/>
          </w:rPr>
          <w:fldChar w:fldCharType="end"/>
        </w:r>
        <w:r w:rsidRPr="006B173F">
          <w:rPr>
            <w:rStyle w:val="Hiperhivatkozs"/>
            <w:noProof/>
          </w:rPr>
          <w:fldChar w:fldCharType="end"/>
        </w:r>
      </w:ins>
    </w:p>
    <w:p w14:paraId="10D25289" w14:textId="5ADEA9E1" w:rsidR="001A7DB8" w:rsidRDefault="001A7DB8" w:rsidP="001A7DB8">
      <w:pPr>
        <w:pStyle w:val="TJ1"/>
        <w:rPr>
          <w:ins w:id="35" w:author="Bence" w:date="2017-05-21T17:49:00Z"/>
          <w:rFonts w:asciiTheme="minorHAnsi" w:eastAsiaTheme="minorEastAsia" w:hAnsiTheme="minorHAnsi" w:cstheme="minorBidi"/>
          <w:noProof/>
          <w:sz w:val="22"/>
          <w:szCs w:val="22"/>
          <w:lang w:eastAsia="hu-HU"/>
        </w:rPr>
        <w:pPrChange w:id="36" w:author="Bence" w:date="2017-05-21T17:49:00Z">
          <w:pPr>
            <w:pStyle w:val="TJ1"/>
            <w:tabs>
              <w:tab w:val="left" w:pos="482"/>
            </w:tabs>
          </w:pPr>
        </w:pPrChange>
      </w:pPr>
      <w:ins w:id="37"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"_Toc483152324"</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w:t>
        </w:r>
        <w:r>
          <w:rPr>
            <w:rFonts w:asciiTheme="minorHAnsi" w:eastAsiaTheme="minorEastAsia" w:hAnsiTheme="minorHAnsi" w:cstheme="minorBidi"/>
            <w:noProof/>
            <w:sz w:val="22"/>
            <w:szCs w:val="22"/>
            <w:lang w:eastAsia="hu-HU"/>
          </w:rPr>
          <w:tab/>
        </w:r>
        <w:r w:rsidRPr="006B173F">
          <w:rPr>
            <w:rStyle w:val="Hiperhivatkozs"/>
            <w:noProof/>
          </w:rPr>
          <w:t>Irodalomkutatás</w:t>
        </w:r>
        <w:r>
          <w:rPr>
            <w:noProof/>
            <w:webHidden/>
          </w:rPr>
          <w:tab/>
        </w:r>
        <w:r>
          <w:rPr>
            <w:noProof/>
            <w:webHidden/>
          </w:rPr>
          <w:fldChar w:fldCharType="begin"/>
        </w:r>
        <w:r>
          <w:rPr>
            <w:noProof/>
            <w:webHidden/>
          </w:rPr>
          <w:instrText xml:space="preserve"> PAGEREF _Toc483152324 \h </w:instrText>
        </w:r>
        <w:r>
          <w:rPr>
            <w:noProof/>
            <w:webHidden/>
          </w:rPr>
        </w:r>
      </w:ins>
      <w:r>
        <w:rPr>
          <w:noProof/>
          <w:webHidden/>
        </w:rPr>
        <w:fldChar w:fldCharType="separate"/>
      </w:r>
      <w:ins w:id="38" w:author="Bence" w:date="2017-05-21T17:49:00Z">
        <w:r>
          <w:rPr>
            <w:noProof/>
            <w:webHidden/>
          </w:rPr>
          <w:t>10</w:t>
        </w:r>
        <w:r>
          <w:rPr>
            <w:noProof/>
            <w:webHidden/>
          </w:rPr>
          <w:fldChar w:fldCharType="end"/>
        </w:r>
        <w:r w:rsidRPr="006B173F">
          <w:rPr>
            <w:rStyle w:val="Hiperhivatkozs"/>
            <w:noProof/>
          </w:rPr>
          <w:fldChar w:fldCharType="end"/>
        </w:r>
      </w:ins>
    </w:p>
    <w:p w14:paraId="6FB50671" w14:textId="3942A73D" w:rsidR="001A7DB8" w:rsidRDefault="001A7DB8" w:rsidP="006825D9">
      <w:pPr>
        <w:pStyle w:val="TJ2"/>
        <w:rPr>
          <w:ins w:id="39" w:author="Bence" w:date="2017-05-21T17:49:00Z"/>
          <w:rFonts w:asciiTheme="minorHAnsi" w:eastAsiaTheme="minorEastAsia" w:hAnsiTheme="minorHAnsi" w:cstheme="minorBidi"/>
          <w:noProof/>
          <w:sz w:val="22"/>
          <w:szCs w:val="22"/>
          <w:lang w:eastAsia="hu-HU"/>
        </w:rPr>
        <w:pPrChange w:id="40" w:author="Bence" w:date="2017-05-21T17:49:00Z">
          <w:pPr>
            <w:pStyle w:val="TJ2"/>
            <w:tabs>
              <w:tab w:val="left" w:pos="880"/>
              <w:tab w:val="right" w:leader="dot" w:pos="9060"/>
            </w:tabs>
          </w:pPr>
        </w:pPrChange>
      </w:pPr>
      <w:ins w:id="41"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"_Toc483152325"</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2.1</w:t>
        </w:r>
        <w:r>
          <w:rPr>
            <w:rFonts w:asciiTheme="minorHAnsi" w:eastAsiaTheme="minorEastAsia" w:hAnsiTheme="minorHAnsi" w:cstheme="minorBidi"/>
            <w:noProof/>
            <w:sz w:val="22"/>
            <w:szCs w:val="22"/>
            <w:lang w:eastAsia="hu-HU"/>
          </w:rPr>
          <w:tab/>
        </w:r>
        <w:r w:rsidRPr="006B173F">
          <w:rPr>
            <w:rStyle w:val="Hiperhivatkozs"/>
            <w:noProof/>
          </w:rPr>
          <w:t>Otthonautomatizálási rendszerek</w:t>
        </w:r>
        <w:r>
          <w:rPr>
            <w:noProof/>
            <w:webHidden/>
          </w:rPr>
          <w:tab/>
        </w:r>
        <w:r>
          <w:rPr>
            <w:noProof/>
            <w:webHidden/>
          </w:rPr>
          <w:fldChar w:fldCharType="begin"/>
        </w:r>
        <w:r>
          <w:rPr>
            <w:noProof/>
            <w:webHidden/>
          </w:rPr>
          <w:instrText xml:space="preserve"> PAGEREF _Toc483152325 \h </w:instrText>
        </w:r>
        <w:r>
          <w:rPr>
            <w:noProof/>
            <w:webHidden/>
          </w:rPr>
        </w:r>
      </w:ins>
      <w:r>
        <w:rPr>
          <w:noProof/>
          <w:webHidden/>
        </w:rPr>
        <w:fldChar w:fldCharType="separate"/>
      </w:r>
      <w:ins w:id="42" w:author="Bence" w:date="2017-05-21T17:49:00Z">
        <w:r>
          <w:rPr>
            <w:noProof/>
            <w:webHidden/>
          </w:rPr>
          <w:t>10</w:t>
        </w:r>
        <w:r>
          <w:rPr>
            <w:noProof/>
            <w:webHidden/>
          </w:rPr>
          <w:fldChar w:fldCharType="end"/>
        </w:r>
        <w:r w:rsidRPr="006B173F">
          <w:rPr>
            <w:rStyle w:val="Hiperhivatkozs"/>
            <w:noProof/>
          </w:rPr>
          <w:fldChar w:fldCharType="end"/>
        </w:r>
      </w:ins>
    </w:p>
    <w:p w14:paraId="0EC5117E" w14:textId="5D74B0AD" w:rsidR="001A7DB8" w:rsidRDefault="001A7DB8">
      <w:pPr>
        <w:pStyle w:val="TJ3"/>
        <w:tabs>
          <w:tab w:val="left" w:pos="1320"/>
          <w:tab w:val="right" w:leader="dot" w:pos="9060"/>
        </w:tabs>
        <w:rPr>
          <w:ins w:id="43" w:author="Bence" w:date="2017-05-21T17:49:00Z"/>
          <w:rFonts w:asciiTheme="minorHAnsi" w:eastAsiaTheme="minorEastAsia" w:hAnsiTheme="minorHAnsi" w:cstheme="minorBidi"/>
          <w:noProof/>
          <w:sz w:val="22"/>
          <w:szCs w:val="22"/>
          <w:lang w:eastAsia="hu-HU"/>
        </w:rPr>
      </w:pPr>
      <w:ins w:id="44"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"_Toc483152326"</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2.1.1</w:t>
        </w:r>
        <w:r>
          <w:rPr>
            <w:rFonts w:asciiTheme="minorHAnsi" w:eastAsiaTheme="minorEastAsia" w:hAnsiTheme="minorHAnsi" w:cstheme="minorBidi"/>
            <w:noProof/>
            <w:sz w:val="22"/>
            <w:szCs w:val="22"/>
            <w:lang w:eastAsia="hu-HU"/>
          </w:rPr>
          <w:tab/>
        </w:r>
        <w:r w:rsidRPr="006B173F">
          <w:rPr>
            <w:rStyle w:val="Hiperhivatkozs"/>
            <w:noProof/>
          </w:rPr>
          <w:t>IContrall</w:t>
        </w:r>
        <w:r>
          <w:rPr>
            <w:noProof/>
            <w:webHidden/>
          </w:rPr>
          <w:tab/>
        </w:r>
        <w:r>
          <w:rPr>
            <w:noProof/>
            <w:webHidden/>
          </w:rPr>
          <w:fldChar w:fldCharType="begin"/>
        </w:r>
        <w:r>
          <w:rPr>
            <w:noProof/>
            <w:webHidden/>
          </w:rPr>
          <w:instrText xml:space="preserve"> PAGEREF _Toc483152326 \h </w:instrText>
        </w:r>
        <w:r>
          <w:rPr>
            <w:noProof/>
            <w:webHidden/>
          </w:rPr>
        </w:r>
      </w:ins>
      <w:r>
        <w:rPr>
          <w:noProof/>
          <w:webHidden/>
        </w:rPr>
        <w:fldChar w:fldCharType="separate"/>
      </w:r>
      <w:ins w:id="45" w:author="Bence" w:date="2017-05-21T17:49:00Z">
        <w:r>
          <w:rPr>
            <w:noProof/>
            <w:webHidden/>
          </w:rPr>
          <w:t>10</w:t>
        </w:r>
        <w:r>
          <w:rPr>
            <w:noProof/>
            <w:webHidden/>
          </w:rPr>
          <w:fldChar w:fldCharType="end"/>
        </w:r>
        <w:r w:rsidRPr="006B173F">
          <w:rPr>
            <w:rStyle w:val="Hiperhivatkozs"/>
            <w:noProof/>
          </w:rPr>
          <w:fldChar w:fldCharType="end"/>
        </w:r>
      </w:ins>
    </w:p>
    <w:p w14:paraId="393CCCBD" w14:textId="3A818A6C" w:rsidR="001A7DB8" w:rsidRDefault="001A7DB8">
      <w:pPr>
        <w:pStyle w:val="TJ3"/>
        <w:tabs>
          <w:tab w:val="left" w:pos="1320"/>
          <w:tab w:val="right" w:leader="dot" w:pos="9060"/>
        </w:tabs>
        <w:rPr>
          <w:ins w:id="46" w:author="Bence" w:date="2017-05-21T17:49:00Z"/>
          <w:rFonts w:asciiTheme="minorHAnsi" w:eastAsiaTheme="minorEastAsia" w:hAnsiTheme="minorHAnsi" w:cstheme="minorBidi"/>
          <w:noProof/>
          <w:sz w:val="22"/>
          <w:szCs w:val="22"/>
          <w:lang w:eastAsia="hu-HU"/>
        </w:rPr>
      </w:pPr>
      <w:ins w:id="47"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"_Toc483152327"</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2.1.2</w:t>
        </w:r>
        <w:r>
          <w:rPr>
            <w:rFonts w:asciiTheme="minorHAnsi" w:eastAsiaTheme="minorEastAsia" w:hAnsiTheme="minorHAnsi" w:cstheme="minorBidi"/>
            <w:noProof/>
            <w:sz w:val="22"/>
            <w:szCs w:val="22"/>
            <w:lang w:eastAsia="hu-HU"/>
          </w:rPr>
          <w:tab/>
        </w:r>
        <w:r w:rsidRPr="006B173F">
          <w:rPr>
            <w:rStyle w:val="Hiperhivatkozs"/>
            <w:noProof/>
          </w:rPr>
          <w:t>SmartThings</w:t>
        </w:r>
        <w:r>
          <w:rPr>
            <w:noProof/>
            <w:webHidden/>
          </w:rPr>
          <w:tab/>
        </w:r>
        <w:r>
          <w:rPr>
            <w:noProof/>
            <w:webHidden/>
          </w:rPr>
          <w:fldChar w:fldCharType="begin"/>
        </w:r>
        <w:r>
          <w:rPr>
            <w:noProof/>
            <w:webHidden/>
          </w:rPr>
          <w:instrText xml:space="preserve"> PAGEREF _Toc483152327 \h </w:instrText>
        </w:r>
        <w:r>
          <w:rPr>
            <w:noProof/>
            <w:webHidden/>
          </w:rPr>
        </w:r>
      </w:ins>
      <w:r>
        <w:rPr>
          <w:noProof/>
          <w:webHidden/>
        </w:rPr>
        <w:fldChar w:fldCharType="separate"/>
      </w:r>
      <w:ins w:id="48" w:author="Bence" w:date="2017-05-21T17:49:00Z">
        <w:r>
          <w:rPr>
            <w:noProof/>
            <w:webHidden/>
          </w:rPr>
          <w:t>11</w:t>
        </w:r>
        <w:r>
          <w:rPr>
            <w:noProof/>
            <w:webHidden/>
          </w:rPr>
          <w:fldChar w:fldCharType="end"/>
        </w:r>
        <w:r w:rsidRPr="006B173F">
          <w:rPr>
            <w:rStyle w:val="Hiperhivatkozs"/>
            <w:noProof/>
          </w:rPr>
          <w:fldChar w:fldCharType="end"/>
        </w:r>
      </w:ins>
    </w:p>
    <w:p w14:paraId="6C8750D0" w14:textId="7900EC9C" w:rsidR="001A7DB8" w:rsidRDefault="001A7DB8">
      <w:pPr>
        <w:pStyle w:val="TJ3"/>
        <w:tabs>
          <w:tab w:val="left" w:pos="1320"/>
          <w:tab w:val="right" w:leader="dot" w:pos="9060"/>
        </w:tabs>
        <w:rPr>
          <w:ins w:id="49" w:author="Bence" w:date="2017-05-21T17:49:00Z"/>
          <w:rFonts w:asciiTheme="minorHAnsi" w:eastAsiaTheme="minorEastAsia" w:hAnsiTheme="minorHAnsi" w:cstheme="minorBidi"/>
          <w:noProof/>
          <w:sz w:val="22"/>
          <w:szCs w:val="22"/>
          <w:lang w:eastAsia="hu-HU"/>
        </w:rPr>
      </w:pPr>
      <w:ins w:id="50"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"_Toc483152328"</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2.1.3</w:t>
        </w:r>
        <w:r>
          <w:rPr>
            <w:rFonts w:asciiTheme="minorHAnsi" w:eastAsiaTheme="minorEastAsia" w:hAnsiTheme="minorHAnsi" w:cstheme="minorBidi"/>
            <w:noProof/>
            <w:sz w:val="22"/>
            <w:szCs w:val="22"/>
            <w:lang w:eastAsia="hu-HU"/>
          </w:rPr>
          <w:tab/>
        </w:r>
        <w:r w:rsidRPr="006B173F">
          <w:rPr>
            <w:rStyle w:val="Hiperhivatkozs"/>
            <w:noProof/>
          </w:rPr>
          <w:t>OpenHAB</w:t>
        </w:r>
        <w:r>
          <w:rPr>
            <w:noProof/>
            <w:webHidden/>
          </w:rPr>
          <w:tab/>
        </w:r>
        <w:r>
          <w:rPr>
            <w:noProof/>
            <w:webHidden/>
          </w:rPr>
          <w:fldChar w:fldCharType="begin"/>
        </w:r>
        <w:r>
          <w:rPr>
            <w:noProof/>
            <w:webHidden/>
          </w:rPr>
          <w:instrText xml:space="preserve"> PAGEREF _Toc483152328 \h </w:instrText>
        </w:r>
        <w:r>
          <w:rPr>
            <w:noProof/>
            <w:webHidden/>
          </w:rPr>
        </w:r>
      </w:ins>
      <w:r>
        <w:rPr>
          <w:noProof/>
          <w:webHidden/>
        </w:rPr>
        <w:fldChar w:fldCharType="separate"/>
      </w:r>
      <w:ins w:id="51" w:author="Bence" w:date="2017-05-21T17:49:00Z">
        <w:r>
          <w:rPr>
            <w:noProof/>
            <w:webHidden/>
          </w:rPr>
          <w:t>12</w:t>
        </w:r>
        <w:r>
          <w:rPr>
            <w:noProof/>
            <w:webHidden/>
          </w:rPr>
          <w:fldChar w:fldCharType="end"/>
        </w:r>
        <w:r w:rsidRPr="006B173F">
          <w:rPr>
            <w:rStyle w:val="Hiperhivatkozs"/>
            <w:noProof/>
          </w:rPr>
          <w:fldChar w:fldCharType="end"/>
        </w:r>
      </w:ins>
    </w:p>
    <w:p w14:paraId="1E3439D2" w14:textId="284AD3E5" w:rsidR="001A7DB8" w:rsidRDefault="001A7DB8">
      <w:pPr>
        <w:pStyle w:val="TJ3"/>
        <w:tabs>
          <w:tab w:val="left" w:pos="1320"/>
          <w:tab w:val="right" w:leader="dot" w:pos="9060"/>
        </w:tabs>
        <w:rPr>
          <w:ins w:id="52" w:author="Bence" w:date="2017-05-21T17:49:00Z"/>
          <w:rFonts w:asciiTheme="minorHAnsi" w:eastAsiaTheme="minorEastAsia" w:hAnsiTheme="minorHAnsi" w:cstheme="minorBidi"/>
          <w:noProof/>
          <w:sz w:val="22"/>
          <w:szCs w:val="22"/>
          <w:lang w:eastAsia="hu-HU"/>
        </w:rPr>
      </w:pPr>
      <w:ins w:id="53"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"_Toc483152329"</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2.1.4</w:t>
        </w:r>
        <w:r>
          <w:rPr>
            <w:rFonts w:asciiTheme="minorHAnsi" w:eastAsiaTheme="minorEastAsia" w:hAnsiTheme="minorHAnsi" w:cstheme="minorBidi"/>
            <w:noProof/>
            <w:sz w:val="22"/>
            <w:szCs w:val="22"/>
            <w:lang w:eastAsia="hu-HU"/>
          </w:rPr>
          <w:tab/>
        </w:r>
        <w:r w:rsidRPr="006B173F">
          <w:rPr>
            <w:rStyle w:val="Hiperhivatkozs"/>
            <w:noProof/>
          </w:rPr>
          <w:t>Domoticz</w:t>
        </w:r>
        <w:r>
          <w:rPr>
            <w:noProof/>
            <w:webHidden/>
          </w:rPr>
          <w:tab/>
        </w:r>
        <w:r>
          <w:rPr>
            <w:noProof/>
            <w:webHidden/>
          </w:rPr>
          <w:fldChar w:fldCharType="begin"/>
        </w:r>
        <w:r>
          <w:rPr>
            <w:noProof/>
            <w:webHidden/>
          </w:rPr>
          <w:instrText xml:space="preserve"> PAGEREF _Toc483152329 \h </w:instrText>
        </w:r>
        <w:r>
          <w:rPr>
            <w:noProof/>
            <w:webHidden/>
          </w:rPr>
        </w:r>
      </w:ins>
      <w:r>
        <w:rPr>
          <w:noProof/>
          <w:webHidden/>
        </w:rPr>
        <w:fldChar w:fldCharType="separate"/>
      </w:r>
      <w:ins w:id="54" w:author="Bence" w:date="2017-05-21T17:49:00Z">
        <w:r>
          <w:rPr>
            <w:noProof/>
            <w:webHidden/>
          </w:rPr>
          <w:t>13</w:t>
        </w:r>
        <w:r>
          <w:rPr>
            <w:noProof/>
            <w:webHidden/>
          </w:rPr>
          <w:fldChar w:fldCharType="end"/>
        </w:r>
        <w:r w:rsidRPr="006B173F">
          <w:rPr>
            <w:rStyle w:val="Hiperhivatkozs"/>
            <w:noProof/>
          </w:rPr>
          <w:fldChar w:fldCharType="end"/>
        </w:r>
      </w:ins>
    </w:p>
    <w:p w14:paraId="549AE350" w14:textId="7D3014A1" w:rsidR="001A7DB8" w:rsidRDefault="001A7DB8">
      <w:pPr>
        <w:pStyle w:val="TJ3"/>
        <w:tabs>
          <w:tab w:val="left" w:pos="1320"/>
          <w:tab w:val="right" w:leader="dot" w:pos="9060"/>
        </w:tabs>
        <w:rPr>
          <w:ins w:id="55" w:author="Bence" w:date="2017-05-21T17:49:00Z"/>
          <w:rFonts w:asciiTheme="minorHAnsi" w:eastAsiaTheme="minorEastAsia" w:hAnsiTheme="minorHAnsi" w:cstheme="minorBidi"/>
          <w:noProof/>
          <w:sz w:val="22"/>
          <w:szCs w:val="22"/>
          <w:lang w:eastAsia="hu-HU"/>
        </w:rPr>
      </w:pPr>
      <w:ins w:id="56"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"_Toc483152330"</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2.1.5</w:t>
        </w:r>
        <w:r>
          <w:rPr>
            <w:rFonts w:asciiTheme="minorHAnsi" w:eastAsiaTheme="minorEastAsia" w:hAnsiTheme="minorHAnsi" w:cstheme="minorBidi"/>
            <w:noProof/>
            <w:sz w:val="22"/>
            <w:szCs w:val="22"/>
            <w:lang w:eastAsia="hu-HU"/>
          </w:rPr>
          <w:tab/>
        </w:r>
        <w:r w:rsidRPr="006B173F">
          <w:rPr>
            <w:rStyle w:val="Hiperhivatkozs"/>
            <w:noProof/>
          </w:rPr>
          <w:t>Amazon Echo</w:t>
        </w:r>
        <w:r>
          <w:rPr>
            <w:noProof/>
            <w:webHidden/>
          </w:rPr>
          <w:tab/>
        </w:r>
        <w:r>
          <w:rPr>
            <w:noProof/>
            <w:webHidden/>
          </w:rPr>
          <w:fldChar w:fldCharType="begin"/>
        </w:r>
        <w:r>
          <w:rPr>
            <w:noProof/>
            <w:webHidden/>
          </w:rPr>
          <w:instrText xml:space="preserve"> PAGEREF _Toc483152330 \h </w:instrText>
        </w:r>
        <w:r>
          <w:rPr>
            <w:noProof/>
            <w:webHidden/>
          </w:rPr>
        </w:r>
      </w:ins>
      <w:r>
        <w:rPr>
          <w:noProof/>
          <w:webHidden/>
        </w:rPr>
        <w:fldChar w:fldCharType="separate"/>
      </w:r>
      <w:ins w:id="57" w:author="Bence" w:date="2017-05-21T17:49:00Z">
        <w:r>
          <w:rPr>
            <w:noProof/>
            <w:webHidden/>
          </w:rPr>
          <w:t>14</w:t>
        </w:r>
        <w:r>
          <w:rPr>
            <w:noProof/>
            <w:webHidden/>
          </w:rPr>
          <w:fldChar w:fldCharType="end"/>
        </w:r>
        <w:r w:rsidRPr="006B173F">
          <w:rPr>
            <w:rStyle w:val="Hiperhivatkozs"/>
            <w:noProof/>
          </w:rPr>
          <w:fldChar w:fldCharType="end"/>
        </w:r>
      </w:ins>
    </w:p>
    <w:p w14:paraId="550F4C7A" w14:textId="5D563FD0" w:rsidR="001A7DB8" w:rsidRDefault="001A7DB8" w:rsidP="006825D9">
      <w:pPr>
        <w:pStyle w:val="TJ2"/>
        <w:rPr>
          <w:ins w:id="58" w:author="Bence" w:date="2017-05-21T17:49:00Z"/>
          <w:rFonts w:asciiTheme="minorHAnsi" w:eastAsiaTheme="minorEastAsia" w:hAnsiTheme="minorHAnsi" w:cstheme="minorBidi"/>
          <w:noProof/>
          <w:sz w:val="22"/>
          <w:szCs w:val="22"/>
          <w:lang w:eastAsia="hu-HU"/>
        </w:rPr>
        <w:pPrChange w:id="59" w:author="Bence" w:date="2017-05-21T17:49:00Z">
          <w:pPr>
            <w:pStyle w:val="TJ2"/>
            <w:tabs>
              <w:tab w:val="left" w:pos="880"/>
              <w:tab w:val="right" w:leader="dot" w:pos="9060"/>
            </w:tabs>
          </w:pPr>
        </w:pPrChange>
      </w:pPr>
      <w:ins w:id="60"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"_Toc483152331"</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2.2</w:t>
        </w:r>
        <w:r>
          <w:rPr>
            <w:rFonts w:asciiTheme="minorHAnsi" w:eastAsiaTheme="minorEastAsia" w:hAnsiTheme="minorHAnsi" w:cstheme="minorBidi"/>
            <w:noProof/>
            <w:sz w:val="22"/>
            <w:szCs w:val="22"/>
            <w:lang w:eastAsia="hu-HU"/>
          </w:rPr>
          <w:tab/>
        </w:r>
        <w:r w:rsidRPr="006B173F">
          <w:rPr>
            <w:rStyle w:val="Hiperhivatkozs"/>
            <w:noProof/>
          </w:rPr>
          <w:t>Alkalmazott technológiák és keretrendszerek</w:t>
        </w:r>
        <w:r>
          <w:rPr>
            <w:noProof/>
            <w:webHidden/>
          </w:rPr>
          <w:tab/>
        </w:r>
        <w:r>
          <w:rPr>
            <w:noProof/>
            <w:webHidden/>
          </w:rPr>
          <w:fldChar w:fldCharType="begin"/>
        </w:r>
        <w:r>
          <w:rPr>
            <w:noProof/>
            <w:webHidden/>
          </w:rPr>
          <w:instrText xml:space="preserve"> PAGEREF _Toc483152331 \h </w:instrText>
        </w:r>
        <w:r>
          <w:rPr>
            <w:noProof/>
            <w:webHidden/>
          </w:rPr>
        </w:r>
      </w:ins>
      <w:r>
        <w:rPr>
          <w:noProof/>
          <w:webHidden/>
        </w:rPr>
        <w:fldChar w:fldCharType="separate"/>
      </w:r>
      <w:ins w:id="61" w:author="Bence" w:date="2017-05-21T17:49:00Z">
        <w:r>
          <w:rPr>
            <w:noProof/>
            <w:webHidden/>
          </w:rPr>
          <w:t>15</w:t>
        </w:r>
        <w:r>
          <w:rPr>
            <w:noProof/>
            <w:webHidden/>
          </w:rPr>
          <w:fldChar w:fldCharType="end"/>
        </w:r>
        <w:r w:rsidRPr="006B173F">
          <w:rPr>
            <w:rStyle w:val="Hiperhivatkozs"/>
            <w:noProof/>
          </w:rPr>
          <w:fldChar w:fldCharType="end"/>
        </w:r>
      </w:ins>
    </w:p>
    <w:p w14:paraId="46F5CB0C" w14:textId="711F387E" w:rsidR="001A7DB8" w:rsidRDefault="001A7DB8">
      <w:pPr>
        <w:pStyle w:val="TJ3"/>
        <w:tabs>
          <w:tab w:val="left" w:pos="1320"/>
          <w:tab w:val="right" w:leader="dot" w:pos="9060"/>
        </w:tabs>
        <w:rPr>
          <w:ins w:id="62" w:author="Bence" w:date="2017-05-21T17:49:00Z"/>
          <w:rFonts w:asciiTheme="minorHAnsi" w:eastAsiaTheme="minorEastAsia" w:hAnsiTheme="minorHAnsi" w:cstheme="minorBidi"/>
          <w:noProof/>
          <w:sz w:val="22"/>
          <w:szCs w:val="22"/>
          <w:lang w:eastAsia="hu-HU"/>
        </w:rPr>
      </w:pPr>
      <w:ins w:id="63"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"_Toc483152332"</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2.2.1</w:t>
        </w:r>
        <w:r>
          <w:rPr>
            <w:rFonts w:asciiTheme="minorHAnsi" w:eastAsiaTheme="minorEastAsia" w:hAnsiTheme="minorHAnsi" w:cstheme="minorBidi"/>
            <w:noProof/>
            <w:sz w:val="22"/>
            <w:szCs w:val="22"/>
            <w:lang w:eastAsia="hu-HU"/>
          </w:rPr>
          <w:tab/>
        </w:r>
        <w:r w:rsidRPr="006B173F">
          <w:rPr>
            <w:rStyle w:val="Hiperhivatkozs"/>
            <w:noProof/>
          </w:rPr>
          <w:t>JSON</w:t>
        </w:r>
        <w:r>
          <w:rPr>
            <w:noProof/>
            <w:webHidden/>
          </w:rPr>
          <w:tab/>
        </w:r>
        <w:r>
          <w:rPr>
            <w:noProof/>
            <w:webHidden/>
          </w:rPr>
          <w:fldChar w:fldCharType="begin"/>
        </w:r>
        <w:r>
          <w:rPr>
            <w:noProof/>
            <w:webHidden/>
          </w:rPr>
          <w:instrText xml:space="preserve"> PAGEREF _Toc483152332 \h </w:instrText>
        </w:r>
        <w:r>
          <w:rPr>
            <w:noProof/>
            <w:webHidden/>
          </w:rPr>
        </w:r>
      </w:ins>
      <w:r>
        <w:rPr>
          <w:noProof/>
          <w:webHidden/>
        </w:rPr>
        <w:fldChar w:fldCharType="separate"/>
      </w:r>
      <w:ins w:id="64" w:author="Bence" w:date="2017-05-21T17:49:00Z">
        <w:r>
          <w:rPr>
            <w:noProof/>
            <w:webHidden/>
          </w:rPr>
          <w:t>16</w:t>
        </w:r>
        <w:r>
          <w:rPr>
            <w:noProof/>
            <w:webHidden/>
          </w:rPr>
          <w:fldChar w:fldCharType="end"/>
        </w:r>
        <w:r w:rsidRPr="006B173F">
          <w:rPr>
            <w:rStyle w:val="Hiperhivatkozs"/>
            <w:noProof/>
          </w:rPr>
          <w:fldChar w:fldCharType="end"/>
        </w:r>
      </w:ins>
    </w:p>
    <w:p w14:paraId="5E7B6652" w14:textId="47249279" w:rsidR="001A7DB8" w:rsidRDefault="001A7DB8">
      <w:pPr>
        <w:pStyle w:val="TJ3"/>
        <w:tabs>
          <w:tab w:val="left" w:pos="1320"/>
          <w:tab w:val="right" w:leader="dot" w:pos="9060"/>
        </w:tabs>
        <w:rPr>
          <w:ins w:id="65" w:author="Bence" w:date="2017-05-21T17:49:00Z"/>
          <w:rFonts w:asciiTheme="minorHAnsi" w:eastAsiaTheme="minorEastAsia" w:hAnsiTheme="minorHAnsi" w:cstheme="minorBidi"/>
          <w:noProof/>
          <w:sz w:val="22"/>
          <w:szCs w:val="22"/>
          <w:lang w:eastAsia="hu-HU"/>
        </w:rPr>
      </w:pPr>
      <w:ins w:id="66"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"_Toc483152333"</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2.2.2</w:t>
        </w:r>
        <w:r>
          <w:rPr>
            <w:rFonts w:asciiTheme="minorHAnsi" w:eastAsiaTheme="minorEastAsia" w:hAnsiTheme="minorHAnsi" w:cstheme="minorBidi"/>
            <w:noProof/>
            <w:sz w:val="22"/>
            <w:szCs w:val="22"/>
            <w:lang w:eastAsia="hu-HU"/>
          </w:rPr>
          <w:tab/>
        </w:r>
        <w:r w:rsidRPr="006B173F">
          <w:rPr>
            <w:rStyle w:val="Hiperhivatkozs"/>
            <w:noProof/>
          </w:rPr>
          <w:t>HighStock</w:t>
        </w:r>
        <w:r>
          <w:rPr>
            <w:noProof/>
            <w:webHidden/>
          </w:rPr>
          <w:tab/>
        </w:r>
        <w:r>
          <w:rPr>
            <w:noProof/>
            <w:webHidden/>
          </w:rPr>
          <w:fldChar w:fldCharType="begin"/>
        </w:r>
        <w:r>
          <w:rPr>
            <w:noProof/>
            <w:webHidden/>
          </w:rPr>
          <w:instrText xml:space="preserve"> PAGEREF _Toc483152333 \h </w:instrText>
        </w:r>
        <w:r>
          <w:rPr>
            <w:noProof/>
            <w:webHidden/>
          </w:rPr>
        </w:r>
      </w:ins>
      <w:r>
        <w:rPr>
          <w:noProof/>
          <w:webHidden/>
        </w:rPr>
        <w:fldChar w:fldCharType="separate"/>
      </w:r>
      <w:ins w:id="67" w:author="Bence" w:date="2017-05-21T17:49:00Z">
        <w:r>
          <w:rPr>
            <w:noProof/>
            <w:webHidden/>
          </w:rPr>
          <w:t>17</w:t>
        </w:r>
        <w:r>
          <w:rPr>
            <w:noProof/>
            <w:webHidden/>
          </w:rPr>
          <w:fldChar w:fldCharType="end"/>
        </w:r>
        <w:r w:rsidRPr="006B173F">
          <w:rPr>
            <w:rStyle w:val="Hiperhivatkozs"/>
            <w:noProof/>
          </w:rPr>
          <w:fldChar w:fldCharType="end"/>
        </w:r>
      </w:ins>
    </w:p>
    <w:p w14:paraId="3F114542" w14:textId="69FB4361" w:rsidR="001A7DB8" w:rsidRDefault="001A7DB8">
      <w:pPr>
        <w:pStyle w:val="TJ3"/>
        <w:tabs>
          <w:tab w:val="left" w:pos="1320"/>
          <w:tab w:val="right" w:leader="dot" w:pos="9060"/>
        </w:tabs>
        <w:rPr>
          <w:ins w:id="68" w:author="Bence" w:date="2017-05-21T17:49:00Z"/>
          <w:rFonts w:asciiTheme="minorHAnsi" w:eastAsiaTheme="minorEastAsia" w:hAnsiTheme="minorHAnsi" w:cstheme="minorBidi"/>
          <w:noProof/>
          <w:sz w:val="22"/>
          <w:szCs w:val="22"/>
          <w:lang w:eastAsia="hu-HU"/>
        </w:rPr>
      </w:pPr>
      <w:ins w:id="69"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"_Toc483152334"</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2.2.3</w:t>
        </w:r>
        <w:r>
          <w:rPr>
            <w:rFonts w:asciiTheme="minorHAnsi" w:eastAsiaTheme="minorEastAsia" w:hAnsiTheme="minorHAnsi" w:cstheme="minorBidi"/>
            <w:noProof/>
            <w:sz w:val="22"/>
            <w:szCs w:val="22"/>
            <w:lang w:eastAsia="hu-HU"/>
          </w:rPr>
          <w:tab/>
        </w:r>
        <w:r w:rsidRPr="006B173F">
          <w:rPr>
            <w:rStyle w:val="Hiperhivatkozs"/>
            <w:noProof/>
          </w:rPr>
          <w:t>Bootstrap</w:t>
        </w:r>
        <w:r>
          <w:rPr>
            <w:noProof/>
            <w:webHidden/>
          </w:rPr>
          <w:tab/>
        </w:r>
        <w:r>
          <w:rPr>
            <w:noProof/>
            <w:webHidden/>
          </w:rPr>
          <w:fldChar w:fldCharType="begin"/>
        </w:r>
        <w:r>
          <w:rPr>
            <w:noProof/>
            <w:webHidden/>
          </w:rPr>
          <w:instrText xml:space="preserve"> PAGEREF _Toc483152334 \h </w:instrText>
        </w:r>
        <w:r>
          <w:rPr>
            <w:noProof/>
            <w:webHidden/>
          </w:rPr>
        </w:r>
      </w:ins>
      <w:r>
        <w:rPr>
          <w:noProof/>
          <w:webHidden/>
        </w:rPr>
        <w:fldChar w:fldCharType="separate"/>
      </w:r>
      <w:ins w:id="70" w:author="Bence" w:date="2017-05-21T17:49:00Z">
        <w:r>
          <w:rPr>
            <w:noProof/>
            <w:webHidden/>
          </w:rPr>
          <w:t>18</w:t>
        </w:r>
        <w:r>
          <w:rPr>
            <w:noProof/>
            <w:webHidden/>
          </w:rPr>
          <w:fldChar w:fldCharType="end"/>
        </w:r>
        <w:r w:rsidRPr="006B173F">
          <w:rPr>
            <w:rStyle w:val="Hiperhivatkozs"/>
            <w:noProof/>
          </w:rPr>
          <w:fldChar w:fldCharType="end"/>
        </w:r>
      </w:ins>
    </w:p>
    <w:p w14:paraId="149ADD48" w14:textId="28BD4DBF" w:rsidR="001A7DB8" w:rsidRDefault="001A7DB8">
      <w:pPr>
        <w:pStyle w:val="TJ3"/>
        <w:tabs>
          <w:tab w:val="left" w:pos="1320"/>
          <w:tab w:val="right" w:leader="dot" w:pos="9060"/>
        </w:tabs>
        <w:rPr>
          <w:ins w:id="71" w:author="Bence" w:date="2017-05-21T17:49:00Z"/>
          <w:rFonts w:asciiTheme="minorHAnsi" w:eastAsiaTheme="minorEastAsia" w:hAnsiTheme="minorHAnsi" w:cstheme="minorBidi"/>
          <w:noProof/>
          <w:sz w:val="22"/>
          <w:szCs w:val="22"/>
          <w:lang w:eastAsia="hu-HU"/>
        </w:rPr>
      </w:pPr>
      <w:ins w:id="72"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"_Toc483152335"</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2.2.4</w:t>
        </w:r>
        <w:r>
          <w:rPr>
            <w:rFonts w:asciiTheme="minorHAnsi" w:eastAsiaTheme="minorEastAsia" w:hAnsiTheme="minorHAnsi" w:cstheme="minorBidi"/>
            <w:noProof/>
            <w:sz w:val="22"/>
            <w:szCs w:val="22"/>
            <w:lang w:eastAsia="hu-HU"/>
          </w:rPr>
          <w:tab/>
        </w:r>
        <w:r w:rsidRPr="006B173F">
          <w:rPr>
            <w:rStyle w:val="Hiperhivatkozs"/>
            <w:noProof/>
          </w:rPr>
          <w:t>Master Login System</w:t>
        </w:r>
        <w:r>
          <w:rPr>
            <w:noProof/>
            <w:webHidden/>
          </w:rPr>
          <w:tab/>
        </w:r>
        <w:r>
          <w:rPr>
            <w:noProof/>
            <w:webHidden/>
          </w:rPr>
          <w:fldChar w:fldCharType="begin"/>
        </w:r>
        <w:r>
          <w:rPr>
            <w:noProof/>
            <w:webHidden/>
          </w:rPr>
          <w:instrText xml:space="preserve"> PAGEREF _Toc483152335 \h </w:instrText>
        </w:r>
        <w:r>
          <w:rPr>
            <w:noProof/>
            <w:webHidden/>
          </w:rPr>
        </w:r>
      </w:ins>
      <w:r>
        <w:rPr>
          <w:noProof/>
          <w:webHidden/>
        </w:rPr>
        <w:fldChar w:fldCharType="separate"/>
      </w:r>
      <w:ins w:id="73" w:author="Bence" w:date="2017-05-21T17:49:00Z">
        <w:r>
          <w:rPr>
            <w:noProof/>
            <w:webHidden/>
          </w:rPr>
          <w:t>18</w:t>
        </w:r>
        <w:r>
          <w:rPr>
            <w:noProof/>
            <w:webHidden/>
          </w:rPr>
          <w:fldChar w:fldCharType="end"/>
        </w:r>
        <w:r w:rsidRPr="006B173F">
          <w:rPr>
            <w:rStyle w:val="Hiperhivatkozs"/>
            <w:noProof/>
          </w:rPr>
          <w:fldChar w:fldCharType="end"/>
        </w:r>
      </w:ins>
    </w:p>
    <w:p w14:paraId="1427C0A4" w14:textId="1B327885" w:rsidR="001A7DB8" w:rsidRDefault="001A7DB8" w:rsidP="006825D9">
      <w:pPr>
        <w:pStyle w:val="TJ2"/>
        <w:rPr>
          <w:ins w:id="74" w:author="Bence" w:date="2017-05-21T17:49:00Z"/>
          <w:rFonts w:asciiTheme="minorHAnsi" w:eastAsiaTheme="minorEastAsia" w:hAnsiTheme="minorHAnsi" w:cstheme="minorBidi"/>
          <w:noProof/>
          <w:sz w:val="22"/>
          <w:szCs w:val="22"/>
          <w:lang w:eastAsia="hu-HU"/>
        </w:rPr>
        <w:pPrChange w:id="75" w:author="Bence" w:date="2017-05-21T17:49:00Z">
          <w:pPr>
            <w:pStyle w:val="TJ2"/>
            <w:tabs>
              <w:tab w:val="left" w:pos="880"/>
              <w:tab w:val="right" w:leader="dot" w:pos="9060"/>
            </w:tabs>
          </w:pPr>
        </w:pPrChange>
      </w:pPr>
      <w:ins w:id="76"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"_Toc483152336"</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2.3</w:t>
        </w:r>
        <w:r>
          <w:rPr>
            <w:rFonts w:asciiTheme="minorHAnsi" w:eastAsiaTheme="minorEastAsia" w:hAnsiTheme="minorHAnsi" w:cstheme="minorBidi"/>
            <w:noProof/>
            <w:sz w:val="22"/>
            <w:szCs w:val="22"/>
            <w:lang w:eastAsia="hu-HU"/>
          </w:rPr>
          <w:tab/>
        </w:r>
        <w:r w:rsidRPr="006B173F">
          <w:rPr>
            <w:rStyle w:val="Hiperhivatkozs"/>
            <w:noProof/>
          </w:rPr>
          <w:t>Beágyazott fejlesztőkörnyezetek</w:t>
        </w:r>
        <w:r>
          <w:rPr>
            <w:noProof/>
            <w:webHidden/>
          </w:rPr>
          <w:tab/>
        </w:r>
        <w:r>
          <w:rPr>
            <w:noProof/>
            <w:webHidden/>
          </w:rPr>
          <w:fldChar w:fldCharType="begin"/>
        </w:r>
        <w:r>
          <w:rPr>
            <w:noProof/>
            <w:webHidden/>
          </w:rPr>
          <w:instrText xml:space="preserve"> PAGEREF _Toc483152336 \h </w:instrText>
        </w:r>
        <w:r>
          <w:rPr>
            <w:noProof/>
            <w:webHidden/>
          </w:rPr>
        </w:r>
      </w:ins>
      <w:r>
        <w:rPr>
          <w:noProof/>
          <w:webHidden/>
        </w:rPr>
        <w:fldChar w:fldCharType="separate"/>
      </w:r>
      <w:ins w:id="77" w:author="Bence" w:date="2017-05-21T17:49:00Z">
        <w:r>
          <w:rPr>
            <w:noProof/>
            <w:webHidden/>
          </w:rPr>
          <w:t>19</w:t>
        </w:r>
        <w:r>
          <w:rPr>
            <w:noProof/>
            <w:webHidden/>
          </w:rPr>
          <w:fldChar w:fldCharType="end"/>
        </w:r>
        <w:r w:rsidRPr="006B173F">
          <w:rPr>
            <w:rStyle w:val="Hiperhivatkozs"/>
            <w:noProof/>
          </w:rPr>
          <w:fldChar w:fldCharType="end"/>
        </w:r>
      </w:ins>
    </w:p>
    <w:p w14:paraId="541610DE" w14:textId="29D0D626" w:rsidR="001A7DB8" w:rsidRDefault="001A7DB8">
      <w:pPr>
        <w:pStyle w:val="TJ3"/>
        <w:tabs>
          <w:tab w:val="left" w:pos="1320"/>
          <w:tab w:val="right" w:leader="dot" w:pos="9060"/>
        </w:tabs>
        <w:rPr>
          <w:ins w:id="78" w:author="Bence" w:date="2017-05-21T17:49:00Z"/>
          <w:rFonts w:asciiTheme="minorHAnsi" w:eastAsiaTheme="minorEastAsia" w:hAnsiTheme="minorHAnsi" w:cstheme="minorBidi"/>
          <w:noProof/>
          <w:sz w:val="22"/>
          <w:szCs w:val="22"/>
          <w:lang w:eastAsia="hu-HU"/>
        </w:rPr>
      </w:pPr>
      <w:ins w:id="79"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"_Toc483152337"</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2.3.1</w:t>
        </w:r>
        <w:r>
          <w:rPr>
            <w:rFonts w:asciiTheme="minorHAnsi" w:eastAsiaTheme="minorEastAsia" w:hAnsiTheme="minorHAnsi" w:cstheme="minorBidi"/>
            <w:noProof/>
            <w:sz w:val="22"/>
            <w:szCs w:val="22"/>
            <w:lang w:eastAsia="hu-HU"/>
          </w:rPr>
          <w:tab/>
        </w:r>
        <w:r w:rsidRPr="006B173F">
          <w:rPr>
            <w:rStyle w:val="Hiperhivatkozs"/>
            <w:noProof/>
          </w:rPr>
          <w:t>AT-Command</w:t>
        </w:r>
        <w:r>
          <w:rPr>
            <w:noProof/>
            <w:webHidden/>
          </w:rPr>
          <w:tab/>
        </w:r>
        <w:r>
          <w:rPr>
            <w:noProof/>
            <w:webHidden/>
          </w:rPr>
          <w:fldChar w:fldCharType="begin"/>
        </w:r>
        <w:r>
          <w:rPr>
            <w:noProof/>
            <w:webHidden/>
          </w:rPr>
          <w:instrText xml:space="preserve"> PAGEREF _Toc483152337 \h </w:instrText>
        </w:r>
        <w:r>
          <w:rPr>
            <w:noProof/>
            <w:webHidden/>
          </w:rPr>
        </w:r>
      </w:ins>
      <w:r>
        <w:rPr>
          <w:noProof/>
          <w:webHidden/>
        </w:rPr>
        <w:fldChar w:fldCharType="separate"/>
      </w:r>
      <w:ins w:id="80" w:author="Bence" w:date="2017-05-21T17:49:00Z">
        <w:r>
          <w:rPr>
            <w:noProof/>
            <w:webHidden/>
          </w:rPr>
          <w:t>19</w:t>
        </w:r>
        <w:r>
          <w:rPr>
            <w:noProof/>
            <w:webHidden/>
          </w:rPr>
          <w:fldChar w:fldCharType="end"/>
        </w:r>
        <w:r w:rsidRPr="006B173F">
          <w:rPr>
            <w:rStyle w:val="Hiperhivatkozs"/>
            <w:noProof/>
          </w:rPr>
          <w:fldChar w:fldCharType="end"/>
        </w:r>
      </w:ins>
    </w:p>
    <w:p w14:paraId="6D9204D0" w14:textId="6E242AA4" w:rsidR="001A7DB8" w:rsidRDefault="001A7DB8">
      <w:pPr>
        <w:pStyle w:val="TJ3"/>
        <w:tabs>
          <w:tab w:val="left" w:pos="1320"/>
          <w:tab w:val="right" w:leader="dot" w:pos="9060"/>
        </w:tabs>
        <w:rPr>
          <w:ins w:id="81" w:author="Bence" w:date="2017-05-21T17:49:00Z"/>
          <w:rFonts w:asciiTheme="minorHAnsi" w:eastAsiaTheme="minorEastAsia" w:hAnsiTheme="minorHAnsi" w:cstheme="minorBidi"/>
          <w:noProof/>
          <w:sz w:val="22"/>
          <w:szCs w:val="22"/>
          <w:lang w:eastAsia="hu-HU"/>
        </w:rPr>
      </w:pPr>
      <w:ins w:id="82"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"_Toc483152338"</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2.3.2</w:t>
        </w:r>
        <w:r>
          <w:rPr>
            <w:rFonts w:asciiTheme="minorHAnsi" w:eastAsiaTheme="minorEastAsia" w:hAnsiTheme="minorHAnsi" w:cstheme="minorBidi"/>
            <w:noProof/>
            <w:sz w:val="22"/>
            <w:szCs w:val="22"/>
            <w:lang w:eastAsia="hu-HU"/>
          </w:rPr>
          <w:tab/>
        </w:r>
        <w:r w:rsidRPr="006B173F">
          <w:rPr>
            <w:rStyle w:val="Hiperhivatkozs"/>
            <w:noProof/>
          </w:rPr>
          <w:t>NodeMCU</w:t>
        </w:r>
        <w:r>
          <w:rPr>
            <w:noProof/>
            <w:webHidden/>
          </w:rPr>
          <w:tab/>
        </w:r>
        <w:r>
          <w:rPr>
            <w:noProof/>
            <w:webHidden/>
          </w:rPr>
          <w:fldChar w:fldCharType="begin"/>
        </w:r>
        <w:r>
          <w:rPr>
            <w:noProof/>
            <w:webHidden/>
          </w:rPr>
          <w:instrText xml:space="preserve"> PAGEREF _Toc483152338 \h </w:instrText>
        </w:r>
        <w:r>
          <w:rPr>
            <w:noProof/>
            <w:webHidden/>
          </w:rPr>
        </w:r>
      </w:ins>
      <w:r>
        <w:rPr>
          <w:noProof/>
          <w:webHidden/>
        </w:rPr>
        <w:fldChar w:fldCharType="separate"/>
      </w:r>
      <w:ins w:id="83" w:author="Bence" w:date="2017-05-21T17:49:00Z">
        <w:r>
          <w:rPr>
            <w:noProof/>
            <w:webHidden/>
          </w:rPr>
          <w:t>19</w:t>
        </w:r>
        <w:r>
          <w:rPr>
            <w:noProof/>
            <w:webHidden/>
          </w:rPr>
          <w:fldChar w:fldCharType="end"/>
        </w:r>
        <w:r w:rsidRPr="006B173F">
          <w:rPr>
            <w:rStyle w:val="Hiperhivatkozs"/>
            <w:noProof/>
          </w:rPr>
          <w:fldChar w:fldCharType="end"/>
        </w:r>
      </w:ins>
    </w:p>
    <w:p w14:paraId="15CF9C8C" w14:textId="2E3E5986" w:rsidR="001A7DB8" w:rsidRDefault="001A7DB8">
      <w:pPr>
        <w:pStyle w:val="TJ3"/>
        <w:tabs>
          <w:tab w:val="left" w:pos="1320"/>
          <w:tab w:val="right" w:leader="dot" w:pos="9060"/>
        </w:tabs>
        <w:rPr>
          <w:ins w:id="84" w:author="Bence" w:date="2017-05-21T17:49:00Z"/>
          <w:rFonts w:asciiTheme="minorHAnsi" w:eastAsiaTheme="minorEastAsia" w:hAnsiTheme="minorHAnsi" w:cstheme="minorBidi"/>
          <w:noProof/>
          <w:sz w:val="22"/>
          <w:szCs w:val="22"/>
          <w:lang w:eastAsia="hu-HU"/>
        </w:rPr>
      </w:pPr>
      <w:ins w:id="85"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"_Toc483152339"</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2.3.3</w:t>
        </w:r>
        <w:r>
          <w:rPr>
            <w:rFonts w:asciiTheme="minorHAnsi" w:eastAsiaTheme="minorEastAsia" w:hAnsiTheme="minorHAnsi" w:cstheme="minorBidi"/>
            <w:noProof/>
            <w:sz w:val="22"/>
            <w:szCs w:val="22"/>
            <w:lang w:eastAsia="hu-HU"/>
          </w:rPr>
          <w:tab/>
        </w:r>
        <w:r w:rsidRPr="006B173F">
          <w:rPr>
            <w:rStyle w:val="Hiperhivatkozs"/>
            <w:noProof/>
          </w:rPr>
          <w:t>ESP SDK</w:t>
        </w:r>
        <w:r>
          <w:rPr>
            <w:noProof/>
            <w:webHidden/>
          </w:rPr>
          <w:tab/>
        </w:r>
        <w:r>
          <w:rPr>
            <w:noProof/>
            <w:webHidden/>
          </w:rPr>
          <w:fldChar w:fldCharType="begin"/>
        </w:r>
        <w:r>
          <w:rPr>
            <w:noProof/>
            <w:webHidden/>
          </w:rPr>
          <w:instrText xml:space="preserve"> PAGEREF _Toc483152339 \h </w:instrText>
        </w:r>
        <w:r>
          <w:rPr>
            <w:noProof/>
            <w:webHidden/>
          </w:rPr>
        </w:r>
      </w:ins>
      <w:r>
        <w:rPr>
          <w:noProof/>
          <w:webHidden/>
        </w:rPr>
        <w:fldChar w:fldCharType="separate"/>
      </w:r>
      <w:ins w:id="86" w:author="Bence" w:date="2017-05-21T17:49:00Z">
        <w:r>
          <w:rPr>
            <w:noProof/>
            <w:webHidden/>
          </w:rPr>
          <w:t>20</w:t>
        </w:r>
        <w:r>
          <w:rPr>
            <w:noProof/>
            <w:webHidden/>
          </w:rPr>
          <w:fldChar w:fldCharType="end"/>
        </w:r>
        <w:r w:rsidRPr="006B173F">
          <w:rPr>
            <w:rStyle w:val="Hiperhivatkozs"/>
            <w:noProof/>
          </w:rPr>
          <w:fldChar w:fldCharType="end"/>
        </w:r>
      </w:ins>
    </w:p>
    <w:p w14:paraId="58B5596F" w14:textId="366241CD" w:rsidR="001A7DB8" w:rsidRDefault="001A7DB8">
      <w:pPr>
        <w:pStyle w:val="TJ3"/>
        <w:tabs>
          <w:tab w:val="left" w:pos="1320"/>
          <w:tab w:val="right" w:leader="dot" w:pos="9060"/>
        </w:tabs>
        <w:rPr>
          <w:ins w:id="87" w:author="Bence" w:date="2017-05-21T17:49:00Z"/>
          <w:rFonts w:asciiTheme="minorHAnsi" w:eastAsiaTheme="minorEastAsia" w:hAnsiTheme="minorHAnsi" w:cstheme="minorBidi"/>
          <w:noProof/>
          <w:sz w:val="22"/>
          <w:szCs w:val="22"/>
          <w:lang w:eastAsia="hu-HU"/>
        </w:rPr>
      </w:pPr>
      <w:ins w:id="88"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"_Toc483152340"</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2.3.4</w:t>
        </w:r>
        <w:r>
          <w:rPr>
            <w:rFonts w:asciiTheme="minorHAnsi" w:eastAsiaTheme="minorEastAsia" w:hAnsiTheme="minorHAnsi" w:cstheme="minorBidi"/>
            <w:noProof/>
            <w:sz w:val="22"/>
            <w:szCs w:val="22"/>
            <w:lang w:eastAsia="hu-HU"/>
          </w:rPr>
          <w:tab/>
        </w:r>
        <w:r w:rsidRPr="006B173F">
          <w:rPr>
            <w:rStyle w:val="Hiperhivatkozs"/>
            <w:noProof/>
          </w:rPr>
          <w:t>Arduino</w:t>
        </w:r>
        <w:r>
          <w:rPr>
            <w:noProof/>
            <w:webHidden/>
          </w:rPr>
          <w:tab/>
        </w:r>
        <w:r>
          <w:rPr>
            <w:noProof/>
            <w:webHidden/>
          </w:rPr>
          <w:fldChar w:fldCharType="begin"/>
        </w:r>
        <w:r>
          <w:rPr>
            <w:noProof/>
            <w:webHidden/>
          </w:rPr>
          <w:instrText xml:space="preserve"> PAGEREF _Toc483152340 \h </w:instrText>
        </w:r>
        <w:r>
          <w:rPr>
            <w:noProof/>
            <w:webHidden/>
          </w:rPr>
        </w:r>
      </w:ins>
      <w:r>
        <w:rPr>
          <w:noProof/>
          <w:webHidden/>
        </w:rPr>
        <w:fldChar w:fldCharType="separate"/>
      </w:r>
      <w:ins w:id="89" w:author="Bence" w:date="2017-05-21T17:49:00Z">
        <w:r>
          <w:rPr>
            <w:noProof/>
            <w:webHidden/>
          </w:rPr>
          <w:t>20</w:t>
        </w:r>
        <w:r>
          <w:rPr>
            <w:noProof/>
            <w:webHidden/>
          </w:rPr>
          <w:fldChar w:fldCharType="end"/>
        </w:r>
        <w:r w:rsidRPr="006B173F">
          <w:rPr>
            <w:rStyle w:val="Hiperhivatkozs"/>
            <w:noProof/>
          </w:rPr>
          <w:fldChar w:fldCharType="end"/>
        </w:r>
      </w:ins>
    </w:p>
    <w:p w14:paraId="4034E877" w14:textId="54E589BE" w:rsidR="001A7DB8" w:rsidRDefault="001A7DB8">
      <w:pPr>
        <w:pStyle w:val="TJ3"/>
        <w:tabs>
          <w:tab w:val="left" w:pos="1320"/>
          <w:tab w:val="right" w:leader="dot" w:pos="9060"/>
        </w:tabs>
        <w:rPr>
          <w:ins w:id="90" w:author="Bence" w:date="2017-05-21T17:49:00Z"/>
          <w:rFonts w:asciiTheme="minorHAnsi" w:eastAsiaTheme="minorEastAsia" w:hAnsiTheme="minorHAnsi" w:cstheme="minorBidi"/>
          <w:noProof/>
          <w:sz w:val="22"/>
          <w:szCs w:val="22"/>
          <w:lang w:eastAsia="hu-HU"/>
        </w:rPr>
      </w:pPr>
      <w:ins w:id="91"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"_Toc483152341"</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2.3.5</w:t>
        </w:r>
        <w:r>
          <w:rPr>
            <w:rFonts w:asciiTheme="minorHAnsi" w:eastAsiaTheme="minorEastAsia" w:hAnsiTheme="minorHAnsi" w:cstheme="minorBidi"/>
            <w:noProof/>
            <w:sz w:val="22"/>
            <w:szCs w:val="22"/>
            <w:lang w:eastAsia="hu-HU"/>
          </w:rPr>
          <w:tab/>
        </w:r>
        <w:r w:rsidRPr="006B173F">
          <w:rPr>
            <w:rStyle w:val="Hiperhivatkozs"/>
            <w:noProof/>
          </w:rPr>
          <w:t>Egyéb fejlesztőrendszerek</w:t>
        </w:r>
        <w:r>
          <w:rPr>
            <w:noProof/>
            <w:webHidden/>
          </w:rPr>
          <w:tab/>
        </w:r>
        <w:r>
          <w:rPr>
            <w:noProof/>
            <w:webHidden/>
          </w:rPr>
          <w:fldChar w:fldCharType="begin"/>
        </w:r>
        <w:r>
          <w:rPr>
            <w:noProof/>
            <w:webHidden/>
          </w:rPr>
          <w:instrText xml:space="preserve"> PAGEREF _Toc483152341 \h </w:instrText>
        </w:r>
        <w:r>
          <w:rPr>
            <w:noProof/>
            <w:webHidden/>
          </w:rPr>
        </w:r>
      </w:ins>
      <w:r>
        <w:rPr>
          <w:noProof/>
          <w:webHidden/>
        </w:rPr>
        <w:fldChar w:fldCharType="separate"/>
      </w:r>
      <w:ins w:id="92" w:author="Bence" w:date="2017-05-21T17:49:00Z">
        <w:r>
          <w:rPr>
            <w:noProof/>
            <w:webHidden/>
          </w:rPr>
          <w:t>21</w:t>
        </w:r>
        <w:r>
          <w:rPr>
            <w:noProof/>
            <w:webHidden/>
          </w:rPr>
          <w:fldChar w:fldCharType="end"/>
        </w:r>
        <w:r w:rsidRPr="006B173F">
          <w:rPr>
            <w:rStyle w:val="Hiperhivatkozs"/>
            <w:noProof/>
          </w:rPr>
          <w:fldChar w:fldCharType="end"/>
        </w:r>
      </w:ins>
    </w:p>
    <w:p w14:paraId="48C701B6" w14:textId="3738758C" w:rsidR="001A7DB8" w:rsidRDefault="001A7DB8" w:rsidP="001A7DB8">
      <w:pPr>
        <w:pStyle w:val="TJ1"/>
        <w:rPr>
          <w:ins w:id="93" w:author="Bence" w:date="2017-05-21T17:49:00Z"/>
          <w:rFonts w:asciiTheme="minorHAnsi" w:eastAsiaTheme="minorEastAsia" w:hAnsiTheme="minorHAnsi" w:cstheme="minorBidi"/>
          <w:noProof/>
          <w:sz w:val="22"/>
          <w:szCs w:val="22"/>
          <w:lang w:eastAsia="hu-HU"/>
        </w:rPr>
        <w:pPrChange w:id="94" w:author="Bence" w:date="2017-05-21T17:49:00Z">
          <w:pPr>
            <w:pStyle w:val="TJ1"/>
            <w:tabs>
              <w:tab w:val="left" w:pos="482"/>
            </w:tabs>
          </w:pPr>
        </w:pPrChange>
      </w:pPr>
      <w:ins w:id="95"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"_Toc483152342"</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w:t>
        </w:r>
        <w:r>
          <w:rPr>
            <w:rFonts w:asciiTheme="minorHAnsi" w:eastAsiaTheme="minorEastAsia" w:hAnsiTheme="minorHAnsi" w:cstheme="minorBidi"/>
            <w:noProof/>
            <w:sz w:val="22"/>
            <w:szCs w:val="22"/>
            <w:lang w:eastAsia="hu-HU"/>
          </w:rPr>
          <w:tab/>
        </w:r>
        <w:r w:rsidRPr="006B173F">
          <w:rPr>
            <w:rStyle w:val="Hiperhivatkozs"/>
            <w:noProof/>
          </w:rPr>
          <w:t>Tervezés és megvalósítás</w:t>
        </w:r>
        <w:r>
          <w:rPr>
            <w:noProof/>
            <w:webHidden/>
          </w:rPr>
          <w:tab/>
        </w:r>
        <w:r>
          <w:rPr>
            <w:noProof/>
            <w:webHidden/>
          </w:rPr>
          <w:fldChar w:fldCharType="begin"/>
        </w:r>
        <w:r>
          <w:rPr>
            <w:noProof/>
            <w:webHidden/>
          </w:rPr>
          <w:instrText xml:space="preserve"> PAGEREF _Toc483152342 \h </w:instrText>
        </w:r>
        <w:r>
          <w:rPr>
            <w:noProof/>
            <w:webHidden/>
          </w:rPr>
        </w:r>
      </w:ins>
      <w:r>
        <w:rPr>
          <w:noProof/>
          <w:webHidden/>
        </w:rPr>
        <w:fldChar w:fldCharType="separate"/>
      </w:r>
      <w:ins w:id="96" w:author="Bence" w:date="2017-05-21T17:49:00Z">
        <w:r>
          <w:rPr>
            <w:noProof/>
            <w:webHidden/>
          </w:rPr>
          <w:t>22</w:t>
        </w:r>
        <w:r>
          <w:rPr>
            <w:noProof/>
            <w:webHidden/>
          </w:rPr>
          <w:fldChar w:fldCharType="end"/>
        </w:r>
        <w:r w:rsidRPr="006B173F">
          <w:rPr>
            <w:rStyle w:val="Hiperhivatkozs"/>
            <w:noProof/>
          </w:rPr>
          <w:fldChar w:fldCharType="end"/>
        </w:r>
      </w:ins>
    </w:p>
    <w:p w14:paraId="15996CD9" w14:textId="58085636" w:rsidR="001A7DB8" w:rsidRDefault="001A7DB8" w:rsidP="006825D9">
      <w:pPr>
        <w:pStyle w:val="TJ2"/>
        <w:rPr>
          <w:ins w:id="97" w:author="Bence" w:date="2017-05-21T17:49:00Z"/>
          <w:rFonts w:asciiTheme="minorHAnsi" w:eastAsiaTheme="minorEastAsia" w:hAnsiTheme="minorHAnsi" w:cstheme="minorBidi"/>
          <w:noProof/>
          <w:sz w:val="22"/>
          <w:szCs w:val="22"/>
          <w:lang w:eastAsia="hu-HU"/>
        </w:rPr>
        <w:pPrChange w:id="98" w:author="Bence" w:date="2017-05-21T17:49:00Z">
          <w:pPr>
            <w:pStyle w:val="TJ2"/>
            <w:tabs>
              <w:tab w:val="left" w:pos="880"/>
              <w:tab w:val="right" w:leader="dot" w:pos="9060"/>
            </w:tabs>
          </w:pPr>
        </w:pPrChange>
      </w:pPr>
      <w:ins w:id="99"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"_Toc483152343"</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3.1</w:t>
        </w:r>
        <w:r>
          <w:rPr>
            <w:rFonts w:asciiTheme="minorHAnsi" w:eastAsiaTheme="minorEastAsia" w:hAnsiTheme="minorHAnsi" w:cstheme="minorBidi"/>
            <w:noProof/>
            <w:sz w:val="22"/>
            <w:szCs w:val="22"/>
            <w:lang w:eastAsia="hu-HU"/>
          </w:rPr>
          <w:tab/>
        </w:r>
        <w:r w:rsidRPr="006B173F">
          <w:rPr>
            <w:rStyle w:val="Hiperhivatkozs"/>
            <w:noProof/>
          </w:rPr>
          <w:t>A feladat célja</w:t>
        </w:r>
        <w:r>
          <w:rPr>
            <w:noProof/>
            <w:webHidden/>
          </w:rPr>
          <w:tab/>
        </w:r>
        <w:r>
          <w:rPr>
            <w:noProof/>
            <w:webHidden/>
          </w:rPr>
          <w:fldChar w:fldCharType="begin"/>
        </w:r>
        <w:r>
          <w:rPr>
            <w:noProof/>
            <w:webHidden/>
          </w:rPr>
          <w:instrText xml:space="preserve"> PAGEREF _Toc483152343 \h </w:instrText>
        </w:r>
        <w:r>
          <w:rPr>
            <w:noProof/>
            <w:webHidden/>
          </w:rPr>
        </w:r>
      </w:ins>
      <w:r>
        <w:rPr>
          <w:noProof/>
          <w:webHidden/>
        </w:rPr>
        <w:fldChar w:fldCharType="separate"/>
      </w:r>
      <w:ins w:id="100" w:author="Bence" w:date="2017-05-21T17:49:00Z">
        <w:r>
          <w:rPr>
            <w:noProof/>
            <w:webHidden/>
          </w:rPr>
          <w:t>22</w:t>
        </w:r>
        <w:r>
          <w:rPr>
            <w:noProof/>
            <w:webHidden/>
          </w:rPr>
          <w:fldChar w:fldCharType="end"/>
        </w:r>
        <w:r w:rsidRPr="006B173F">
          <w:rPr>
            <w:rStyle w:val="Hiperhivatkozs"/>
            <w:noProof/>
          </w:rPr>
          <w:fldChar w:fldCharType="end"/>
        </w:r>
      </w:ins>
    </w:p>
    <w:p w14:paraId="39F1907B" w14:textId="59AB7E04" w:rsidR="001A7DB8" w:rsidRDefault="001A7DB8" w:rsidP="006825D9">
      <w:pPr>
        <w:pStyle w:val="TJ2"/>
        <w:rPr>
          <w:ins w:id="101" w:author="Bence" w:date="2017-05-21T17:49:00Z"/>
          <w:rFonts w:asciiTheme="minorHAnsi" w:eastAsiaTheme="minorEastAsia" w:hAnsiTheme="minorHAnsi" w:cstheme="minorBidi"/>
          <w:noProof/>
          <w:sz w:val="22"/>
          <w:szCs w:val="22"/>
          <w:lang w:eastAsia="hu-HU"/>
        </w:rPr>
        <w:pPrChange w:id="102" w:author="Bence" w:date="2017-05-21T17:49:00Z">
          <w:pPr>
            <w:pStyle w:val="TJ2"/>
            <w:tabs>
              <w:tab w:val="left" w:pos="880"/>
              <w:tab w:val="right" w:leader="dot" w:pos="9060"/>
            </w:tabs>
          </w:pPr>
        </w:pPrChange>
      </w:pPr>
      <w:ins w:id="103"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"_Toc483152344"</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3.2</w:t>
        </w:r>
        <w:r>
          <w:rPr>
            <w:rFonts w:asciiTheme="minorHAnsi" w:eastAsiaTheme="minorEastAsia" w:hAnsiTheme="minorHAnsi" w:cstheme="minorBidi"/>
            <w:noProof/>
            <w:sz w:val="22"/>
            <w:szCs w:val="22"/>
            <w:lang w:eastAsia="hu-HU"/>
          </w:rPr>
          <w:tab/>
        </w:r>
        <w:r w:rsidRPr="006B173F">
          <w:rPr>
            <w:rStyle w:val="Hiperhivatkozs"/>
            <w:noProof/>
          </w:rPr>
          <w:t>Követelmények</w:t>
        </w:r>
        <w:r>
          <w:rPr>
            <w:noProof/>
            <w:webHidden/>
          </w:rPr>
          <w:tab/>
        </w:r>
        <w:r>
          <w:rPr>
            <w:noProof/>
            <w:webHidden/>
          </w:rPr>
          <w:fldChar w:fldCharType="begin"/>
        </w:r>
        <w:r>
          <w:rPr>
            <w:noProof/>
            <w:webHidden/>
          </w:rPr>
          <w:instrText xml:space="preserve"> PAGEREF _Toc483152344 \h </w:instrText>
        </w:r>
        <w:r>
          <w:rPr>
            <w:noProof/>
            <w:webHidden/>
          </w:rPr>
        </w:r>
      </w:ins>
      <w:r>
        <w:rPr>
          <w:noProof/>
          <w:webHidden/>
        </w:rPr>
        <w:fldChar w:fldCharType="separate"/>
      </w:r>
      <w:ins w:id="104" w:author="Bence" w:date="2017-05-21T17:49:00Z">
        <w:r>
          <w:rPr>
            <w:noProof/>
            <w:webHidden/>
          </w:rPr>
          <w:t>23</w:t>
        </w:r>
        <w:r>
          <w:rPr>
            <w:noProof/>
            <w:webHidden/>
          </w:rPr>
          <w:fldChar w:fldCharType="end"/>
        </w:r>
        <w:r w:rsidRPr="006B173F">
          <w:rPr>
            <w:rStyle w:val="Hiperhivatkozs"/>
            <w:noProof/>
          </w:rPr>
          <w:fldChar w:fldCharType="end"/>
        </w:r>
      </w:ins>
    </w:p>
    <w:p w14:paraId="03409BC0" w14:textId="1B76BFA4" w:rsidR="001A7DB8" w:rsidRDefault="001A7DB8">
      <w:pPr>
        <w:pStyle w:val="TJ3"/>
        <w:tabs>
          <w:tab w:val="left" w:pos="1320"/>
          <w:tab w:val="right" w:leader="dot" w:pos="9060"/>
        </w:tabs>
        <w:rPr>
          <w:ins w:id="105" w:author="Bence" w:date="2017-05-21T17:49:00Z"/>
          <w:rFonts w:asciiTheme="minorHAnsi" w:eastAsiaTheme="minorEastAsia" w:hAnsiTheme="minorHAnsi" w:cstheme="minorBidi"/>
          <w:noProof/>
          <w:sz w:val="22"/>
          <w:szCs w:val="22"/>
          <w:lang w:eastAsia="hu-HU"/>
        </w:rPr>
      </w:pPr>
      <w:ins w:id="106"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"_Toc483152345"</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3.2.1</w:t>
        </w:r>
        <w:r>
          <w:rPr>
            <w:rFonts w:asciiTheme="minorHAnsi" w:eastAsiaTheme="minorEastAsia" w:hAnsiTheme="minorHAnsi" w:cstheme="minorBidi"/>
            <w:noProof/>
            <w:sz w:val="22"/>
            <w:szCs w:val="22"/>
            <w:lang w:eastAsia="hu-HU"/>
          </w:rPr>
          <w:tab/>
        </w:r>
        <w:r w:rsidRPr="006B173F">
          <w:rPr>
            <w:rStyle w:val="Hiperhivatkozs"/>
            <w:noProof/>
          </w:rPr>
          <w:t>Funkcionális követelmények</w:t>
        </w:r>
        <w:r>
          <w:rPr>
            <w:noProof/>
            <w:webHidden/>
          </w:rPr>
          <w:tab/>
        </w:r>
        <w:r>
          <w:rPr>
            <w:noProof/>
            <w:webHidden/>
          </w:rPr>
          <w:fldChar w:fldCharType="begin"/>
        </w:r>
        <w:r>
          <w:rPr>
            <w:noProof/>
            <w:webHidden/>
          </w:rPr>
          <w:instrText xml:space="preserve"> PAGEREF _Toc483152345 \h </w:instrText>
        </w:r>
        <w:r>
          <w:rPr>
            <w:noProof/>
            <w:webHidden/>
          </w:rPr>
        </w:r>
      </w:ins>
      <w:r>
        <w:rPr>
          <w:noProof/>
          <w:webHidden/>
        </w:rPr>
        <w:fldChar w:fldCharType="separate"/>
      </w:r>
      <w:ins w:id="107" w:author="Bence" w:date="2017-05-21T17:49:00Z">
        <w:r>
          <w:rPr>
            <w:noProof/>
            <w:webHidden/>
          </w:rPr>
          <w:t>23</w:t>
        </w:r>
        <w:r>
          <w:rPr>
            <w:noProof/>
            <w:webHidden/>
          </w:rPr>
          <w:fldChar w:fldCharType="end"/>
        </w:r>
        <w:r w:rsidRPr="006B173F">
          <w:rPr>
            <w:rStyle w:val="Hiperhivatkozs"/>
            <w:noProof/>
          </w:rPr>
          <w:fldChar w:fldCharType="end"/>
        </w:r>
      </w:ins>
    </w:p>
    <w:p w14:paraId="60A3B8CA" w14:textId="3FF934CB" w:rsidR="001A7DB8" w:rsidRDefault="001A7DB8">
      <w:pPr>
        <w:pStyle w:val="TJ3"/>
        <w:tabs>
          <w:tab w:val="left" w:pos="1320"/>
          <w:tab w:val="right" w:leader="dot" w:pos="9060"/>
        </w:tabs>
        <w:rPr>
          <w:ins w:id="108" w:author="Bence" w:date="2017-05-21T17:49:00Z"/>
          <w:rFonts w:asciiTheme="minorHAnsi" w:eastAsiaTheme="minorEastAsia" w:hAnsiTheme="minorHAnsi" w:cstheme="minorBidi"/>
          <w:noProof/>
          <w:sz w:val="22"/>
          <w:szCs w:val="22"/>
          <w:lang w:eastAsia="hu-HU"/>
        </w:rPr>
      </w:pPr>
      <w:ins w:id="109"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"_Toc483152346"</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3.2.2</w:t>
        </w:r>
        <w:r>
          <w:rPr>
            <w:rFonts w:asciiTheme="minorHAnsi" w:eastAsiaTheme="minorEastAsia" w:hAnsiTheme="minorHAnsi" w:cstheme="minorBidi"/>
            <w:noProof/>
            <w:sz w:val="22"/>
            <w:szCs w:val="22"/>
            <w:lang w:eastAsia="hu-HU"/>
          </w:rPr>
          <w:tab/>
        </w:r>
        <w:r w:rsidRPr="006B173F">
          <w:rPr>
            <w:rStyle w:val="Hiperhivatkozs"/>
            <w:noProof/>
          </w:rPr>
          <w:t>Nem funkcionális követelmények</w:t>
        </w:r>
        <w:r>
          <w:rPr>
            <w:noProof/>
            <w:webHidden/>
          </w:rPr>
          <w:tab/>
        </w:r>
        <w:r>
          <w:rPr>
            <w:noProof/>
            <w:webHidden/>
          </w:rPr>
          <w:fldChar w:fldCharType="begin"/>
        </w:r>
        <w:r>
          <w:rPr>
            <w:noProof/>
            <w:webHidden/>
          </w:rPr>
          <w:instrText xml:space="preserve"> PAGEREF _Toc483152346 \h </w:instrText>
        </w:r>
        <w:r>
          <w:rPr>
            <w:noProof/>
            <w:webHidden/>
          </w:rPr>
        </w:r>
      </w:ins>
      <w:r>
        <w:rPr>
          <w:noProof/>
          <w:webHidden/>
        </w:rPr>
        <w:fldChar w:fldCharType="separate"/>
      </w:r>
      <w:ins w:id="110" w:author="Bence" w:date="2017-05-21T17:49:00Z">
        <w:r>
          <w:rPr>
            <w:noProof/>
            <w:webHidden/>
          </w:rPr>
          <w:t>24</w:t>
        </w:r>
        <w:r>
          <w:rPr>
            <w:noProof/>
            <w:webHidden/>
          </w:rPr>
          <w:fldChar w:fldCharType="end"/>
        </w:r>
        <w:r w:rsidRPr="006B173F">
          <w:rPr>
            <w:rStyle w:val="Hiperhivatkozs"/>
            <w:noProof/>
          </w:rPr>
          <w:fldChar w:fldCharType="end"/>
        </w:r>
      </w:ins>
    </w:p>
    <w:p w14:paraId="03F50564" w14:textId="7440C52F" w:rsidR="001A7DB8" w:rsidRDefault="001A7DB8" w:rsidP="006825D9">
      <w:pPr>
        <w:pStyle w:val="TJ2"/>
        <w:rPr>
          <w:ins w:id="111" w:author="Bence" w:date="2017-05-21T17:49:00Z"/>
          <w:rFonts w:asciiTheme="minorHAnsi" w:eastAsiaTheme="minorEastAsia" w:hAnsiTheme="minorHAnsi" w:cstheme="minorBidi"/>
          <w:noProof/>
          <w:sz w:val="22"/>
          <w:szCs w:val="22"/>
          <w:lang w:eastAsia="hu-HU"/>
        </w:rPr>
        <w:pPrChange w:id="112" w:author="Bence" w:date="2017-05-21T17:49:00Z">
          <w:pPr>
            <w:pStyle w:val="TJ2"/>
            <w:tabs>
              <w:tab w:val="left" w:pos="880"/>
              <w:tab w:val="right" w:leader="dot" w:pos="9060"/>
            </w:tabs>
          </w:pPr>
        </w:pPrChange>
      </w:pPr>
      <w:ins w:id="113"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"_Toc483152347"</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3.3</w:t>
        </w:r>
        <w:r>
          <w:rPr>
            <w:rFonts w:asciiTheme="minorHAnsi" w:eastAsiaTheme="minorEastAsia" w:hAnsiTheme="minorHAnsi" w:cstheme="minorBidi"/>
            <w:noProof/>
            <w:sz w:val="22"/>
            <w:szCs w:val="22"/>
            <w:lang w:eastAsia="hu-HU"/>
          </w:rPr>
          <w:tab/>
        </w:r>
        <w:r w:rsidRPr="006B173F">
          <w:rPr>
            <w:rStyle w:val="Hiperhivatkozs"/>
            <w:noProof/>
          </w:rPr>
          <w:t>A rendszer topológiája</w:t>
        </w:r>
        <w:r>
          <w:rPr>
            <w:noProof/>
            <w:webHidden/>
          </w:rPr>
          <w:tab/>
        </w:r>
        <w:r>
          <w:rPr>
            <w:noProof/>
            <w:webHidden/>
          </w:rPr>
          <w:fldChar w:fldCharType="begin"/>
        </w:r>
        <w:r>
          <w:rPr>
            <w:noProof/>
            <w:webHidden/>
          </w:rPr>
          <w:instrText xml:space="preserve"> PAGEREF _Toc483152347 \h </w:instrText>
        </w:r>
        <w:r>
          <w:rPr>
            <w:noProof/>
            <w:webHidden/>
          </w:rPr>
        </w:r>
      </w:ins>
      <w:r>
        <w:rPr>
          <w:noProof/>
          <w:webHidden/>
        </w:rPr>
        <w:fldChar w:fldCharType="separate"/>
      </w:r>
      <w:ins w:id="114" w:author="Bence" w:date="2017-05-21T17:49:00Z">
        <w:r>
          <w:rPr>
            <w:noProof/>
            <w:webHidden/>
          </w:rPr>
          <w:t>25</w:t>
        </w:r>
        <w:r>
          <w:rPr>
            <w:noProof/>
            <w:webHidden/>
          </w:rPr>
          <w:fldChar w:fldCharType="end"/>
        </w:r>
        <w:r w:rsidRPr="006B173F">
          <w:rPr>
            <w:rStyle w:val="Hiperhivatkozs"/>
            <w:noProof/>
          </w:rPr>
          <w:fldChar w:fldCharType="end"/>
        </w:r>
      </w:ins>
    </w:p>
    <w:p w14:paraId="69DC75F0" w14:textId="15FEA860" w:rsidR="001A7DB8" w:rsidRDefault="001A7DB8" w:rsidP="006825D9">
      <w:pPr>
        <w:pStyle w:val="TJ2"/>
        <w:rPr>
          <w:ins w:id="115" w:author="Bence" w:date="2017-05-21T17:49:00Z"/>
          <w:rFonts w:asciiTheme="minorHAnsi" w:eastAsiaTheme="minorEastAsia" w:hAnsiTheme="minorHAnsi" w:cstheme="minorBidi"/>
          <w:noProof/>
          <w:sz w:val="22"/>
          <w:szCs w:val="22"/>
          <w:lang w:eastAsia="hu-HU"/>
        </w:rPr>
        <w:pPrChange w:id="116" w:author="Bence" w:date="2017-05-21T17:49:00Z">
          <w:pPr>
            <w:pStyle w:val="TJ2"/>
            <w:tabs>
              <w:tab w:val="left" w:pos="880"/>
              <w:tab w:val="right" w:leader="dot" w:pos="9060"/>
            </w:tabs>
          </w:pPr>
        </w:pPrChange>
      </w:pPr>
      <w:ins w:id="117"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"_Toc483152348"</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3.4</w:t>
        </w:r>
        <w:r>
          <w:rPr>
            <w:rFonts w:asciiTheme="minorHAnsi" w:eastAsiaTheme="minorEastAsia" w:hAnsiTheme="minorHAnsi" w:cstheme="minorBidi"/>
            <w:noProof/>
            <w:sz w:val="22"/>
            <w:szCs w:val="22"/>
            <w:lang w:eastAsia="hu-HU"/>
          </w:rPr>
          <w:tab/>
        </w:r>
        <w:r w:rsidRPr="006B173F">
          <w:rPr>
            <w:rStyle w:val="Hiperhivatkozs"/>
            <w:noProof/>
          </w:rPr>
          <w:t>ESP eszközök működése</w:t>
        </w:r>
        <w:r>
          <w:rPr>
            <w:noProof/>
            <w:webHidden/>
          </w:rPr>
          <w:tab/>
        </w:r>
        <w:r>
          <w:rPr>
            <w:noProof/>
            <w:webHidden/>
          </w:rPr>
          <w:fldChar w:fldCharType="begin"/>
        </w:r>
        <w:r>
          <w:rPr>
            <w:noProof/>
            <w:webHidden/>
          </w:rPr>
          <w:instrText xml:space="preserve"> PAGEREF _Toc483152348 \h </w:instrText>
        </w:r>
        <w:r>
          <w:rPr>
            <w:noProof/>
            <w:webHidden/>
          </w:rPr>
        </w:r>
      </w:ins>
      <w:r>
        <w:rPr>
          <w:noProof/>
          <w:webHidden/>
        </w:rPr>
        <w:fldChar w:fldCharType="separate"/>
      </w:r>
      <w:ins w:id="118" w:author="Bence" w:date="2017-05-21T17:49:00Z">
        <w:r>
          <w:rPr>
            <w:noProof/>
            <w:webHidden/>
          </w:rPr>
          <w:t>26</w:t>
        </w:r>
        <w:r>
          <w:rPr>
            <w:noProof/>
            <w:webHidden/>
          </w:rPr>
          <w:fldChar w:fldCharType="end"/>
        </w:r>
        <w:r w:rsidRPr="006B173F">
          <w:rPr>
            <w:rStyle w:val="Hiperhivatkozs"/>
            <w:noProof/>
          </w:rPr>
          <w:fldChar w:fldCharType="end"/>
        </w:r>
      </w:ins>
    </w:p>
    <w:p w14:paraId="49A56342" w14:textId="37F7CF6E" w:rsidR="001A7DB8" w:rsidRDefault="001A7DB8">
      <w:pPr>
        <w:pStyle w:val="TJ3"/>
        <w:tabs>
          <w:tab w:val="left" w:pos="1320"/>
          <w:tab w:val="right" w:leader="dot" w:pos="9060"/>
        </w:tabs>
        <w:rPr>
          <w:ins w:id="119" w:author="Bence" w:date="2017-05-21T17:49:00Z"/>
          <w:rFonts w:asciiTheme="minorHAnsi" w:eastAsiaTheme="minorEastAsia" w:hAnsiTheme="minorHAnsi" w:cstheme="minorBidi"/>
          <w:noProof/>
          <w:sz w:val="22"/>
          <w:szCs w:val="22"/>
          <w:lang w:eastAsia="hu-HU"/>
        </w:rPr>
      </w:pPr>
      <w:ins w:id="120"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"_Toc483152349"</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3.4.1</w:t>
        </w:r>
        <w:r>
          <w:rPr>
            <w:rFonts w:asciiTheme="minorHAnsi" w:eastAsiaTheme="minorEastAsia" w:hAnsiTheme="minorHAnsi" w:cstheme="minorBidi"/>
            <w:noProof/>
            <w:sz w:val="22"/>
            <w:szCs w:val="22"/>
            <w:lang w:eastAsia="hu-HU"/>
          </w:rPr>
          <w:tab/>
        </w:r>
        <w:r w:rsidRPr="006B173F">
          <w:rPr>
            <w:rStyle w:val="Hiperhivatkozs"/>
            <w:noProof/>
          </w:rPr>
          <w:t>Felhasználói interakciók</w:t>
        </w:r>
        <w:r>
          <w:rPr>
            <w:noProof/>
            <w:webHidden/>
          </w:rPr>
          <w:tab/>
        </w:r>
        <w:r>
          <w:rPr>
            <w:noProof/>
            <w:webHidden/>
          </w:rPr>
          <w:fldChar w:fldCharType="begin"/>
        </w:r>
        <w:r>
          <w:rPr>
            <w:noProof/>
            <w:webHidden/>
          </w:rPr>
          <w:instrText xml:space="preserve"> PAGEREF _Toc483152349 \h </w:instrText>
        </w:r>
        <w:r>
          <w:rPr>
            <w:noProof/>
            <w:webHidden/>
          </w:rPr>
        </w:r>
      </w:ins>
      <w:r>
        <w:rPr>
          <w:noProof/>
          <w:webHidden/>
        </w:rPr>
        <w:fldChar w:fldCharType="separate"/>
      </w:r>
      <w:ins w:id="121" w:author="Bence" w:date="2017-05-21T17:49:00Z">
        <w:r>
          <w:rPr>
            <w:noProof/>
            <w:webHidden/>
          </w:rPr>
          <w:t>26</w:t>
        </w:r>
        <w:r>
          <w:rPr>
            <w:noProof/>
            <w:webHidden/>
          </w:rPr>
          <w:fldChar w:fldCharType="end"/>
        </w:r>
        <w:r w:rsidRPr="006B173F">
          <w:rPr>
            <w:rStyle w:val="Hiperhivatkozs"/>
            <w:noProof/>
          </w:rPr>
          <w:fldChar w:fldCharType="end"/>
        </w:r>
      </w:ins>
    </w:p>
    <w:p w14:paraId="68DDCA78" w14:textId="33F3F6C6" w:rsidR="001A7DB8" w:rsidRDefault="001A7DB8" w:rsidP="006825D9">
      <w:pPr>
        <w:pStyle w:val="TJ2"/>
        <w:rPr>
          <w:ins w:id="122" w:author="Bence" w:date="2017-05-21T17:49:00Z"/>
          <w:rFonts w:asciiTheme="minorHAnsi" w:eastAsiaTheme="minorEastAsia" w:hAnsiTheme="minorHAnsi" w:cstheme="minorBidi"/>
          <w:noProof/>
          <w:sz w:val="22"/>
          <w:szCs w:val="22"/>
          <w:lang w:eastAsia="hu-HU"/>
        </w:rPr>
        <w:pPrChange w:id="123" w:author="Bence" w:date="2017-05-21T17:49:00Z">
          <w:pPr>
            <w:pStyle w:val="TJ2"/>
            <w:tabs>
              <w:tab w:val="left" w:pos="880"/>
              <w:tab w:val="right" w:leader="dot" w:pos="9060"/>
            </w:tabs>
          </w:pPr>
        </w:pPrChange>
      </w:pPr>
      <w:ins w:id="124" w:author="Bence" w:date="2017-05-21T17:49:00Z">
        <w:r w:rsidRPr="006B173F">
          <w:rPr>
            <w:rStyle w:val="Hiperhivatkozs"/>
            <w:noProof/>
          </w:rPr>
          <w:lastRenderedPageBreak/>
          <w:fldChar w:fldCharType="begin"/>
        </w:r>
        <w:r w:rsidRPr="006B173F">
          <w:rPr>
            <w:rStyle w:val="Hiperhivatkozs"/>
            <w:noProof/>
          </w:rPr>
          <w:instrText xml:space="preserve"> </w:instrText>
        </w:r>
        <w:r>
          <w:rPr>
            <w:noProof/>
          </w:rPr>
          <w:instrText>HYPERLINK \l "_Toc483152350"</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3.5</w:t>
        </w:r>
        <w:r>
          <w:rPr>
            <w:rFonts w:asciiTheme="minorHAnsi" w:eastAsiaTheme="minorEastAsia" w:hAnsiTheme="minorHAnsi" w:cstheme="minorBidi"/>
            <w:noProof/>
            <w:sz w:val="22"/>
            <w:szCs w:val="22"/>
            <w:lang w:eastAsia="hu-HU"/>
          </w:rPr>
          <w:tab/>
        </w:r>
        <w:r w:rsidRPr="006B173F">
          <w:rPr>
            <w:rStyle w:val="Hiperhivatkozs"/>
            <w:noProof/>
          </w:rPr>
          <w:t>Hálózati hozzáférés inicializálása</w:t>
        </w:r>
        <w:r>
          <w:rPr>
            <w:noProof/>
            <w:webHidden/>
          </w:rPr>
          <w:tab/>
        </w:r>
        <w:r>
          <w:rPr>
            <w:noProof/>
            <w:webHidden/>
          </w:rPr>
          <w:fldChar w:fldCharType="begin"/>
        </w:r>
        <w:r>
          <w:rPr>
            <w:noProof/>
            <w:webHidden/>
          </w:rPr>
          <w:instrText xml:space="preserve"> PAGEREF _Toc483152350 \h </w:instrText>
        </w:r>
        <w:r>
          <w:rPr>
            <w:noProof/>
            <w:webHidden/>
          </w:rPr>
        </w:r>
      </w:ins>
      <w:r>
        <w:rPr>
          <w:noProof/>
          <w:webHidden/>
        </w:rPr>
        <w:fldChar w:fldCharType="separate"/>
      </w:r>
      <w:ins w:id="125" w:author="Bence" w:date="2017-05-21T17:49:00Z">
        <w:r>
          <w:rPr>
            <w:noProof/>
            <w:webHidden/>
          </w:rPr>
          <w:t>26</w:t>
        </w:r>
        <w:r>
          <w:rPr>
            <w:noProof/>
            <w:webHidden/>
          </w:rPr>
          <w:fldChar w:fldCharType="end"/>
        </w:r>
        <w:r w:rsidRPr="006B173F">
          <w:rPr>
            <w:rStyle w:val="Hiperhivatkozs"/>
            <w:noProof/>
          </w:rPr>
          <w:fldChar w:fldCharType="end"/>
        </w:r>
      </w:ins>
    </w:p>
    <w:p w14:paraId="1FAD423A" w14:textId="7B7E3744" w:rsidR="001A7DB8" w:rsidRDefault="001A7DB8" w:rsidP="006825D9">
      <w:pPr>
        <w:pStyle w:val="TJ2"/>
        <w:rPr>
          <w:ins w:id="126" w:author="Bence" w:date="2017-05-21T17:49:00Z"/>
          <w:rFonts w:asciiTheme="minorHAnsi" w:eastAsiaTheme="minorEastAsia" w:hAnsiTheme="minorHAnsi" w:cstheme="minorBidi"/>
          <w:noProof/>
          <w:sz w:val="22"/>
          <w:szCs w:val="22"/>
          <w:lang w:eastAsia="hu-HU"/>
        </w:rPr>
        <w:pPrChange w:id="127" w:author="Bence" w:date="2017-05-21T17:49:00Z">
          <w:pPr>
            <w:pStyle w:val="TJ2"/>
            <w:tabs>
              <w:tab w:val="left" w:pos="880"/>
              <w:tab w:val="right" w:leader="dot" w:pos="9060"/>
            </w:tabs>
          </w:pPr>
        </w:pPrChange>
      </w:pPr>
      <w:ins w:id="128"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"_Toc483152351"</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3.6</w:t>
        </w:r>
        <w:r>
          <w:rPr>
            <w:rFonts w:asciiTheme="minorHAnsi" w:eastAsiaTheme="minorEastAsia" w:hAnsiTheme="minorHAnsi" w:cstheme="minorBidi"/>
            <w:noProof/>
            <w:sz w:val="22"/>
            <w:szCs w:val="22"/>
            <w:lang w:eastAsia="hu-HU"/>
          </w:rPr>
          <w:tab/>
        </w:r>
        <w:r w:rsidRPr="006B173F">
          <w:rPr>
            <w:rStyle w:val="Hiperhivatkozs"/>
            <w:noProof/>
          </w:rPr>
          <w:t>Működési módok</w:t>
        </w:r>
        <w:r>
          <w:rPr>
            <w:noProof/>
            <w:webHidden/>
          </w:rPr>
          <w:tab/>
        </w:r>
        <w:r>
          <w:rPr>
            <w:noProof/>
            <w:webHidden/>
          </w:rPr>
          <w:fldChar w:fldCharType="begin"/>
        </w:r>
        <w:r>
          <w:rPr>
            <w:noProof/>
            <w:webHidden/>
          </w:rPr>
          <w:instrText xml:space="preserve"> PAGEREF _Toc483152351 \h </w:instrText>
        </w:r>
        <w:r>
          <w:rPr>
            <w:noProof/>
            <w:webHidden/>
          </w:rPr>
        </w:r>
      </w:ins>
      <w:r>
        <w:rPr>
          <w:noProof/>
          <w:webHidden/>
        </w:rPr>
        <w:fldChar w:fldCharType="separate"/>
      </w:r>
      <w:ins w:id="129" w:author="Bence" w:date="2017-05-21T17:49:00Z">
        <w:r>
          <w:rPr>
            <w:noProof/>
            <w:webHidden/>
          </w:rPr>
          <w:t>28</w:t>
        </w:r>
        <w:r>
          <w:rPr>
            <w:noProof/>
            <w:webHidden/>
          </w:rPr>
          <w:fldChar w:fldCharType="end"/>
        </w:r>
        <w:r w:rsidRPr="006B173F">
          <w:rPr>
            <w:rStyle w:val="Hiperhivatkozs"/>
            <w:noProof/>
          </w:rPr>
          <w:fldChar w:fldCharType="end"/>
        </w:r>
      </w:ins>
    </w:p>
    <w:p w14:paraId="54D25C5F" w14:textId="75AFA6EB" w:rsidR="001A7DB8" w:rsidRDefault="001A7DB8">
      <w:pPr>
        <w:pStyle w:val="TJ3"/>
        <w:tabs>
          <w:tab w:val="left" w:pos="1320"/>
          <w:tab w:val="right" w:leader="dot" w:pos="9060"/>
        </w:tabs>
        <w:rPr>
          <w:ins w:id="130" w:author="Bence" w:date="2017-05-21T17:49:00Z"/>
          <w:rFonts w:asciiTheme="minorHAnsi" w:eastAsiaTheme="minorEastAsia" w:hAnsiTheme="minorHAnsi" w:cstheme="minorBidi"/>
          <w:noProof/>
          <w:sz w:val="22"/>
          <w:szCs w:val="22"/>
          <w:lang w:eastAsia="hu-HU"/>
        </w:rPr>
      </w:pPr>
      <w:ins w:id="131"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"_Toc483152352"</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3.6.1</w:t>
        </w:r>
        <w:r>
          <w:rPr>
            <w:rFonts w:asciiTheme="minorHAnsi" w:eastAsiaTheme="minorEastAsia" w:hAnsiTheme="minorHAnsi" w:cstheme="minorBidi"/>
            <w:noProof/>
            <w:sz w:val="22"/>
            <w:szCs w:val="22"/>
            <w:lang w:eastAsia="hu-HU"/>
          </w:rPr>
          <w:tab/>
        </w:r>
        <w:r w:rsidRPr="006B173F">
          <w:rPr>
            <w:rStyle w:val="Hiperhivatkozs"/>
            <w:noProof/>
          </w:rPr>
          <w:t>Szenzor</w:t>
        </w:r>
        <w:r>
          <w:rPr>
            <w:noProof/>
            <w:webHidden/>
          </w:rPr>
          <w:tab/>
        </w:r>
        <w:r>
          <w:rPr>
            <w:noProof/>
            <w:webHidden/>
          </w:rPr>
          <w:fldChar w:fldCharType="begin"/>
        </w:r>
        <w:r>
          <w:rPr>
            <w:noProof/>
            <w:webHidden/>
          </w:rPr>
          <w:instrText xml:space="preserve"> PAGEREF _Toc483152352 \h </w:instrText>
        </w:r>
        <w:r>
          <w:rPr>
            <w:noProof/>
            <w:webHidden/>
          </w:rPr>
        </w:r>
      </w:ins>
      <w:r>
        <w:rPr>
          <w:noProof/>
          <w:webHidden/>
        </w:rPr>
        <w:fldChar w:fldCharType="separate"/>
      </w:r>
      <w:ins w:id="132" w:author="Bence" w:date="2017-05-21T17:49:00Z">
        <w:r>
          <w:rPr>
            <w:noProof/>
            <w:webHidden/>
          </w:rPr>
          <w:t>29</w:t>
        </w:r>
        <w:r>
          <w:rPr>
            <w:noProof/>
            <w:webHidden/>
          </w:rPr>
          <w:fldChar w:fldCharType="end"/>
        </w:r>
        <w:r w:rsidRPr="006B173F">
          <w:rPr>
            <w:rStyle w:val="Hiperhivatkozs"/>
            <w:noProof/>
          </w:rPr>
          <w:fldChar w:fldCharType="end"/>
        </w:r>
      </w:ins>
    </w:p>
    <w:p w14:paraId="252E9649" w14:textId="3B4F4346" w:rsidR="001A7DB8" w:rsidRDefault="001A7DB8">
      <w:pPr>
        <w:pStyle w:val="TJ3"/>
        <w:tabs>
          <w:tab w:val="left" w:pos="1320"/>
          <w:tab w:val="right" w:leader="dot" w:pos="9060"/>
        </w:tabs>
        <w:rPr>
          <w:ins w:id="133" w:author="Bence" w:date="2017-05-21T17:49:00Z"/>
          <w:rFonts w:asciiTheme="minorHAnsi" w:eastAsiaTheme="minorEastAsia" w:hAnsiTheme="minorHAnsi" w:cstheme="minorBidi"/>
          <w:noProof/>
          <w:sz w:val="22"/>
          <w:szCs w:val="22"/>
          <w:lang w:eastAsia="hu-HU"/>
        </w:rPr>
      </w:pPr>
      <w:ins w:id="134"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"_Toc483152368"</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3.6.2</w:t>
        </w:r>
        <w:r>
          <w:rPr>
            <w:rFonts w:asciiTheme="minorHAnsi" w:eastAsiaTheme="minorEastAsia" w:hAnsiTheme="minorHAnsi" w:cstheme="minorBidi"/>
            <w:noProof/>
            <w:sz w:val="22"/>
            <w:szCs w:val="22"/>
            <w:lang w:eastAsia="hu-HU"/>
          </w:rPr>
          <w:tab/>
        </w:r>
        <w:r w:rsidRPr="006B173F">
          <w:rPr>
            <w:rStyle w:val="Hiperhivatkozs"/>
            <w:noProof/>
          </w:rPr>
          <w:t>Beavatkozó</w:t>
        </w:r>
        <w:r>
          <w:rPr>
            <w:noProof/>
            <w:webHidden/>
          </w:rPr>
          <w:tab/>
        </w:r>
        <w:r>
          <w:rPr>
            <w:noProof/>
            <w:webHidden/>
          </w:rPr>
          <w:fldChar w:fldCharType="begin"/>
        </w:r>
        <w:r>
          <w:rPr>
            <w:noProof/>
            <w:webHidden/>
          </w:rPr>
          <w:instrText xml:space="preserve"> PAGEREF _Toc483152368 \h </w:instrText>
        </w:r>
        <w:r>
          <w:rPr>
            <w:noProof/>
            <w:webHidden/>
          </w:rPr>
        </w:r>
      </w:ins>
      <w:r>
        <w:rPr>
          <w:noProof/>
          <w:webHidden/>
        </w:rPr>
        <w:fldChar w:fldCharType="separate"/>
      </w:r>
      <w:ins w:id="135" w:author="Bence" w:date="2017-05-21T17:49:00Z">
        <w:r>
          <w:rPr>
            <w:noProof/>
            <w:webHidden/>
          </w:rPr>
          <w:t>32</w:t>
        </w:r>
        <w:r>
          <w:rPr>
            <w:noProof/>
            <w:webHidden/>
          </w:rPr>
          <w:fldChar w:fldCharType="end"/>
        </w:r>
        <w:r w:rsidRPr="006B173F">
          <w:rPr>
            <w:rStyle w:val="Hiperhivatkozs"/>
            <w:noProof/>
          </w:rPr>
          <w:fldChar w:fldCharType="end"/>
        </w:r>
      </w:ins>
    </w:p>
    <w:p w14:paraId="074825F8" w14:textId="171AFBC6" w:rsidR="001A7DB8" w:rsidRDefault="001A7DB8">
      <w:pPr>
        <w:pStyle w:val="TJ3"/>
        <w:tabs>
          <w:tab w:val="left" w:pos="1320"/>
          <w:tab w:val="right" w:leader="dot" w:pos="9060"/>
        </w:tabs>
        <w:rPr>
          <w:ins w:id="136" w:author="Bence" w:date="2017-05-21T17:49:00Z"/>
          <w:rFonts w:asciiTheme="minorHAnsi" w:eastAsiaTheme="minorEastAsia" w:hAnsiTheme="minorHAnsi" w:cstheme="minorBidi"/>
          <w:noProof/>
          <w:sz w:val="22"/>
          <w:szCs w:val="22"/>
          <w:lang w:eastAsia="hu-HU"/>
        </w:rPr>
      </w:pPr>
      <w:ins w:id="137"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"_Toc483152369"</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3.6.3</w:t>
        </w:r>
        <w:r>
          <w:rPr>
            <w:rFonts w:asciiTheme="minorHAnsi" w:eastAsiaTheme="minorEastAsia" w:hAnsiTheme="minorHAnsi" w:cstheme="minorBidi"/>
            <w:noProof/>
            <w:sz w:val="22"/>
            <w:szCs w:val="22"/>
            <w:lang w:eastAsia="hu-HU"/>
          </w:rPr>
          <w:tab/>
        </w:r>
        <w:r w:rsidRPr="006B173F">
          <w:rPr>
            <w:rStyle w:val="Hiperhivatkozs"/>
            <w:noProof/>
          </w:rPr>
          <w:t>Menedzser</w:t>
        </w:r>
        <w:r>
          <w:rPr>
            <w:noProof/>
            <w:webHidden/>
          </w:rPr>
          <w:tab/>
        </w:r>
        <w:r>
          <w:rPr>
            <w:noProof/>
            <w:webHidden/>
          </w:rPr>
          <w:fldChar w:fldCharType="begin"/>
        </w:r>
        <w:r>
          <w:rPr>
            <w:noProof/>
            <w:webHidden/>
          </w:rPr>
          <w:instrText xml:space="preserve"> PAGEREF _Toc483152369 \h </w:instrText>
        </w:r>
        <w:r>
          <w:rPr>
            <w:noProof/>
            <w:webHidden/>
          </w:rPr>
        </w:r>
      </w:ins>
      <w:r>
        <w:rPr>
          <w:noProof/>
          <w:webHidden/>
        </w:rPr>
        <w:fldChar w:fldCharType="separate"/>
      </w:r>
      <w:ins w:id="138" w:author="Bence" w:date="2017-05-21T17:49:00Z">
        <w:r>
          <w:rPr>
            <w:noProof/>
            <w:webHidden/>
          </w:rPr>
          <w:t>33</w:t>
        </w:r>
        <w:r>
          <w:rPr>
            <w:noProof/>
            <w:webHidden/>
          </w:rPr>
          <w:fldChar w:fldCharType="end"/>
        </w:r>
        <w:r w:rsidRPr="006B173F">
          <w:rPr>
            <w:rStyle w:val="Hiperhivatkozs"/>
            <w:noProof/>
          </w:rPr>
          <w:fldChar w:fldCharType="end"/>
        </w:r>
      </w:ins>
    </w:p>
    <w:p w14:paraId="75E55E74" w14:textId="53F31077" w:rsidR="001A7DB8" w:rsidRDefault="001A7DB8" w:rsidP="006825D9">
      <w:pPr>
        <w:pStyle w:val="TJ2"/>
        <w:rPr>
          <w:ins w:id="139" w:author="Bence" w:date="2017-05-21T17:49:00Z"/>
          <w:rFonts w:asciiTheme="minorHAnsi" w:eastAsiaTheme="minorEastAsia" w:hAnsiTheme="minorHAnsi" w:cstheme="minorBidi"/>
          <w:noProof/>
          <w:sz w:val="22"/>
          <w:szCs w:val="22"/>
          <w:lang w:eastAsia="hu-HU"/>
        </w:rPr>
        <w:pPrChange w:id="140" w:author="Bence" w:date="2017-05-21T17:49:00Z">
          <w:pPr>
            <w:pStyle w:val="TJ2"/>
            <w:tabs>
              <w:tab w:val="left" w:pos="880"/>
              <w:tab w:val="right" w:leader="dot" w:pos="9060"/>
            </w:tabs>
          </w:pPr>
        </w:pPrChange>
      </w:pPr>
      <w:ins w:id="141"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"_Toc483152370"</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3.7</w:t>
        </w:r>
        <w:r>
          <w:rPr>
            <w:rFonts w:asciiTheme="minorHAnsi" w:eastAsiaTheme="minorEastAsia" w:hAnsiTheme="minorHAnsi" w:cstheme="minorBidi"/>
            <w:noProof/>
            <w:sz w:val="22"/>
            <w:szCs w:val="22"/>
            <w:lang w:eastAsia="hu-HU"/>
          </w:rPr>
          <w:tab/>
        </w:r>
        <w:r w:rsidRPr="006B173F">
          <w:rPr>
            <w:rStyle w:val="Hiperhivatkozs"/>
            <w:noProof/>
          </w:rPr>
          <w:t>Központi szerver</w:t>
        </w:r>
        <w:r>
          <w:rPr>
            <w:noProof/>
            <w:webHidden/>
          </w:rPr>
          <w:tab/>
        </w:r>
        <w:r>
          <w:rPr>
            <w:noProof/>
            <w:webHidden/>
          </w:rPr>
          <w:fldChar w:fldCharType="begin"/>
        </w:r>
        <w:r>
          <w:rPr>
            <w:noProof/>
            <w:webHidden/>
          </w:rPr>
          <w:instrText xml:space="preserve"> PAGEREF _Toc483152370 \h </w:instrText>
        </w:r>
        <w:r>
          <w:rPr>
            <w:noProof/>
            <w:webHidden/>
          </w:rPr>
        </w:r>
      </w:ins>
      <w:r>
        <w:rPr>
          <w:noProof/>
          <w:webHidden/>
        </w:rPr>
        <w:fldChar w:fldCharType="separate"/>
      </w:r>
      <w:ins w:id="142" w:author="Bence" w:date="2017-05-21T17:49:00Z">
        <w:r>
          <w:rPr>
            <w:noProof/>
            <w:webHidden/>
          </w:rPr>
          <w:t>38</w:t>
        </w:r>
        <w:r>
          <w:rPr>
            <w:noProof/>
            <w:webHidden/>
          </w:rPr>
          <w:fldChar w:fldCharType="end"/>
        </w:r>
        <w:r w:rsidRPr="006B173F">
          <w:rPr>
            <w:rStyle w:val="Hiperhivatkozs"/>
            <w:noProof/>
          </w:rPr>
          <w:fldChar w:fldCharType="end"/>
        </w:r>
      </w:ins>
    </w:p>
    <w:p w14:paraId="7B656D4A" w14:textId="32F7128C" w:rsidR="001A7DB8" w:rsidRDefault="001A7DB8">
      <w:pPr>
        <w:pStyle w:val="TJ3"/>
        <w:tabs>
          <w:tab w:val="left" w:pos="1320"/>
          <w:tab w:val="right" w:leader="dot" w:pos="9060"/>
        </w:tabs>
        <w:rPr>
          <w:ins w:id="143" w:author="Bence" w:date="2017-05-21T17:49:00Z"/>
          <w:rFonts w:asciiTheme="minorHAnsi" w:eastAsiaTheme="minorEastAsia" w:hAnsiTheme="minorHAnsi" w:cstheme="minorBidi"/>
          <w:noProof/>
          <w:sz w:val="22"/>
          <w:szCs w:val="22"/>
          <w:lang w:eastAsia="hu-HU"/>
        </w:rPr>
      </w:pPr>
      <w:ins w:id="144"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"_Toc483152371"</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3.7.1</w:t>
        </w:r>
        <w:r>
          <w:rPr>
            <w:rFonts w:asciiTheme="minorHAnsi" w:eastAsiaTheme="minorEastAsia" w:hAnsiTheme="minorHAnsi" w:cstheme="minorBidi"/>
            <w:noProof/>
            <w:sz w:val="22"/>
            <w:szCs w:val="22"/>
            <w:lang w:eastAsia="hu-HU"/>
          </w:rPr>
          <w:tab/>
        </w:r>
        <w:r w:rsidRPr="006B173F">
          <w:rPr>
            <w:rStyle w:val="Hiperhivatkozs"/>
            <w:noProof/>
          </w:rPr>
          <w:t>Használati esetek</w:t>
        </w:r>
        <w:r>
          <w:rPr>
            <w:noProof/>
            <w:webHidden/>
          </w:rPr>
          <w:tab/>
        </w:r>
        <w:r>
          <w:rPr>
            <w:noProof/>
            <w:webHidden/>
          </w:rPr>
          <w:fldChar w:fldCharType="begin"/>
        </w:r>
        <w:r>
          <w:rPr>
            <w:noProof/>
            <w:webHidden/>
          </w:rPr>
          <w:instrText xml:space="preserve"> PAGEREF _Toc483152371 \h </w:instrText>
        </w:r>
        <w:r>
          <w:rPr>
            <w:noProof/>
            <w:webHidden/>
          </w:rPr>
        </w:r>
      </w:ins>
      <w:r>
        <w:rPr>
          <w:noProof/>
          <w:webHidden/>
        </w:rPr>
        <w:fldChar w:fldCharType="separate"/>
      </w:r>
      <w:ins w:id="145" w:author="Bence" w:date="2017-05-21T17:49:00Z">
        <w:r>
          <w:rPr>
            <w:noProof/>
            <w:webHidden/>
          </w:rPr>
          <w:t>39</w:t>
        </w:r>
        <w:r>
          <w:rPr>
            <w:noProof/>
            <w:webHidden/>
          </w:rPr>
          <w:fldChar w:fldCharType="end"/>
        </w:r>
        <w:r w:rsidRPr="006B173F">
          <w:rPr>
            <w:rStyle w:val="Hiperhivatkozs"/>
            <w:noProof/>
          </w:rPr>
          <w:fldChar w:fldCharType="end"/>
        </w:r>
      </w:ins>
    </w:p>
    <w:p w14:paraId="7D1EB879" w14:textId="629686EC" w:rsidR="001A7DB8" w:rsidRDefault="001A7DB8">
      <w:pPr>
        <w:pStyle w:val="TJ3"/>
        <w:tabs>
          <w:tab w:val="left" w:pos="1320"/>
          <w:tab w:val="right" w:leader="dot" w:pos="9060"/>
        </w:tabs>
        <w:rPr>
          <w:ins w:id="146" w:author="Bence" w:date="2017-05-21T17:49:00Z"/>
          <w:rFonts w:asciiTheme="minorHAnsi" w:eastAsiaTheme="minorEastAsia" w:hAnsiTheme="minorHAnsi" w:cstheme="minorBidi"/>
          <w:noProof/>
          <w:sz w:val="22"/>
          <w:szCs w:val="22"/>
          <w:lang w:eastAsia="hu-HU"/>
        </w:rPr>
      </w:pPr>
      <w:ins w:id="147"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"_Toc483152372"</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3.7.2</w:t>
        </w:r>
        <w:r>
          <w:rPr>
            <w:rFonts w:asciiTheme="minorHAnsi" w:eastAsiaTheme="minorEastAsia" w:hAnsiTheme="minorHAnsi" w:cstheme="minorBidi"/>
            <w:noProof/>
            <w:sz w:val="22"/>
            <w:szCs w:val="22"/>
            <w:lang w:eastAsia="hu-HU"/>
          </w:rPr>
          <w:tab/>
        </w:r>
        <w:r w:rsidRPr="006B173F">
          <w:rPr>
            <w:rStyle w:val="Hiperhivatkozs"/>
            <w:noProof/>
          </w:rPr>
          <w:t>Adatbázis terv</w:t>
        </w:r>
        <w:r>
          <w:rPr>
            <w:noProof/>
            <w:webHidden/>
          </w:rPr>
          <w:tab/>
        </w:r>
        <w:r>
          <w:rPr>
            <w:noProof/>
            <w:webHidden/>
          </w:rPr>
          <w:fldChar w:fldCharType="begin"/>
        </w:r>
        <w:r>
          <w:rPr>
            <w:noProof/>
            <w:webHidden/>
          </w:rPr>
          <w:instrText xml:space="preserve"> PAGEREF _Toc483152372 \h </w:instrText>
        </w:r>
        <w:r>
          <w:rPr>
            <w:noProof/>
            <w:webHidden/>
          </w:rPr>
        </w:r>
      </w:ins>
      <w:r>
        <w:rPr>
          <w:noProof/>
          <w:webHidden/>
        </w:rPr>
        <w:fldChar w:fldCharType="separate"/>
      </w:r>
      <w:ins w:id="148" w:author="Bence" w:date="2017-05-21T17:49:00Z">
        <w:r>
          <w:rPr>
            <w:noProof/>
            <w:webHidden/>
          </w:rPr>
          <w:t>40</w:t>
        </w:r>
        <w:r>
          <w:rPr>
            <w:noProof/>
            <w:webHidden/>
          </w:rPr>
          <w:fldChar w:fldCharType="end"/>
        </w:r>
        <w:r w:rsidRPr="006B173F">
          <w:rPr>
            <w:rStyle w:val="Hiperhivatkozs"/>
            <w:noProof/>
          </w:rPr>
          <w:fldChar w:fldCharType="end"/>
        </w:r>
      </w:ins>
    </w:p>
    <w:p w14:paraId="1E97FF42" w14:textId="7B1ECD80" w:rsidR="001A7DB8" w:rsidRDefault="001A7DB8">
      <w:pPr>
        <w:pStyle w:val="TJ3"/>
        <w:tabs>
          <w:tab w:val="left" w:pos="1320"/>
          <w:tab w:val="right" w:leader="dot" w:pos="9060"/>
        </w:tabs>
        <w:rPr>
          <w:ins w:id="149" w:author="Bence" w:date="2017-05-21T17:49:00Z"/>
          <w:rFonts w:asciiTheme="minorHAnsi" w:eastAsiaTheme="minorEastAsia" w:hAnsiTheme="minorHAnsi" w:cstheme="minorBidi"/>
          <w:noProof/>
          <w:sz w:val="22"/>
          <w:szCs w:val="22"/>
          <w:lang w:eastAsia="hu-HU"/>
        </w:rPr>
      </w:pPr>
      <w:ins w:id="150"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"_Toc483152373"</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3.7.3</w:t>
        </w:r>
        <w:r>
          <w:rPr>
            <w:rFonts w:asciiTheme="minorHAnsi" w:eastAsiaTheme="minorEastAsia" w:hAnsiTheme="minorHAnsi" w:cstheme="minorBidi"/>
            <w:noProof/>
            <w:sz w:val="22"/>
            <w:szCs w:val="22"/>
            <w:lang w:eastAsia="hu-HU"/>
          </w:rPr>
          <w:tab/>
        </w:r>
        <w:r w:rsidRPr="006B173F">
          <w:rPr>
            <w:rStyle w:val="Hiperhivatkozs"/>
            <w:noProof/>
          </w:rPr>
          <w:t>Felhasználói felület</w:t>
        </w:r>
        <w:r>
          <w:rPr>
            <w:noProof/>
            <w:webHidden/>
          </w:rPr>
          <w:tab/>
        </w:r>
        <w:r>
          <w:rPr>
            <w:noProof/>
            <w:webHidden/>
          </w:rPr>
          <w:fldChar w:fldCharType="begin"/>
        </w:r>
        <w:r>
          <w:rPr>
            <w:noProof/>
            <w:webHidden/>
          </w:rPr>
          <w:instrText xml:space="preserve"> PAGEREF _Toc483152373 \h </w:instrText>
        </w:r>
        <w:r>
          <w:rPr>
            <w:noProof/>
            <w:webHidden/>
          </w:rPr>
        </w:r>
      </w:ins>
      <w:r>
        <w:rPr>
          <w:noProof/>
          <w:webHidden/>
        </w:rPr>
        <w:fldChar w:fldCharType="separate"/>
      </w:r>
      <w:ins w:id="151" w:author="Bence" w:date="2017-05-21T17:49:00Z">
        <w:r>
          <w:rPr>
            <w:noProof/>
            <w:webHidden/>
          </w:rPr>
          <w:t>42</w:t>
        </w:r>
        <w:r>
          <w:rPr>
            <w:noProof/>
            <w:webHidden/>
          </w:rPr>
          <w:fldChar w:fldCharType="end"/>
        </w:r>
        <w:r w:rsidRPr="006B173F">
          <w:rPr>
            <w:rStyle w:val="Hiperhivatkozs"/>
            <w:noProof/>
          </w:rPr>
          <w:fldChar w:fldCharType="end"/>
        </w:r>
      </w:ins>
    </w:p>
    <w:p w14:paraId="48283FD9" w14:textId="11982CE1" w:rsidR="001A7DB8" w:rsidRDefault="001A7DB8" w:rsidP="001A7DB8">
      <w:pPr>
        <w:pStyle w:val="TJ1"/>
        <w:rPr>
          <w:ins w:id="152" w:author="Bence" w:date="2017-05-21T17:49:00Z"/>
          <w:rFonts w:asciiTheme="minorHAnsi" w:eastAsiaTheme="minorEastAsia" w:hAnsiTheme="minorHAnsi" w:cstheme="minorBidi"/>
          <w:noProof/>
          <w:sz w:val="22"/>
          <w:szCs w:val="22"/>
          <w:lang w:eastAsia="hu-HU"/>
        </w:rPr>
        <w:pPrChange w:id="153" w:author="Bence" w:date="2017-05-21T17:49:00Z">
          <w:pPr>
            <w:pStyle w:val="TJ1"/>
            <w:tabs>
              <w:tab w:val="left" w:pos="482"/>
            </w:tabs>
          </w:pPr>
        </w:pPrChange>
      </w:pPr>
      <w:ins w:id="154"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"_Toc483152374"</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4</w:t>
        </w:r>
        <w:r>
          <w:rPr>
            <w:rFonts w:asciiTheme="minorHAnsi" w:eastAsiaTheme="minorEastAsia" w:hAnsiTheme="minorHAnsi" w:cstheme="minorBidi"/>
            <w:noProof/>
            <w:sz w:val="22"/>
            <w:szCs w:val="22"/>
            <w:lang w:eastAsia="hu-HU"/>
          </w:rPr>
          <w:tab/>
        </w:r>
        <w:r w:rsidRPr="006B173F">
          <w:rPr>
            <w:rStyle w:val="Hiperhivatkozs"/>
            <w:noProof/>
          </w:rPr>
          <w:t>Tesztelés</w:t>
        </w:r>
        <w:r>
          <w:rPr>
            <w:noProof/>
            <w:webHidden/>
          </w:rPr>
          <w:tab/>
        </w:r>
        <w:r>
          <w:rPr>
            <w:noProof/>
            <w:webHidden/>
          </w:rPr>
          <w:fldChar w:fldCharType="begin"/>
        </w:r>
        <w:r>
          <w:rPr>
            <w:noProof/>
            <w:webHidden/>
          </w:rPr>
          <w:instrText xml:space="preserve"> PAGEREF _Toc483152374 \h </w:instrText>
        </w:r>
        <w:r>
          <w:rPr>
            <w:noProof/>
            <w:webHidden/>
          </w:rPr>
        </w:r>
      </w:ins>
      <w:r>
        <w:rPr>
          <w:noProof/>
          <w:webHidden/>
        </w:rPr>
        <w:fldChar w:fldCharType="separate"/>
      </w:r>
      <w:ins w:id="155" w:author="Bence" w:date="2017-05-21T17:49:00Z">
        <w:r>
          <w:rPr>
            <w:noProof/>
            <w:webHidden/>
          </w:rPr>
          <w:t>47</w:t>
        </w:r>
        <w:r>
          <w:rPr>
            <w:noProof/>
            <w:webHidden/>
          </w:rPr>
          <w:fldChar w:fldCharType="end"/>
        </w:r>
        <w:r w:rsidRPr="006B173F">
          <w:rPr>
            <w:rStyle w:val="Hiperhivatkozs"/>
            <w:noProof/>
          </w:rPr>
          <w:fldChar w:fldCharType="end"/>
        </w:r>
      </w:ins>
    </w:p>
    <w:p w14:paraId="4B263C80" w14:textId="6F089F68" w:rsidR="001A7DB8" w:rsidRDefault="001A7DB8" w:rsidP="006825D9">
      <w:pPr>
        <w:pStyle w:val="TJ2"/>
        <w:rPr>
          <w:ins w:id="156" w:author="Bence" w:date="2017-05-21T17:49:00Z"/>
          <w:rFonts w:asciiTheme="minorHAnsi" w:eastAsiaTheme="minorEastAsia" w:hAnsiTheme="minorHAnsi" w:cstheme="minorBidi"/>
          <w:noProof/>
          <w:sz w:val="22"/>
          <w:szCs w:val="22"/>
          <w:lang w:eastAsia="hu-HU"/>
        </w:rPr>
        <w:pPrChange w:id="157" w:author="Bence" w:date="2017-05-21T17:49:00Z">
          <w:pPr>
            <w:pStyle w:val="TJ2"/>
            <w:tabs>
              <w:tab w:val="left" w:pos="880"/>
              <w:tab w:val="right" w:leader="dot" w:pos="9060"/>
            </w:tabs>
          </w:pPr>
        </w:pPrChange>
      </w:pPr>
      <w:ins w:id="158"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"_Toc483152375"</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4.1</w:t>
        </w:r>
        <w:r>
          <w:rPr>
            <w:rFonts w:asciiTheme="minorHAnsi" w:eastAsiaTheme="minorEastAsia" w:hAnsiTheme="minorHAnsi" w:cstheme="minorBidi"/>
            <w:noProof/>
            <w:sz w:val="22"/>
            <w:szCs w:val="22"/>
            <w:lang w:eastAsia="hu-HU"/>
          </w:rPr>
          <w:tab/>
        </w:r>
        <w:r w:rsidRPr="006B173F">
          <w:rPr>
            <w:rStyle w:val="Hiperhivatkozs"/>
            <w:noProof/>
          </w:rPr>
          <w:t>Tesztelendő rendszer létrehozása</w:t>
        </w:r>
        <w:r>
          <w:rPr>
            <w:noProof/>
            <w:webHidden/>
          </w:rPr>
          <w:tab/>
        </w:r>
        <w:r>
          <w:rPr>
            <w:noProof/>
            <w:webHidden/>
          </w:rPr>
          <w:fldChar w:fldCharType="begin"/>
        </w:r>
        <w:r>
          <w:rPr>
            <w:noProof/>
            <w:webHidden/>
          </w:rPr>
          <w:instrText xml:space="preserve"> PAGEREF _Toc483152375 \h </w:instrText>
        </w:r>
        <w:r>
          <w:rPr>
            <w:noProof/>
            <w:webHidden/>
          </w:rPr>
        </w:r>
      </w:ins>
      <w:r>
        <w:rPr>
          <w:noProof/>
          <w:webHidden/>
        </w:rPr>
        <w:fldChar w:fldCharType="separate"/>
      </w:r>
      <w:ins w:id="159" w:author="Bence" w:date="2017-05-21T17:49:00Z">
        <w:r>
          <w:rPr>
            <w:noProof/>
            <w:webHidden/>
          </w:rPr>
          <w:t>47</w:t>
        </w:r>
        <w:r>
          <w:rPr>
            <w:noProof/>
            <w:webHidden/>
          </w:rPr>
          <w:fldChar w:fldCharType="end"/>
        </w:r>
        <w:r w:rsidRPr="006B173F">
          <w:rPr>
            <w:rStyle w:val="Hiperhivatkozs"/>
            <w:noProof/>
          </w:rPr>
          <w:fldChar w:fldCharType="end"/>
        </w:r>
      </w:ins>
    </w:p>
    <w:p w14:paraId="14EBDE15" w14:textId="124E923A" w:rsidR="001A7DB8" w:rsidRDefault="001A7DB8" w:rsidP="006825D9">
      <w:pPr>
        <w:pStyle w:val="TJ2"/>
        <w:rPr>
          <w:ins w:id="160" w:author="Bence" w:date="2017-05-21T17:49:00Z"/>
          <w:rFonts w:asciiTheme="minorHAnsi" w:eastAsiaTheme="minorEastAsia" w:hAnsiTheme="minorHAnsi" w:cstheme="minorBidi"/>
          <w:noProof/>
          <w:sz w:val="22"/>
          <w:szCs w:val="22"/>
          <w:lang w:eastAsia="hu-HU"/>
        </w:rPr>
        <w:pPrChange w:id="161" w:author="Bence" w:date="2017-05-21T17:49:00Z">
          <w:pPr>
            <w:pStyle w:val="TJ2"/>
            <w:tabs>
              <w:tab w:val="left" w:pos="880"/>
              <w:tab w:val="right" w:leader="dot" w:pos="9060"/>
            </w:tabs>
          </w:pPr>
        </w:pPrChange>
      </w:pPr>
      <w:ins w:id="162"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"_Toc483152377"</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4.2</w:t>
        </w:r>
        <w:r>
          <w:rPr>
            <w:rFonts w:asciiTheme="minorHAnsi" w:eastAsiaTheme="minorEastAsia" w:hAnsiTheme="minorHAnsi" w:cstheme="minorBidi"/>
            <w:noProof/>
            <w:sz w:val="22"/>
            <w:szCs w:val="22"/>
            <w:lang w:eastAsia="hu-HU"/>
          </w:rPr>
          <w:tab/>
        </w:r>
        <w:r w:rsidRPr="006B173F">
          <w:rPr>
            <w:rStyle w:val="Hiperhivatkozs"/>
            <w:noProof/>
          </w:rPr>
          <w:t>Funkcionalitási teszt</w:t>
        </w:r>
        <w:r>
          <w:rPr>
            <w:noProof/>
            <w:webHidden/>
          </w:rPr>
          <w:tab/>
        </w:r>
        <w:r>
          <w:rPr>
            <w:noProof/>
            <w:webHidden/>
          </w:rPr>
          <w:fldChar w:fldCharType="begin"/>
        </w:r>
        <w:r>
          <w:rPr>
            <w:noProof/>
            <w:webHidden/>
          </w:rPr>
          <w:instrText xml:space="preserve"> PAGEREF _Toc483152377 \h </w:instrText>
        </w:r>
        <w:r>
          <w:rPr>
            <w:noProof/>
            <w:webHidden/>
          </w:rPr>
        </w:r>
      </w:ins>
      <w:r>
        <w:rPr>
          <w:noProof/>
          <w:webHidden/>
        </w:rPr>
        <w:fldChar w:fldCharType="separate"/>
      </w:r>
      <w:ins w:id="163" w:author="Bence" w:date="2017-05-21T17:49:00Z">
        <w:r>
          <w:rPr>
            <w:noProof/>
            <w:webHidden/>
          </w:rPr>
          <w:t>48</w:t>
        </w:r>
        <w:r>
          <w:rPr>
            <w:noProof/>
            <w:webHidden/>
          </w:rPr>
          <w:fldChar w:fldCharType="end"/>
        </w:r>
        <w:r w:rsidRPr="006B173F">
          <w:rPr>
            <w:rStyle w:val="Hiperhivatkozs"/>
            <w:noProof/>
          </w:rPr>
          <w:fldChar w:fldCharType="end"/>
        </w:r>
      </w:ins>
    </w:p>
    <w:p w14:paraId="37B38E77" w14:textId="1B914E66" w:rsidR="001A7DB8" w:rsidRDefault="001A7DB8" w:rsidP="006825D9">
      <w:pPr>
        <w:pStyle w:val="TJ2"/>
        <w:rPr>
          <w:ins w:id="164" w:author="Bence" w:date="2017-05-21T17:49:00Z"/>
          <w:rFonts w:asciiTheme="minorHAnsi" w:eastAsiaTheme="minorEastAsia" w:hAnsiTheme="minorHAnsi" w:cstheme="minorBidi"/>
          <w:noProof/>
          <w:sz w:val="22"/>
          <w:szCs w:val="22"/>
          <w:lang w:eastAsia="hu-HU"/>
        </w:rPr>
        <w:pPrChange w:id="165" w:author="Bence" w:date="2017-05-21T17:49:00Z">
          <w:pPr>
            <w:pStyle w:val="TJ2"/>
            <w:tabs>
              <w:tab w:val="left" w:pos="880"/>
              <w:tab w:val="right" w:leader="dot" w:pos="9060"/>
            </w:tabs>
          </w:pPr>
        </w:pPrChange>
      </w:pPr>
      <w:ins w:id="166"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"_Toc483152378"</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4.3</w:t>
        </w:r>
        <w:r>
          <w:rPr>
            <w:rFonts w:asciiTheme="minorHAnsi" w:eastAsiaTheme="minorEastAsia" w:hAnsiTheme="minorHAnsi" w:cstheme="minorBidi"/>
            <w:noProof/>
            <w:sz w:val="22"/>
            <w:szCs w:val="22"/>
            <w:lang w:eastAsia="hu-HU"/>
          </w:rPr>
          <w:tab/>
        </w:r>
        <w:r w:rsidRPr="006B173F">
          <w:rPr>
            <w:rStyle w:val="Hiperhivatkozs"/>
            <w:noProof/>
          </w:rPr>
          <w:t>Értékelés</w:t>
        </w:r>
        <w:r>
          <w:rPr>
            <w:noProof/>
            <w:webHidden/>
          </w:rPr>
          <w:tab/>
        </w:r>
        <w:r>
          <w:rPr>
            <w:noProof/>
            <w:webHidden/>
          </w:rPr>
          <w:fldChar w:fldCharType="begin"/>
        </w:r>
        <w:r>
          <w:rPr>
            <w:noProof/>
            <w:webHidden/>
          </w:rPr>
          <w:instrText xml:space="preserve"> PAGEREF _Toc483152378 \h </w:instrText>
        </w:r>
        <w:r>
          <w:rPr>
            <w:noProof/>
            <w:webHidden/>
          </w:rPr>
        </w:r>
      </w:ins>
      <w:r>
        <w:rPr>
          <w:noProof/>
          <w:webHidden/>
        </w:rPr>
        <w:fldChar w:fldCharType="separate"/>
      </w:r>
      <w:ins w:id="167" w:author="Bence" w:date="2017-05-21T17:49:00Z">
        <w:r>
          <w:rPr>
            <w:noProof/>
            <w:webHidden/>
          </w:rPr>
          <w:t>49</w:t>
        </w:r>
        <w:r>
          <w:rPr>
            <w:noProof/>
            <w:webHidden/>
          </w:rPr>
          <w:fldChar w:fldCharType="end"/>
        </w:r>
        <w:r w:rsidRPr="006B173F">
          <w:rPr>
            <w:rStyle w:val="Hiperhivatkozs"/>
            <w:noProof/>
          </w:rPr>
          <w:fldChar w:fldCharType="end"/>
        </w:r>
      </w:ins>
    </w:p>
    <w:p w14:paraId="7E6D45F7" w14:textId="0A5DB1A9" w:rsidR="001A7DB8" w:rsidRDefault="001A7DB8" w:rsidP="006825D9">
      <w:pPr>
        <w:pStyle w:val="TJ2"/>
        <w:rPr>
          <w:ins w:id="168" w:author="Bence" w:date="2017-05-21T17:49:00Z"/>
          <w:rFonts w:asciiTheme="minorHAnsi" w:eastAsiaTheme="minorEastAsia" w:hAnsiTheme="minorHAnsi" w:cstheme="minorBidi"/>
          <w:noProof/>
          <w:sz w:val="22"/>
          <w:szCs w:val="22"/>
          <w:lang w:eastAsia="hu-HU"/>
        </w:rPr>
        <w:pPrChange w:id="169" w:author="Bence" w:date="2017-05-21T17:49:00Z">
          <w:pPr>
            <w:pStyle w:val="TJ2"/>
            <w:tabs>
              <w:tab w:val="left" w:pos="880"/>
              <w:tab w:val="right" w:leader="dot" w:pos="9060"/>
            </w:tabs>
          </w:pPr>
        </w:pPrChange>
      </w:pPr>
      <w:ins w:id="170"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"_Toc483152379"</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4.4</w:t>
        </w:r>
        <w:r>
          <w:rPr>
            <w:rFonts w:asciiTheme="minorHAnsi" w:eastAsiaTheme="minorEastAsia" w:hAnsiTheme="minorHAnsi" w:cstheme="minorBidi"/>
            <w:noProof/>
            <w:sz w:val="22"/>
            <w:szCs w:val="22"/>
            <w:lang w:eastAsia="hu-HU"/>
          </w:rPr>
          <w:tab/>
        </w:r>
        <w:r w:rsidRPr="006B173F">
          <w:rPr>
            <w:rStyle w:val="Hiperhivatkozs"/>
            <w:noProof/>
          </w:rPr>
          <w:t>Fejlesztési lehetőségek</w:t>
        </w:r>
        <w:r>
          <w:rPr>
            <w:noProof/>
            <w:webHidden/>
          </w:rPr>
          <w:tab/>
        </w:r>
        <w:r>
          <w:rPr>
            <w:noProof/>
            <w:webHidden/>
          </w:rPr>
          <w:fldChar w:fldCharType="begin"/>
        </w:r>
        <w:r>
          <w:rPr>
            <w:noProof/>
            <w:webHidden/>
          </w:rPr>
          <w:instrText xml:space="preserve"> PAGEREF _Toc483152379 \h </w:instrText>
        </w:r>
        <w:r>
          <w:rPr>
            <w:noProof/>
            <w:webHidden/>
          </w:rPr>
        </w:r>
      </w:ins>
      <w:r>
        <w:rPr>
          <w:noProof/>
          <w:webHidden/>
        </w:rPr>
        <w:fldChar w:fldCharType="separate"/>
      </w:r>
      <w:ins w:id="171" w:author="Bence" w:date="2017-05-21T17:49:00Z">
        <w:r>
          <w:rPr>
            <w:noProof/>
            <w:webHidden/>
          </w:rPr>
          <w:t>50</w:t>
        </w:r>
        <w:r>
          <w:rPr>
            <w:noProof/>
            <w:webHidden/>
          </w:rPr>
          <w:fldChar w:fldCharType="end"/>
        </w:r>
        <w:r w:rsidRPr="006B173F">
          <w:rPr>
            <w:rStyle w:val="Hiperhivatkozs"/>
            <w:noProof/>
          </w:rPr>
          <w:fldChar w:fldCharType="end"/>
        </w:r>
      </w:ins>
    </w:p>
    <w:p w14:paraId="412213A9" w14:textId="5E184BE9" w:rsidR="001A7DB8" w:rsidRDefault="001A7DB8" w:rsidP="006825D9">
      <w:pPr>
        <w:pStyle w:val="TJ2"/>
        <w:rPr>
          <w:ins w:id="172" w:author="Bence" w:date="2017-05-21T17:49:00Z"/>
          <w:rFonts w:asciiTheme="minorHAnsi" w:eastAsiaTheme="minorEastAsia" w:hAnsiTheme="minorHAnsi" w:cstheme="minorBidi"/>
          <w:noProof/>
          <w:sz w:val="22"/>
          <w:szCs w:val="22"/>
          <w:lang w:eastAsia="hu-HU"/>
        </w:rPr>
        <w:pPrChange w:id="173" w:author="Bence" w:date="2017-05-21T17:49:00Z">
          <w:pPr>
            <w:pStyle w:val="TJ2"/>
            <w:tabs>
              <w:tab w:val="left" w:pos="880"/>
              <w:tab w:val="right" w:leader="dot" w:pos="9060"/>
            </w:tabs>
          </w:pPr>
        </w:pPrChange>
      </w:pPr>
      <w:ins w:id="174" w:author="Bence" w:date="2017-05-21T17:49:00Z">
        <w:r w:rsidRPr="006B173F">
          <w:rPr>
            <w:rStyle w:val="Hiperhivatkozs"/>
            <w:noProof/>
          </w:rPr>
          <w:fldChar w:fldCharType="begin"/>
        </w:r>
        <w:r w:rsidRPr="006B173F">
          <w:rPr>
            <w:rStyle w:val="Hiperhivatkozs"/>
            <w:noProof/>
          </w:rPr>
          <w:instrText xml:space="preserve"> </w:instrText>
        </w:r>
        <w:r>
          <w:rPr>
            <w:noProof/>
          </w:rPr>
          <w:instrText>HYPERLINK \l "_Toc483152380"</w:instrText>
        </w:r>
        <w:r w:rsidRPr="006B173F">
          <w:rPr>
            <w:rStyle w:val="Hiperhivatkozs"/>
            <w:noProof/>
          </w:rPr>
          <w:instrText xml:space="preserve"> </w:instrText>
        </w:r>
        <w:r w:rsidRPr="006B173F">
          <w:rPr>
            <w:rStyle w:val="Hiperhivatkozs"/>
            <w:noProof/>
          </w:rPr>
        </w:r>
        <w:r w:rsidRPr="006B173F">
          <w:rPr>
            <w:rStyle w:val="Hiperhivatkozs"/>
            <w:noProof/>
          </w:rPr>
          <w:fldChar w:fldCharType="separate"/>
        </w:r>
        <w:r w:rsidRPr="006B173F">
          <w:rPr>
            <w:rStyle w:val="Hiperhivatkozs"/>
            <w:noProof/>
          </w:rPr>
          <w:t>4.5</w:t>
        </w:r>
        <w:r>
          <w:rPr>
            <w:rFonts w:asciiTheme="minorHAnsi" w:eastAsiaTheme="minorEastAsia" w:hAnsiTheme="minorHAnsi" w:cstheme="minorBidi"/>
            <w:noProof/>
            <w:sz w:val="22"/>
            <w:szCs w:val="22"/>
            <w:lang w:eastAsia="hu-HU"/>
          </w:rPr>
          <w:tab/>
        </w:r>
        <w:r w:rsidRPr="006B173F">
          <w:rPr>
            <w:rStyle w:val="Hiperhivatkozs"/>
            <w:noProof/>
          </w:rPr>
          <w:t>Összefoglalás és tapasztalatok</w:t>
        </w:r>
        <w:r>
          <w:rPr>
            <w:noProof/>
            <w:webHidden/>
          </w:rPr>
          <w:tab/>
        </w:r>
        <w:r>
          <w:rPr>
            <w:noProof/>
            <w:webHidden/>
          </w:rPr>
          <w:fldChar w:fldCharType="begin"/>
        </w:r>
        <w:r>
          <w:rPr>
            <w:noProof/>
            <w:webHidden/>
          </w:rPr>
          <w:instrText xml:space="preserve"> PAGEREF _Toc483152380 \h </w:instrText>
        </w:r>
        <w:r>
          <w:rPr>
            <w:noProof/>
            <w:webHidden/>
          </w:rPr>
        </w:r>
      </w:ins>
      <w:r>
        <w:rPr>
          <w:noProof/>
          <w:webHidden/>
        </w:rPr>
        <w:fldChar w:fldCharType="separate"/>
      </w:r>
      <w:ins w:id="175" w:author="Bence" w:date="2017-05-21T17:49:00Z">
        <w:r>
          <w:rPr>
            <w:noProof/>
            <w:webHidden/>
          </w:rPr>
          <w:t>50</w:t>
        </w:r>
        <w:r>
          <w:rPr>
            <w:noProof/>
            <w:webHidden/>
          </w:rPr>
          <w:fldChar w:fldCharType="end"/>
        </w:r>
        <w:r w:rsidRPr="006B173F">
          <w:rPr>
            <w:rStyle w:val="Hiperhivatkozs"/>
            <w:noProof/>
          </w:rPr>
          <w:fldChar w:fldCharType="end"/>
        </w:r>
      </w:ins>
    </w:p>
    <w:p w14:paraId="6EB61ED4" w14:textId="51C0E1CE" w:rsidR="0000178E" w:rsidDel="00085478" w:rsidRDefault="0000178E">
      <w:pPr>
        <w:pStyle w:val="TJ1"/>
        <w:rPr>
          <w:del w:id="176" w:author="Bence" w:date="2017-05-20T14:33:00Z"/>
          <w:rFonts w:asciiTheme="minorHAnsi" w:eastAsiaTheme="minorEastAsia" w:hAnsiTheme="minorHAnsi" w:cstheme="minorBidi"/>
          <w:b w:val="0"/>
          <w:noProof/>
          <w:sz w:val="22"/>
          <w:szCs w:val="22"/>
          <w:lang w:eastAsia="hu-HU"/>
        </w:rPr>
      </w:pPr>
      <w:del w:id="177" w:author="Bence" w:date="2017-05-20T14:33:00Z">
        <w:r w:rsidRPr="00085478" w:rsidDel="00085478">
          <w:rPr>
            <w:noProof/>
            <w:lang w:eastAsia="hu-HU"/>
            <w:rPrChange w:id="178" w:author="Bence" w:date="2017-05-20T14:33:00Z">
              <w:rPr>
                <w:rStyle w:val="Hiperhivatkozs"/>
                <w:noProof/>
                <w:lang w:eastAsia="hu-HU"/>
              </w:rPr>
            </w:rPrChange>
          </w:rPr>
          <w:drawing>
            <wp:inline distT="0" distB="0" distL="0" distR="0" wp14:anchorId="639DAEA1" wp14:editId="3341381F">
              <wp:extent cx="2428875" cy="6286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r w:rsidDel="00085478">
          <w:rPr>
            <w:noProof/>
            <w:webHidden/>
          </w:rPr>
          <w:tab/>
          <w:delText>1</w:delText>
        </w:r>
      </w:del>
    </w:p>
    <w:p w14:paraId="5BC99E1B" w14:textId="6A3160E5" w:rsidR="0000178E" w:rsidDel="00085478" w:rsidRDefault="0000178E">
      <w:pPr>
        <w:pStyle w:val="TJ1"/>
        <w:tabs>
          <w:tab w:val="left" w:pos="482"/>
        </w:tabs>
        <w:rPr>
          <w:del w:id="179" w:author="Bence" w:date="2017-05-20T14:33:00Z"/>
          <w:rFonts w:asciiTheme="minorHAnsi" w:eastAsiaTheme="minorEastAsia" w:hAnsiTheme="minorHAnsi" w:cstheme="minorBidi"/>
          <w:b w:val="0"/>
          <w:noProof/>
          <w:sz w:val="22"/>
          <w:szCs w:val="22"/>
          <w:lang w:eastAsia="hu-HU"/>
        </w:rPr>
      </w:pPr>
      <w:del w:id="180" w:author="Bence" w:date="2017-05-20T14:33:00Z">
        <w:r w:rsidRPr="00085478" w:rsidDel="00085478">
          <w:rPr>
            <w:noProof/>
            <w:rPrChange w:id="181" w:author="Bence" w:date="2017-05-20T14:33:00Z">
              <w:rPr>
                <w:rStyle w:val="Hiperhivatkozs"/>
                <w:noProof/>
              </w:rPr>
            </w:rPrChange>
          </w:rPr>
          <w:delText>1</w:delText>
        </w:r>
        <w:r w:rsidDel="00085478">
          <w:rPr>
            <w:rFonts w:asciiTheme="minorHAnsi" w:eastAsiaTheme="minorEastAsia" w:hAnsiTheme="minorHAnsi" w:cstheme="minorBidi"/>
            <w:b w:val="0"/>
            <w:noProof/>
            <w:sz w:val="22"/>
            <w:szCs w:val="22"/>
            <w:lang w:eastAsia="hu-HU"/>
          </w:rPr>
          <w:tab/>
        </w:r>
        <w:r w:rsidRPr="00085478" w:rsidDel="00085478">
          <w:rPr>
            <w:noProof/>
            <w:rPrChange w:id="182" w:author="Bence" w:date="2017-05-20T14:33:00Z">
              <w:rPr>
                <w:rStyle w:val="Hiperhivatkozs"/>
                <w:noProof/>
              </w:rPr>
            </w:rPrChange>
          </w:rPr>
          <w:delText>Abstract</w:delText>
        </w:r>
        <w:r w:rsidDel="00085478">
          <w:rPr>
            <w:noProof/>
            <w:webHidden/>
          </w:rPr>
          <w:tab/>
          <w:delText>6</w:delText>
        </w:r>
      </w:del>
    </w:p>
    <w:p w14:paraId="60C34BA5" w14:textId="2A9B8D4F" w:rsidR="0000178E" w:rsidDel="00085478" w:rsidRDefault="0000178E">
      <w:pPr>
        <w:pStyle w:val="TJ1"/>
        <w:rPr>
          <w:del w:id="183" w:author="Bence" w:date="2017-05-20T14:33:00Z"/>
          <w:rFonts w:asciiTheme="minorHAnsi" w:eastAsiaTheme="minorEastAsia" w:hAnsiTheme="minorHAnsi" w:cstheme="minorBidi"/>
          <w:b w:val="0"/>
          <w:noProof/>
          <w:sz w:val="22"/>
          <w:szCs w:val="22"/>
          <w:lang w:eastAsia="hu-HU"/>
        </w:rPr>
      </w:pPr>
      <w:del w:id="184" w:author="Bence" w:date="2017-05-20T14:33:00Z">
        <w:r w:rsidRPr="00085478" w:rsidDel="00085478">
          <w:rPr>
            <w:noProof/>
            <w:rPrChange w:id="185" w:author="Bence" w:date="2017-05-20T14:33:00Z">
              <w:rPr>
                <w:rStyle w:val="Hiperhivatkozs"/>
                <w:noProof/>
              </w:rPr>
            </w:rPrChange>
          </w:rPr>
          <w:delText>Bevezetés</w:delText>
        </w:r>
        <w:r w:rsidDel="00085478">
          <w:rPr>
            <w:noProof/>
            <w:webHidden/>
          </w:rPr>
          <w:tab/>
          <w:delText>7</w:delText>
        </w:r>
      </w:del>
    </w:p>
    <w:p w14:paraId="3F39F0FA" w14:textId="2FBFFD06" w:rsidR="0000178E" w:rsidDel="00085478" w:rsidRDefault="0000178E">
      <w:pPr>
        <w:pStyle w:val="TJ2"/>
        <w:rPr>
          <w:del w:id="186" w:author="Bence" w:date="2017-05-20T14:33:00Z"/>
          <w:rFonts w:asciiTheme="minorHAnsi" w:eastAsiaTheme="minorEastAsia" w:hAnsiTheme="minorHAnsi" w:cstheme="minorBidi"/>
          <w:noProof/>
          <w:sz w:val="22"/>
          <w:szCs w:val="22"/>
          <w:lang w:eastAsia="hu-HU"/>
        </w:rPr>
      </w:pPr>
      <w:del w:id="187" w:author="Bence" w:date="2017-05-20T14:33:00Z">
        <w:r w:rsidRPr="00085478" w:rsidDel="00085478">
          <w:rPr>
            <w:noProof/>
            <w:rPrChange w:id="188" w:author="Bence" w:date="2017-05-20T14:33:00Z">
              <w:rPr>
                <w:rStyle w:val="Hiperhivatkozs"/>
                <w:noProof/>
              </w:rPr>
            </w:rPrChange>
          </w:rPr>
          <w:delText>Az IoT-ről</w:delText>
        </w:r>
        <w:r w:rsidDel="00085478">
          <w:rPr>
            <w:noProof/>
            <w:webHidden/>
          </w:rPr>
          <w:tab/>
          <w:delText>7</w:delText>
        </w:r>
      </w:del>
    </w:p>
    <w:p w14:paraId="2CDE8036" w14:textId="1A4B2A0D" w:rsidR="0000178E" w:rsidDel="00085478" w:rsidRDefault="0000178E">
      <w:pPr>
        <w:pStyle w:val="TJ2"/>
        <w:rPr>
          <w:del w:id="189" w:author="Bence" w:date="2017-05-20T14:33:00Z"/>
          <w:rFonts w:asciiTheme="minorHAnsi" w:eastAsiaTheme="minorEastAsia" w:hAnsiTheme="minorHAnsi" w:cstheme="minorBidi"/>
          <w:noProof/>
          <w:sz w:val="22"/>
          <w:szCs w:val="22"/>
          <w:lang w:eastAsia="hu-HU"/>
        </w:rPr>
      </w:pPr>
      <w:del w:id="190" w:author="Bence" w:date="2017-05-20T14:33:00Z">
        <w:r w:rsidRPr="00085478" w:rsidDel="00085478">
          <w:rPr>
            <w:noProof/>
            <w:rPrChange w:id="191" w:author="Bence" w:date="2017-05-20T14:33:00Z">
              <w:rPr>
                <w:rStyle w:val="Hiperhivatkozs"/>
                <w:noProof/>
              </w:rPr>
            </w:rPrChange>
          </w:rPr>
          <w:delText>Intelligens otthon</w:delText>
        </w:r>
        <w:r w:rsidDel="00085478">
          <w:rPr>
            <w:noProof/>
            <w:webHidden/>
          </w:rPr>
          <w:tab/>
          <w:delText>7</w:delText>
        </w:r>
      </w:del>
    </w:p>
    <w:p w14:paraId="6EE965D7" w14:textId="1C38DE38" w:rsidR="0000178E" w:rsidDel="00085478" w:rsidRDefault="0000178E">
      <w:pPr>
        <w:pStyle w:val="TJ1"/>
        <w:tabs>
          <w:tab w:val="left" w:pos="482"/>
        </w:tabs>
        <w:rPr>
          <w:del w:id="192" w:author="Bence" w:date="2017-05-20T14:33:00Z"/>
          <w:rFonts w:asciiTheme="minorHAnsi" w:eastAsiaTheme="minorEastAsia" w:hAnsiTheme="minorHAnsi" w:cstheme="minorBidi"/>
          <w:b w:val="0"/>
          <w:noProof/>
          <w:sz w:val="22"/>
          <w:szCs w:val="22"/>
          <w:lang w:eastAsia="hu-HU"/>
        </w:rPr>
      </w:pPr>
      <w:del w:id="193" w:author="Bence" w:date="2017-05-20T14:33:00Z">
        <w:r w:rsidRPr="00085478" w:rsidDel="00085478">
          <w:rPr>
            <w:noProof/>
            <w:rPrChange w:id="194" w:author="Bence" w:date="2017-05-20T14:33:00Z">
              <w:rPr>
                <w:rStyle w:val="Hiperhivatkozs"/>
                <w:noProof/>
              </w:rPr>
            </w:rPrChange>
          </w:rPr>
          <w:delText>2</w:delText>
        </w:r>
        <w:r w:rsidDel="00085478">
          <w:rPr>
            <w:rFonts w:asciiTheme="minorHAnsi" w:eastAsiaTheme="minorEastAsia" w:hAnsiTheme="minorHAnsi" w:cstheme="minorBidi"/>
            <w:b w:val="0"/>
            <w:noProof/>
            <w:sz w:val="22"/>
            <w:szCs w:val="22"/>
            <w:lang w:eastAsia="hu-HU"/>
          </w:rPr>
          <w:tab/>
        </w:r>
        <w:r w:rsidRPr="00085478" w:rsidDel="00085478">
          <w:rPr>
            <w:noProof/>
            <w:rPrChange w:id="195" w:author="Bence" w:date="2017-05-20T14:33:00Z">
              <w:rPr>
                <w:rStyle w:val="Hiperhivatkozs"/>
                <w:noProof/>
              </w:rPr>
            </w:rPrChange>
          </w:rPr>
          <w:delText>Irodalomkutatás</w:delText>
        </w:r>
        <w:r w:rsidDel="00085478">
          <w:rPr>
            <w:noProof/>
            <w:webHidden/>
          </w:rPr>
          <w:tab/>
          <w:delText>9</w:delText>
        </w:r>
      </w:del>
    </w:p>
    <w:p w14:paraId="0AF4DB3A" w14:textId="7B274D7D" w:rsidR="0000178E" w:rsidDel="00085478" w:rsidRDefault="0000178E">
      <w:pPr>
        <w:pStyle w:val="TJ2"/>
        <w:rPr>
          <w:del w:id="196" w:author="Bence" w:date="2017-05-20T14:33:00Z"/>
          <w:rFonts w:asciiTheme="minorHAnsi" w:eastAsiaTheme="minorEastAsia" w:hAnsiTheme="minorHAnsi" w:cstheme="minorBidi"/>
          <w:noProof/>
          <w:sz w:val="22"/>
          <w:szCs w:val="22"/>
          <w:lang w:eastAsia="hu-HU"/>
        </w:rPr>
      </w:pPr>
      <w:del w:id="197" w:author="Bence" w:date="2017-05-20T14:33:00Z">
        <w:r w:rsidRPr="00085478" w:rsidDel="00085478">
          <w:rPr>
            <w:noProof/>
            <w:rPrChange w:id="198" w:author="Bence" w:date="2017-05-20T14:33:00Z">
              <w:rPr>
                <w:rStyle w:val="Hiperhivatkozs"/>
                <w:noProof/>
              </w:rPr>
            </w:rPrChange>
          </w:rPr>
          <w:delText>2.1</w:delText>
        </w:r>
        <w:r w:rsidDel="00085478">
          <w:rPr>
            <w:rFonts w:asciiTheme="minorHAnsi" w:eastAsiaTheme="minorEastAsia" w:hAnsiTheme="minorHAnsi" w:cstheme="minorBidi"/>
            <w:noProof/>
            <w:sz w:val="22"/>
            <w:szCs w:val="22"/>
            <w:lang w:eastAsia="hu-HU"/>
          </w:rPr>
          <w:tab/>
        </w:r>
        <w:r w:rsidRPr="00085478" w:rsidDel="00085478">
          <w:rPr>
            <w:noProof/>
            <w:rPrChange w:id="199" w:author="Bence" w:date="2017-05-20T14:33:00Z">
              <w:rPr>
                <w:rStyle w:val="Hiperhivatkozs"/>
                <w:noProof/>
              </w:rPr>
            </w:rPrChange>
          </w:rPr>
          <w:delText>Otthonautomatizálási rendszerek</w:delText>
        </w:r>
        <w:r w:rsidDel="00085478">
          <w:rPr>
            <w:noProof/>
            <w:webHidden/>
          </w:rPr>
          <w:tab/>
          <w:delText>9</w:delText>
        </w:r>
      </w:del>
    </w:p>
    <w:p w14:paraId="6E8AE5C2" w14:textId="65B6F2E0" w:rsidR="0000178E" w:rsidDel="00085478" w:rsidRDefault="0000178E">
      <w:pPr>
        <w:pStyle w:val="TJ3"/>
        <w:tabs>
          <w:tab w:val="left" w:pos="1320"/>
          <w:tab w:val="right" w:leader="dot" w:pos="9060"/>
        </w:tabs>
        <w:rPr>
          <w:del w:id="200" w:author="Bence" w:date="2017-05-20T14:33:00Z"/>
          <w:rFonts w:asciiTheme="minorHAnsi" w:eastAsiaTheme="minorEastAsia" w:hAnsiTheme="minorHAnsi" w:cstheme="minorBidi"/>
          <w:noProof/>
          <w:sz w:val="22"/>
          <w:szCs w:val="22"/>
          <w:lang w:eastAsia="hu-HU"/>
        </w:rPr>
      </w:pPr>
      <w:del w:id="201" w:author="Bence" w:date="2017-05-20T14:33:00Z">
        <w:r w:rsidRPr="00085478" w:rsidDel="00085478">
          <w:rPr>
            <w:noProof/>
            <w:rPrChange w:id="202" w:author="Bence" w:date="2017-05-20T14:33:00Z">
              <w:rPr>
                <w:rStyle w:val="Hiperhivatkozs"/>
                <w:noProof/>
              </w:rPr>
            </w:rPrChange>
          </w:rPr>
          <w:delText>2.1.1</w:delText>
        </w:r>
        <w:r w:rsidDel="00085478">
          <w:rPr>
            <w:rFonts w:asciiTheme="minorHAnsi" w:eastAsiaTheme="minorEastAsia" w:hAnsiTheme="minorHAnsi" w:cstheme="minorBidi"/>
            <w:noProof/>
            <w:sz w:val="22"/>
            <w:szCs w:val="22"/>
            <w:lang w:eastAsia="hu-HU"/>
          </w:rPr>
          <w:tab/>
        </w:r>
        <w:r w:rsidRPr="00085478" w:rsidDel="00085478">
          <w:rPr>
            <w:noProof/>
            <w:rPrChange w:id="203" w:author="Bence" w:date="2017-05-20T14:33:00Z">
              <w:rPr>
                <w:rStyle w:val="Hiperhivatkozs"/>
                <w:noProof/>
              </w:rPr>
            </w:rPrChange>
          </w:rPr>
          <w:delText>Crestron</w:delText>
        </w:r>
        <w:r w:rsidDel="00085478">
          <w:rPr>
            <w:noProof/>
            <w:webHidden/>
          </w:rPr>
          <w:tab/>
          <w:delText>9</w:delText>
        </w:r>
      </w:del>
    </w:p>
    <w:p w14:paraId="619D2B53" w14:textId="0F5FDDD2" w:rsidR="0000178E" w:rsidDel="00085478" w:rsidRDefault="0000178E">
      <w:pPr>
        <w:pStyle w:val="TJ2"/>
        <w:rPr>
          <w:del w:id="204" w:author="Bence" w:date="2017-05-20T14:33:00Z"/>
          <w:rFonts w:asciiTheme="minorHAnsi" w:eastAsiaTheme="minorEastAsia" w:hAnsiTheme="minorHAnsi" w:cstheme="minorBidi"/>
          <w:noProof/>
          <w:sz w:val="22"/>
          <w:szCs w:val="22"/>
          <w:lang w:eastAsia="hu-HU"/>
        </w:rPr>
      </w:pPr>
      <w:del w:id="205" w:author="Bence" w:date="2017-05-20T14:33:00Z">
        <w:r w:rsidRPr="00085478" w:rsidDel="00085478">
          <w:rPr>
            <w:noProof/>
            <w:rPrChange w:id="206" w:author="Bence" w:date="2017-05-20T14:33:00Z">
              <w:rPr>
                <w:rStyle w:val="Hiperhivatkozs"/>
                <w:noProof/>
              </w:rPr>
            </w:rPrChange>
          </w:rPr>
          <w:delText>2.2</w:delText>
        </w:r>
        <w:r w:rsidDel="00085478">
          <w:rPr>
            <w:rFonts w:asciiTheme="minorHAnsi" w:eastAsiaTheme="minorEastAsia" w:hAnsiTheme="minorHAnsi" w:cstheme="minorBidi"/>
            <w:noProof/>
            <w:sz w:val="22"/>
            <w:szCs w:val="22"/>
            <w:lang w:eastAsia="hu-HU"/>
          </w:rPr>
          <w:tab/>
        </w:r>
        <w:r w:rsidRPr="00085478" w:rsidDel="00085478">
          <w:rPr>
            <w:noProof/>
            <w:rPrChange w:id="207" w:author="Bence" w:date="2017-05-20T14:33:00Z">
              <w:rPr>
                <w:rStyle w:val="Hiperhivatkozs"/>
                <w:noProof/>
              </w:rPr>
            </w:rPrChange>
          </w:rPr>
          <w:delText>Alkalmazott technológiák</w:delText>
        </w:r>
        <w:r w:rsidDel="00085478">
          <w:rPr>
            <w:noProof/>
            <w:webHidden/>
          </w:rPr>
          <w:tab/>
          <w:delText>9</w:delText>
        </w:r>
      </w:del>
    </w:p>
    <w:p w14:paraId="65940610" w14:textId="32C98C39" w:rsidR="0000178E" w:rsidDel="00085478" w:rsidRDefault="0000178E">
      <w:pPr>
        <w:pStyle w:val="TJ3"/>
        <w:tabs>
          <w:tab w:val="left" w:pos="1320"/>
          <w:tab w:val="right" w:leader="dot" w:pos="9060"/>
        </w:tabs>
        <w:rPr>
          <w:del w:id="208" w:author="Bence" w:date="2017-05-20T14:33:00Z"/>
          <w:rFonts w:asciiTheme="minorHAnsi" w:eastAsiaTheme="minorEastAsia" w:hAnsiTheme="minorHAnsi" w:cstheme="minorBidi"/>
          <w:noProof/>
          <w:sz w:val="22"/>
          <w:szCs w:val="22"/>
          <w:lang w:eastAsia="hu-HU"/>
        </w:rPr>
      </w:pPr>
      <w:del w:id="209" w:author="Bence" w:date="2017-05-20T14:33:00Z">
        <w:r w:rsidRPr="00085478" w:rsidDel="00085478">
          <w:rPr>
            <w:noProof/>
            <w:rPrChange w:id="210" w:author="Bence" w:date="2017-05-20T14:33:00Z">
              <w:rPr>
                <w:rStyle w:val="Hiperhivatkozs"/>
                <w:noProof/>
              </w:rPr>
            </w:rPrChange>
          </w:rPr>
          <w:delText>2.2.1</w:delText>
        </w:r>
        <w:r w:rsidDel="00085478">
          <w:rPr>
            <w:rFonts w:asciiTheme="minorHAnsi" w:eastAsiaTheme="minorEastAsia" w:hAnsiTheme="minorHAnsi" w:cstheme="minorBidi"/>
            <w:noProof/>
            <w:sz w:val="22"/>
            <w:szCs w:val="22"/>
            <w:lang w:eastAsia="hu-HU"/>
          </w:rPr>
          <w:tab/>
        </w:r>
        <w:r w:rsidRPr="00085478" w:rsidDel="00085478">
          <w:rPr>
            <w:noProof/>
            <w:rPrChange w:id="211" w:author="Bence" w:date="2017-05-20T14:33:00Z">
              <w:rPr>
                <w:rStyle w:val="Hiperhivatkozs"/>
                <w:noProof/>
              </w:rPr>
            </w:rPrChange>
          </w:rPr>
          <w:delText>JSON</w:delText>
        </w:r>
        <w:r w:rsidDel="00085478">
          <w:rPr>
            <w:noProof/>
            <w:webHidden/>
          </w:rPr>
          <w:tab/>
          <w:delText>9</w:delText>
        </w:r>
      </w:del>
    </w:p>
    <w:p w14:paraId="7AB977C3" w14:textId="6AFEDF31" w:rsidR="0000178E" w:rsidDel="00085478" w:rsidRDefault="0000178E">
      <w:pPr>
        <w:pStyle w:val="TJ3"/>
        <w:tabs>
          <w:tab w:val="left" w:pos="1320"/>
          <w:tab w:val="right" w:leader="dot" w:pos="9060"/>
        </w:tabs>
        <w:rPr>
          <w:del w:id="212" w:author="Bence" w:date="2017-05-20T14:33:00Z"/>
          <w:rFonts w:asciiTheme="minorHAnsi" w:eastAsiaTheme="minorEastAsia" w:hAnsiTheme="minorHAnsi" w:cstheme="minorBidi"/>
          <w:noProof/>
          <w:sz w:val="22"/>
          <w:szCs w:val="22"/>
          <w:lang w:eastAsia="hu-HU"/>
        </w:rPr>
      </w:pPr>
      <w:del w:id="213" w:author="Bence" w:date="2017-05-20T14:33:00Z">
        <w:r w:rsidRPr="00085478" w:rsidDel="00085478">
          <w:rPr>
            <w:noProof/>
            <w:rPrChange w:id="214" w:author="Bence" w:date="2017-05-20T14:33:00Z">
              <w:rPr>
                <w:rStyle w:val="Hiperhivatkozs"/>
                <w:noProof/>
              </w:rPr>
            </w:rPrChange>
          </w:rPr>
          <w:delText>2.2.2</w:delText>
        </w:r>
        <w:r w:rsidDel="00085478">
          <w:rPr>
            <w:rFonts w:asciiTheme="minorHAnsi" w:eastAsiaTheme="minorEastAsia" w:hAnsiTheme="minorHAnsi" w:cstheme="minorBidi"/>
            <w:noProof/>
            <w:sz w:val="22"/>
            <w:szCs w:val="22"/>
            <w:lang w:eastAsia="hu-HU"/>
          </w:rPr>
          <w:tab/>
        </w:r>
        <w:r w:rsidRPr="00085478" w:rsidDel="00085478">
          <w:rPr>
            <w:noProof/>
            <w:rPrChange w:id="215" w:author="Bence" w:date="2017-05-20T14:33:00Z">
              <w:rPr>
                <w:rStyle w:val="Hiperhivatkozs"/>
                <w:noProof/>
              </w:rPr>
            </w:rPrChange>
          </w:rPr>
          <w:delText>HighCharts</w:delText>
        </w:r>
        <w:r w:rsidDel="00085478">
          <w:rPr>
            <w:noProof/>
            <w:webHidden/>
          </w:rPr>
          <w:tab/>
          <w:delText>10</w:delText>
        </w:r>
      </w:del>
    </w:p>
    <w:p w14:paraId="38347FE2" w14:textId="7DC0B284" w:rsidR="0000178E" w:rsidDel="00085478" w:rsidRDefault="0000178E">
      <w:pPr>
        <w:pStyle w:val="TJ1"/>
        <w:tabs>
          <w:tab w:val="left" w:pos="482"/>
        </w:tabs>
        <w:rPr>
          <w:del w:id="216" w:author="Bence" w:date="2017-05-20T14:33:00Z"/>
          <w:rFonts w:asciiTheme="minorHAnsi" w:eastAsiaTheme="minorEastAsia" w:hAnsiTheme="minorHAnsi" w:cstheme="minorBidi"/>
          <w:b w:val="0"/>
          <w:noProof/>
          <w:sz w:val="22"/>
          <w:szCs w:val="22"/>
          <w:lang w:eastAsia="hu-HU"/>
        </w:rPr>
      </w:pPr>
      <w:del w:id="217" w:author="Bence" w:date="2017-05-20T14:33:00Z">
        <w:r w:rsidRPr="00085478" w:rsidDel="00085478">
          <w:rPr>
            <w:noProof/>
            <w:rPrChange w:id="218" w:author="Bence" w:date="2017-05-20T14:33:00Z">
              <w:rPr>
                <w:rStyle w:val="Hiperhivatkozs"/>
                <w:noProof/>
              </w:rPr>
            </w:rPrChange>
          </w:rPr>
          <w:delText>3</w:delText>
        </w:r>
        <w:r w:rsidDel="00085478">
          <w:rPr>
            <w:rFonts w:asciiTheme="minorHAnsi" w:eastAsiaTheme="minorEastAsia" w:hAnsiTheme="minorHAnsi" w:cstheme="minorBidi"/>
            <w:b w:val="0"/>
            <w:noProof/>
            <w:sz w:val="22"/>
            <w:szCs w:val="22"/>
            <w:lang w:eastAsia="hu-HU"/>
          </w:rPr>
          <w:tab/>
        </w:r>
        <w:r w:rsidRPr="00085478" w:rsidDel="00085478">
          <w:rPr>
            <w:noProof/>
            <w:rPrChange w:id="219" w:author="Bence" w:date="2017-05-20T14:33:00Z">
              <w:rPr>
                <w:rStyle w:val="Hiperhivatkozs"/>
                <w:noProof/>
              </w:rPr>
            </w:rPrChange>
          </w:rPr>
          <w:delText>Feladat</w:delText>
        </w:r>
        <w:r w:rsidDel="00085478">
          <w:rPr>
            <w:noProof/>
            <w:webHidden/>
          </w:rPr>
          <w:tab/>
          <w:delText>11</w:delText>
        </w:r>
      </w:del>
    </w:p>
    <w:p w14:paraId="511AC74F" w14:textId="72B4BFCD" w:rsidR="0000178E" w:rsidDel="00085478" w:rsidRDefault="0000178E">
      <w:pPr>
        <w:pStyle w:val="TJ2"/>
        <w:rPr>
          <w:del w:id="220" w:author="Bence" w:date="2017-05-20T14:33:00Z"/>
          <w:rFonts w:asciiTheme="minorHAnsi" w:eastAsiaTheme="minorEastAsia" w:hAnsiTheme="minorHAnsi" w:cstheme="minorBidi"/>
          <w:noProof/>
          <w:sz w:val="22"/>
          <w:szCs w:val="22"/>
          <w:lang w:eastAsia="hu-HU"/>
        </w:rPr>
      </w:pPr>
      <w:del w:id="221" w:author="Bence" w:date="2017-05-20T14:33:00Z">
        <w:r w:rsidRPr="00085478" w:rsidDel="00085478">
          <w:rPr>
            <w:noProof/>
            <w:rPrChange w:id="222" w:author="Bence" w:date="2017-05-20T14:33:00Z">
              <w:rPr>
                <w:rStyle w:val="Hiperhivatkozs"/>
                <w:noProof/>
              </w:rPr>
            </w:rPrChange>
          </w:rPr>
          <w:delText>3.1</w:delText>
        </w:r>
        <w:r w:rsidDel="00085478">
          <w:rPr>
            <w:rFonts w:asciiTheme="minorHAnsi" w:eastAsiaTheme="minorEastAsia" w:hAnsiTheme="minorHAnsi" w:cstheme="minorBidi"/>
            <w:noProof/>
            <w:sz w:val="22"/>
            <w:szCs w:val="22"/>
            <w:lang w:eastAsia="hu-HU"/>
          </w:rPr>
          <w:tab/>
        </w:r>
        <w:r w:rsidRPr="00085478" w:rsidDel="00085478">
          <w:rPr>
            <w:noProof/>
            <w:rPrChange w:id="223" w:author="Bence" w:date="2017-05-20T14:33:00Z">
              <w:rPr>
                <w:rStyle w:val="Hiperhivatkozs"/>
                <w:noProof/>
              </w:rPr>
            </w:rPrChange>
          </w:rPr>
          <w:delText>A feladat célja</w:delText>
        </w:r>
        <w:r w:rsidDel="00085478">
          <w:rPr>
            <w:noProof/>
            <w:webHidden/>
          </w:rPr>
          <w:tab/>
          <w:delText>11</w:delText>
        </w:r>
      </w:del>
    </w:p>
    <w:p w14:paraId="0B5D031C" w14:textId="64EF68FA" w:rsidR="0000178E" w:rsidDel="00085478" w:rsidRDefault="0000178E">
      <w:pPr>
        <w:pStyle w:val="TJ2"/>
        <w:rPr>
          <w:del w:id="224" w:author="Bence" w:date="2017-05-20T14:33:00Z"/>
          <w:rFonts w:asciiTheme="minorHAnsi" w:eastAsiaTheme="minorEastAsia" w:hAnsiTheme="minorHAnsi" w:cstheme="minorBidi"/>
          <w:noProof/>
          <w:sz w:val="22"/>
          <w:szCs w:val="22"/>
          <w:lang w:eastAsia="hu-HU"/>
        </w:rPr>
      </w:pPr>
      <w:del w:id="225" w:author="Bence" w:date="2017-05-20T14:33:00Z">
        <w:r w:rsidRPr="00085478" w:rsidDel="00085478">
          <w:rPr>
            <w:noProof/>
            <w:rPrChange w:id="226" w:author="Bence" w:date="2017-05-20T14:33:00Z">
              <w:rPr>
                <w:rStyle w:val="Hiperhivatkozs"/>
                <w:noProof/>
              </w:rPr>
            </w:rPrChange>
          </w:rPr>
          <w:delText>3.2</w:delText>
        </w:r>
        <w:r w:rsidDel="00085478">
          <w:rPr>
            <w:rFonts w:asciiTheme="minorHAnsi" w:eastAsiaTheme="minorEastAsia" w:hAnsiTheme="minorHAnsi" w:cstheme="minorBidi"/>
            <w:noProof/>
            <w:sz w:val="22"/>
            <w:szCs w:val="22"/>
            <w:lang w:eastAsia="hu-HU"/>
          </w:rPr>
          <w:tab/>
        </w:r>
        <w:r w:rsidRPr="00085478" w:rsidDel="00085478">
          <w:rPr>
            <w:noProof/>
            <w:rPrChange w:id="227" w:author="Bence" w:date="2017-05-20T14:33:00Z">
              <w:rPr>
                <w:rStyle w:val="Hiperhivatkozs"/>
                <w:noProof/>
              </w:rPr>
            </w:rPrChange>
          </w:rPr>
          <w:delText>Szenzor működési módok</w:delText>
        </w:r>
        <w:r w:rsidDel="00085478">
          <w:rPr>
            <w:noProof/>
            <w:webHidden/>
          </w:rPr>
          <w:tab/>
          <w:delText>11</w:delText>
        </w:r>
      </w:del>
    </w:p>
    <w:p w14:paraId="0A4D01BF" w14:textId="4B6BD7B2" w:rsidR="0000178E" w:rsidDel="00085478" w:rsidRDefault="0000178E">
      <w:pPr>
        <w:pStyle w:val="TJ1"/>
        <w:tabs>
          <w:tab w:val="left" w:pos="482"/>
        </w:tabs>
        <w:rPr>
          <w:del w:id="228" w:author="Bence" w:date="2017-05-20T14:33:00Z"/>
          <w:rFonts w:asciiTheme="minorHAnsi" w:eastAsiaTheme="minorEastAsia" w:hAnsiTheme="minorHAnsi" w:cstheme="minorBidi"/>
          <w:b w:val="0"/>
          <w:noProof/>
          <w:sz w:val="22"/>
          <w:szCs w:val="22"/>
          <w:lang w:eastAsia="hu-HU"/>
        </w:rPr>
      </w:pPr>
      <w:del w:id="229" w:author="Bence" w:date="2017-05-20T14:33:00Z">
        <w:r w:rsidRPr="00085478" w:rsidDel="00085478">
          <w:rPr>
            <w:noProof/>
            <w:rPrChange w:id="230" w:author="Bence" w:date="2017-05-20T14:33:00Z">
              <w:rPr>
                <w:rStyle w:val="Hiperhivatkozs"/>
                <w:noProof/>
              </w:rPr>
            </w:rPrChange>
          </w:rPr>
          <w:delText>4</w:delText>
        </w:r>
        <w:r w:rsidDel="00085478">
          <w:rPr>
            <w:rFonts w:asciiTheme="minorHAnsi" w:eastAsiaTheme="minorEastAsia" w:hAnsiTheme="minorHAnsi" w:cstheme="minorBidi"/>
            <w:b w:val="0"/>
            <w:noProof/>
            <w:sz w:val="22"/>
            <w:szCs w:val="22"/>
            <w:lang w:eastAsia="hu-HU"/>
          </w:rPr>
          <w:tab/>
        </w:r>
        <w:r w:rsidRPr="00085478" w:rsidDel="00085478">
          <w:rPr>
            <w:noProof/>
            <w:rPrChange w:id="231" w:author="Bence" w:date="2017-05-20T14:33:00Z">
              <w:rPr>
                <w:rStyle w:val="Hiperhivatkozs"/>
                <w:noProof/>
              </w:rPr>
            </w:rPrChange>
          </w:rPr>
          <w:delText>Irodalomkutatás</w:delText>
        </w:r>
        <w:r w:rsidDel="00085478">
          <w:rPr>
            <w:noProof/>
            <w:webHidden/>
          </w:rPr>
          <w:tab/>
          <w:delText>12</w:delText>
        </w:r>
      </w:del>
    </w:p>
    <w:p w14:paraId="4748B52F" w14:textId="6AE84E95" w:rsidR="0000178E" w:rsidDel="00085478" w:rsidRDefault="0000178E">
      <w:pPr>
        <w:pStyle w:val="TJ2"/>
        <w:rPr>
          <w:del w:id="232" w:author="Bence" w:date="2017-05-20T14:33:00Z"/>
          <w:rFonts w:asciiTheme="minorHAnsi" w:eastAsiaTheme="minorEastAsia" w:hAnsiTheme="minorHAnsi" w:cstheme="minorBidi"/>
          <w:noProof/>
          <w:sz w:val="22"/>
          <w:szCs w:val="22"/>
          <w:lang w:eastAsia="hu-HU"/>
        </w:rPr>
      </w:pPr>
      <w:del w:id="233" w:author="Bence" w:date="2017-05-20T14:33:00Z">
        <w:r w:rsidRPr="00085478" w:rsidDel="00085478">
          <w:rPr>
            <w:noProof/>
            <w:rPrChange w:id="234" w:author="Bence" w:date="2017-05-20T14:33:00Z">
              <w:rPr>
                <w:rStyle w:val="Hiperhivatkozs"/>
                <w:noProof/>
              </w:rPr>
            </w:rPrChange>
          </w:rPr>
          <w:delText>4.1</w:delText>
        </w:r>
        <w:r w:rsidDel="00085478">
          <w:rPr>
            <w:rFonts w:asciiTheme="minorHAnsi" w:eastAsiaTheme="minorEastAsia" w:hAnsiTheme="minorHAnsi" w:cstheme="minorBidi"/>
            <w:noProof/>
            <w:sz w:val="22"/>
            <w:szCs w:val="22"/>
            <w:lang w:eastAsia="hu-HU"/>
          </w:rPr>
          <w:tab/>
        </w:r>
        <w:r w:rsidRPr="00085478" w:rsidDel="00085478">
          <w:rPr>
            <w:noProof/>
            <w:rPrChange w:id="235" w:author="Bence" w:date="2017-05-20T14:33:00Z">
              <w:rPr>
                <w:rStyle w:val="Hiperhivatkozs"/>
                <w:noProof/>
              </w:rPr>
            </w:rPrChange>
          </w:rPr>
          <w:delText>Az ESP8266-ról</w:delText>
        </w:r>
        <w:r w:rsidDel="00085478">
          <w:rPr>
            <w:noProof/>
            <w:webHidden/>
          </w:rPr>
          <w:tab/>
          <w:delText>12</w:delText>
        </w:r>
      </w:del>
    </w:p>
    <w:p w14:paraId="4B5B99C6" w14:textId="4E56A687" w:rsidR="0000178E" w:rsidDel="00085478" w:rsidRDefault="0000178E">
      <w:pPr>
        <w:pStyle w:val="TJ2"/>
        <w:rPr>
          <w:del w:id="236" w:author="Bence" w:date="2017-05-20T14:33:00Z"/>
          <w:rFonts w:asciiTheme="minorHAnsi" w:eastAsiaTheme="minorEastAsia" w:hAnsiTheme="minorHAnsi" w:cstheme="minorBidi"/>
          <w:noProof/>
          <w:sz w:val="22"/>
          <w:szCs w:val="22"/>
          <w:lang w:eastAsia="hu-HU"/>
        </w:rPr>
      </w:pPr>
      <w:del w:id="237" w:author="Bence" w:date="2017-05-20T14:33:00Z">
        <w:r w:rsidRPr="00085478" w:rsidDel="00085478">
          <w:rPr>
            <w:noProof/>
            <w:rPrChange w:id="238" w:author="Bence" w:date="2017-05-20T14:33:00Z">
              <w:rPr>
                <w:rStyle w:val="Hiperhivatkozs"/>
                <w:noProof/>
              </w:rPr>
            </w:rPrChange>
          </w:rPr>
          <w:delText>4.2</w:delText>
        </w:r>
        <w:r w:rsidDel="00085478">
          <w:rPr>
            <w:rFonts w:asciiTheme="minorHAnsi" w:eastAsiaTheme="minorEastAsia" w:hAnsiTheme="minorHAnsi" w:cstheme="minorBidi"/>
            <w:noProof/>
            <w:sz w:val="22"/>
            <w:szCs w:val="22"/>
            <w:lang w:eastAsia="hu-HU"/>
          </w:rPr>
          <w:tab/>
        </w:r>
        <w:r w:rsidRPr="00085478" w:rsidDel="00085478">
          <w:rPr>
            <w:noProof/>
            <w:rPrChange w:id="239" w:author="Bence" w:date="2017-05-20T14:33:00Z">
              <w:rPr>
                <w:rStyle w:val="Hiperhivatkozs"/>
                <w:noProof/>
              </w:rPr>
            </w:rPrChange>
          </w:rPr>
          <w:delText>ESP-12 tesztpanel</w:delText>
        </w:r>
        <w:r w:rsidDel="00085478">
          <w:rPr>
            <w:noProof/>
            <w:webHidden/>
          </w:rPr>
          <w:tab/>
          <w:delText>13</w:delText>
        </w:r>
      </w:del>
    </w:p>
    <w:p w14:paraId="142728A2" w14:textId="0772429F" w:rsidR="0000178E" w:rsidDel="00085478" w:rsidRDefault="0000178E">
      <w:pPr>
        <w:pStyle w:val="TJ2"/>
        <w:rPr>
          <w:del w:id="240" w:author="Bence" w:date="2017-05-20T14:33:00Z"/>
          <w:rFonts w:asciiTheme="minorHAnsi" w:eastAsiaTheme="minorEastAsia" w:hAnsiTheme="minorHAnsi" w:cstheme="minorBidi"/>
          <w:noProof/>
          <w:sz w:val="22"/>
          <w:szCs w:val="22"/>
          <w:lang w:eastAsia="hu-HU"/>
        </w:rPr>
      </w:pPr>
      <w:del w:id="241" w:author="Bence" w:date="2017-05-20T14:33:00Z">
        <w:r w:rsidRPr="00085478" w:rsidDel="00085478">
          <w:rPr>
            <w:noProof/>
            <w:rPrChange w:id="242" w:author="Bence" w:date="2017-05-20T14:33:00Z">
              <w:rPr>
                <w:rStyle w:val="Hiperhivatkozs"/>
                <w:noProof/>
              </w:rPr>
            </w:rPrChange>
          </w:rPr>
          <w:delText>4.3</w:delText>
        </w:r>
        <w:r w:rsidDel="00085478">
          <w:rPr>
            <w:rFonts w:asciiTheme="minorHAnsi" w:eastAsiaTheme="minorEastAsia" w:hAnsiTheme="minorHAnsi" w:cstheme="minorBidi"/>
            <w:noProof/>
            <w:sz w:val="22"/>
            <w:szCs w:val="22"/>
            <w:lang w:eastAsia="hu-HU"/>
          </w:rPr>
          <w:tab/>
        </w:r>
        <w:r w:rsidRPr="00085478" w:rsidDel="00085478">
          <w:rPr>
            <w:noProof/>
            <w:rPrChange w:id="243" w:author="Bence" w:date="2017-05-20T14:33:00Z">
              <w:rPr>
                <w:rStyle w:val="Hiperhivatkozs"/>
                <w:noProof/>
              </w:rPr>
            </w:rPrChange>
          </w:rPr>
          <w:delText>Fejlesztőkörnyezetek</w:delText>
        </w:r>
        <w:r w:rsidDel="00085478">
          <w:rPr>
            <w:noProof/>
            <w:webHidden/>
          </w:rPr>
          <w:tab/>
          <w:delText>13</w:delText>
        </w:r>
      </w:del>
    </w:p>
    <w:p w14:paraId="3D4E9150" w14:textId="22D7A041" w:rsidR="0000178E" w:rsidDel="00085478" w:rsidRDefault="0000178E">
      <w:pPr>
        <w:pStyle w:val="TJ3"/>
        <w:tabs>
          <w:tab w:val="left" w:pos="1320"/>
          <w:tab w:val="right" w:leader="dot" w:pos="9060"/>
        </w:tabs>
        <w:rPr>
          <w:del w:id="244" w:author="Bence" w:date="2017-05-20T14:33:00Z"/>
          <w:rFonts w:asciiTheme="minorHAnsi" w:eastAsiaTheme="minorEastAsia" w:hAnsiTheme="minorHAnsi" w:cstheme="minorBidi"/>
          <w:noProof/>
          <w:sz w:val="22"/>
          <w:szCs w:val="22"/>
          <w:lang w:eastAsia="hu-HU"/>
        </w:rPr>
      </w:pPr>
      <w:del w:id="245" w:author="Bence" w:date="2017-05-20T14:33:00Z">
        <w:r w:rsidRPr="00085478" w:rsidDel="00085478">
          <w:rPr>
            <w:noProof/>
            <w:rPrChange w:id="246" w:author="Bence" w:date="2017-05-20T14:33:00Z">
              <w:rPr>
                <w:rStyle w:val="Hiperhivatkozs"/>
                <w:noProof/>
              </w:rPr>
            </w:rPrChange>
          </w:rPr>
          <w:delText>4.3.1</w:delText>
        </w:r>
        <w:r w:rsidDel="00085478">
          <w:rPr>
            <w:rFonts w:asciiTheme="minorHAnsi" w:eastAsiaTheme="minorEastAsia" w:hAnsiTheme="minorHAnsi" w:cstheme="minorBidi"/>
            <w:noProof/>
            <w:sz w:val="22"/>
            <w:szCs w:val="22"/>
            <w:lang w:eastAsia="hu-HU"/>
          </w:rPr>
          <w:tab/>
        </w:r>
        <w:r w:rsidRPr="00085478" w:rsidDel="00085478">
          <w:rPr>
            <w:noProof/>
            <w:rPrChange w:id="247" w:author="Bence" w:date="2017-05-20T14:33:00Z">
              <w:rPr>
                <w:rStyle w:val="Hiperhivatkozs"/>
                <w:noProof/>
              </w:rPr>
            </w:rPrChange>
          </w:rPr>
          <w:delText>AT-Command</w:delText>
        </w:r>
        <w:r w:rsidDel="00085478">
          <w:rPr>
            <w:noProof/>
            <w:webHidden/>
          </w:rPr>
          <w:tab/>
          <w:delText>13</w:delText>
        </w:r>
      </w:del>
    </w:p>
    <w:p w14:paraId="0A298853" w14:textId="555CBFD5" w:rsidR="0000178E" w:rsidDel="00085478" w:rsidRDefault="0000178E">
      <w:pPr>
        <w:pStyle w:val="TJ3"/>
        <w:tabs>
          <w:tab w:val="left" w:pos="1320"/>
          <w:tab w:val="right" w:leader="dot" w:pos="9060"/>
        </w:tabs>
        <w:rPr>
          <w:del w:id="248" w:author="Bence" w:date="2017-05-20T14:33:00Z"/>
          <w:rFonts w:asciiTheme="minorHAnsi" w:eastAsiaTheme="minorEastAsia" w:hAnsiTheme="minorHAnsi" w:cstheme="minorBidi"/>
          <w:noProof/>
          <w:sz w:val="22"/>
          <w:szCs w:val="22"/>
          <w:lang w:eastAsia="hu-HU"/>
        </w:rPr>
      </w:pPr>
      <w:del w:id="249" w:author="Bence" w:date="2017-05-20T14:33:00Z">
        <w:r w:rsidRPr="00085478" w:rsidDel="00085478">
          <w:rPr>
            <w:noProof/>
            <w:rPrChange w:id="250" w:author="Bence" w:date="2017-05-20T14:33:00Z">
              <w:rPr>
                <w:rStyle w:val="Hiperhivatkozs"/>
                <w:noProof/>
              </w:rPr>
            </w:rPrChange>
          </w:rPr>
          <w:delText>4.3.2</w:delText>
        </w:r>
        <w:r w:rsidDel="00085478">
          <w:rPr>
            <w:rFonts w:asciiTheme="minorHAnsi" w:eastAsiaTheme="minorEastAsia" w:hAnsiTheme="minorHAnsi" w:cstheme="minorBidi"/>
            <w:noProof/>
            <w:sz w:val="22"/>
            <w:szCs w:val="22"/>
            <w:lang w:eastAsia="hu-HU"/>
          </w:rPr>
          <w:tab/>
        </w:r>
        <w:r w:rsidRPr="00085478" w:rsidDel="00085478">
          <w:rPr>
            <w:noProof/>
            <w:rPrChange w:id="251" w:author="Bence" w:date="2017-05-20T14:33:00Z">
              <w:rPr>
                <w:rStyle w:val="Hiperhivatkozs"/>
                <w:noProof/>
              </w:rPr>
            </w:rPrChange>
          </w:rPr>
          <w:delText>NodeMCU</w:delText>
        </w:r>
        <w:r w:rsidDel="00085478">
          <w:rPr>
            <w:noProof/>
            <w:webHidden/>
          </w:rPr>
          <w:tab/>
          <w:delText>14</w:delText>
        </w:r>
      </w:del>
    </w:p>
    <w:p w14:paraId="765F9EF5" w14:textId="5949FAE2" w:rsidR="0000178E" w:rsidDel="00085478" w:rsidRDefault="0000178E">
      <w:pPr>
        <w:pStyle w:val="TJ3"/>
        <w:tabs>
          <w:tab w:val="left" w:pos="1320"/>
          <w:tab w:val="right" w:leader="dot" w:pos="9060"/>
        </w:tabs>
        <w:rPr>
          <w:del w:id="252" w:author="Bence" w:date="2017-05-20T14:33:00Z"/>
          <w:rFonts w:asciiTheme="minorHAnsi" w:eastAsiaTheme="minorEastAsia" w:hAnsiTheme="minorHAnsi" w:cstheme="minorBidi"/>
          <w:noProof/>
          <w:sz w:val="22"/>
          <w:szCs w:val="22"/>
          <w:lang w:eastAsia="hu-HU"/>
        </w:rPr>
      </w:pPr>
      <w:del w:id="253" w:author="Bence" w:date="2017-05-20T14:33:00Z">
        <w:r w:rsidRPr="00085478" w:rsidDel="00085478">
          <w:rPr>
            <w:noProof/>
            <w:rPrChange w:id="254" w:author="Bence" w:date="2017-05-20T14:33:00Z">
              <w:rPr>
                <w:rStyle w:val="Hiperhivatkozs"/>
                <w:noProof/>
              </w:rPr>
            </w:rPrChange>
          </w:rPr>
          <w:delText>4.3.3</w:delText>
        </w:r>
        <w:r w:rsidDel="00085478">
          <w:rPr>
            <w:rFonts w:asciiTheme="minorHAnsi" w:eastAsiaTheme="minorEastAsia" w:hAnsiTheme="minorHAnsi" w:cstheme="minorBidi"/>
            <w:noProof/>
            <w:sz w:val="22"/>
            <w:szCs w:val="22"/>
            <w:lang w:eastAsia="hu-HU"/>
          </w:rPr>
          <w:tab/>
        </w:r>
        <w:r w:rsidRPr="00085478" w:rsidDel="00085478">
          <w:rPr>
            <w:noProof/>
            <w:rPrChange w:id="255" w:author="Bence" w:date="2017-05-20T14:33:00Z">
              <w:rPr>
                <w:rStyle w:val="Hiperhivatkozs"/>
                <w:noProof/>
              </w:rPr>
            </w:rPrChange>
          </w:rPr>
          <w:delText>ESP SDK</w:delText>
        </w:r>
        <w:r w:rsidDel="00085478">
          <w:rPr>
            <w:noProof/>
            <w:webHidden/>
          </w:rPr>
          <w:tab/>
          <w:delText>14</w:delText>
        </w:r>
      </w:del>
    </w:p>
    <w:p w14:paraId="4D620FCB" w14:textId="4D5DDA0D" w:rsidR="0000178E" w:rsidDel="00085478" w:rsidRDefault="0000178E">
      <w:pPr>
        <w:pStyle w:val="TJ3"/>
        <w:tabs>
          <w:tab w:val="left" w:pos="1320"/>
          <w:tab w:val="right" w:leader="dot" w:pos="9060"/>
        </w:tabs>
        <w:rPr>
          <w:del w:id="256" w:author="Bence" w:date="2017-05-20T14:33:00Z"/>
          <w:rFonts w:asciiTheme="minorHAnsi" w:eastAsiaTheme="minorEastAsia" w:hAnsiTheme="minorHAnsi" w:cstheme="minorBidi"/>
          <w:noProof/>
          <w:sz w:val="22"/>
          <w:szCs w:val="22"/>
          <w:lang w:eastAsia="hu-HU"/>
        </w:rPr>
      </w:pPr>
      <w:del w:id="257" w:author="Bence" w:date="2017-05-20T14:33:00Z">
        <w:r w:rsidRPr="00085478" w:rsidDel="00085478">
          <w:rPr>
            <w:noProof/>
            <w:rPrChange w:id="258" w:author="Bence" w:date="2017-05-20T14:33:00Z">
              <w:rPr>
                <w:rStyle w:val="Hiperhivatkozs"/>
                <w:noProof/>
              </w:rPr>
            </w:rPrChange>
          </w:rPr>
          <w:delText>4.3.4</w:delText>
        </w:r>
        <w:r w:rsidDel="00085478">
          <w:rPr>
            <w:rFonts w:asciiTheme="minorHAnsi" w:eastAsiaTheme="minorEastAsia" w:hAnsiTheme="minorHAnsi" w:cstheme="minorBidi"/>
            <w:noProof/>
            <w:sz w:val="22"/>
            <w:szCs w:val="22"/>
            <w:lang w:eastAsia="hu-HU"/>
          </w:rPr>
          <w:tab/>
        </w:r>
        <w:r w:rsidRPr="00085478" w:rsidDel="00085478">
          <w:rPr>
            <w:noProof/>
            <w:rPrChange w:id="259" w:author="Bence" w:date="2017-05-20T14:33:00Z">
              <w:rPr>
                <w:rStyle w:val="Hiperhivatkozs"/>
                <w:noProof/>
              </w:rPr>
            </w:rPrChange>
          </w:rPr>
          <w:delText>Arduino</w:delText>
        </w:r>
        <w:r w:rsidDel="00085478">
          <w:rPr>
            <w:noProof/>
            <w:webHidden/>
          </w:rPr>
          <w:tab/>
          <w:delText>14</w:delText>
        </w:r>
      </w:del>
    </w:p>
    <w:p w14:paraId="4604C313" w14:textId="7A151A2C" w:rsidR="0000178E" w:rsidDel="00085478" w:rsidRDefault="0000178E">
      <w:pPr>
        <w:pStyle w:val="TJ1"/>
        <w:tabs>
          <w:tab w:val="left" w:pos="482"/>
        </w:tabs>
        <w:rPr>
          <w:del w:id="260" w:author="Bence" w:date="2017-05-20T14:33:00Z"/>
          <w:rFonts w:asciiTheme="minorHAnsi" w:eastAsiaTheme="minorEastAsia" w:hAnsiTheme="minorHAnsi" w:cstheme="minorBidi"/>
          <w:b w:val="0"/>
          <w:noProof/>
          <w:sz w:val="22"/>
          <w:szCs w:val="22"/>
          <w:lang w:eastAsia="hu-HU"/>
        </w:rPr>
      </w:pPr>
      <w:del w:id="261" w:author="Bence" w:date="2017-05-20T14:33:00Z">
        <w:r w:rsidRPr="00085478" w:rsidDel="00085478">
          <w:rPr>
            <w:noProof/>
            <w:rPrChange w:id="262" w:author="Bence" w:date="2017-05-20T14:33:00Z">
              <w:rPr>
                <w:rStyle w:val="Hiperhivatkozs"/>
                <w:noProof/>
              </w:rPr>
            </w:rPrChange>
          </w:rPr>
          <w:delText>5</w:delText>
        </w:r>
        <w:r w:rsidDel="00085478">
          <w:rPr>
            <w:rFonts w:asciiTheme="minorHAnsi" w:eastAsiaTheme="minorEastAsia" w:hAnsiTheme="minorHAnsi" w:cstheme="minorBidi"/>
            <w:b w:val="0"/>
            <w:noProof/>
            <w:sz w:val="22"/>
            <w:szCs w:val="22"/>
            <w:lang w:eastAsia="hu-HU"/>
          </w:rPr>
          <w:tab/>
        </w:r>
        <w:r w:rsidRPr="00085478" w:rsidDel="00085478">
          <w:rPr>
            <w:noProof/>
            <w:rPrChange w:id="263" w:author="Bence" w:date="2017-05-20T14:33:00Z">
              <w:rPr>
                <w:rStyle w:val="Hiperhivatkozs"/>
                <w:noProof/>
              </w:rPr>
            </w:rPrChange>
          </w:rPr>
          <w:delText>Tervezés</w:delText>
        </w:r>
        <w:r w:rsidDel="00085478">
          <w:rPr>
            <w:noProof/>
            <w:webHidden/>
          </w:rPr>
          <w:tab/>
          <w:delText>15</w:delText>
        </w:r>
      </w:del>
    </w:p>
    <w:p w14:paraId="3FBC920F" w14:textId="57984C74" w:rsidR="0000178E" w:rsidDel="00085478" w:rsidRDefault="0000178E">
      <w:pPr>
        <w:pStyle w:val="TJ2"/>
        <w:rPr>
          <w:del w:id="264" w:author="Bence" w:date="2017-05-20T14:33:00Z"/>
          <w:rFonts w:asciiTheme="minorHAnsi" w:eastAsiaTheme="minorEastAsia" w:hAnsiTheme="minorHAnsi" w:cstheme="minorBidi"/>
          <w:noProof/>
          <w:sz w:val="22"/>
          <w:szCs w:val="22"/>
          <w:lang w:eastAsia="hu-HU"/>
        </w:rPr>
      </w:pPr>
      <w:del w:id="265" w:author="Bence" w:date="2017-05-20T14:33:00Z">
        <w:r w:rsidRPr="00085478" w:rsidDel="00085478">
          <w:rPr>
            <w:noProof/>
            <w:rPrChange w:id="266" w:author="Bence" w:date="2017-05-20T14:33:00Z">
              <w:rPr>
                <w:rStyle w:val="Hiperhivatkozs"/>
                <w:noProof/>
              </w:rPr>
            </w:rPrChange>
          </w:rPr>
          <w:delText>5.1</w:delText>
        </w:r>
        <w:r w:rsidDel="00085478">
          <w:rPr>
            <w:rFonts w:asciiTheme="minorHAnsi" w:eastAsiaTheme="minorEastAsia" w:hAnsiTheme="minorHAnsi" w:cstheme="minorBidi"/>
            <w:noProof/>
            <w:sz w:val="22"/>
            <w:szCs w:val="22"/>
            <w:lang w:eastAsia="hu-HU"/>
          </w:rPr>
          <w:tab/>
        </w:r>
        <w:r w:rsidRPr="00085478" w:rsidDel="00085478">
          <w:rPr>
            <w:noProof/>
            <w:rPrChange w:id="267" w:author="Bence" w:date="2017-05-20T14:33:00Z">
              <w:rPr>
                <w:rStyle w:val="Hiperhivatkozs"/>
                <w:noProof/>
              </w:rPr>
            </w:rPrChange>
          </w:rPr>
          <w:delText>A rendszer topológiája</w:delText>
        </w:r>
        <w:r w:rsidDel="00085478">
          <w:rPr>
            <w:noProof/>
            <w:webHidden/>
          </w:rPr>
          <w:tab/>
          <w:delText>15</w:delText>
        </w:r>
      </w:del>
    </w:p>
    <w:p w14:paraId="403C2157" w14:textId="14CF4BD9" w:rsidR="0000178E" w:rsidDel="00085478" w:rsidRDefault="0000178E">
      <w:pPr>
        <w:pStyle w:val="TJ2"/>
        <w:rPr>
          <w:del w:id="268" w:author="Bence" w:date="2017-05-20T14:33:00Z"/>
          <w:rFonts w:asciiTheme="minorHAnsi" w:eastAsiaTheme="minorEastAsia" w:hAnsiTheme="minorHAnsi" w:cstheme="minorBidi"/>
          <w:noProof/>
          <w:sz w:val="22"/>
          <w:szCs w:val="22"/>
          <w:lang w:eastAsia="hu-HU"/>
        </w:rPr>
      </w:pPr>
      <w:del w:id="269" w:author="Bence" w:date="2017-05-20T14:33:00Z">
        <w:r w:rsidRPr="00085478" w:rsidDel="00085478">
          <w:rPr>
            <w:noProof/>
            <w:rPrChange w:id="270" w:author="Bence" w:date="2017-05-20T14:33:00Z">
              <w:rPr>
                <w:rStyle w:val="Hiperhivatkozs"/>
                <w:noProof/>
              </w:rPr>
            </w:rPrChange>
          </w:rPr>
          <w:delText>5.2</w:delText>
        </w:r>
        <w:r w:rsidDel="00085478">
          <w:rPr>
            <w:rFonts w:asciiTheme="minorHAnsi" w:eastAsiaTheme="minorEastAsia" w:hAnsiTheme="minorHAnsi" w:cstheme="minorBidi"/>
            <w:noProof/>
            <w:sz w:val="22"/>
            <w:szCs w:val="22"/>
            <w:lang w:eastAsia="hu-HU"/>
          </w:rPr>
          <w:tab/>
        </w:r>
        <w:r w:rsidRPr="00085478" w:rsidDel="00085478">
          <w:rPr>
            <w:noProof/>
            <w:rPrChange w:id="271" w:author="Bence" w:date="2017-05-20T14:33:00Z">
              <w:rPr>
                <w:rStyle w:val="Hiperhivatkozs"/>
                <w:noProof/>
              </w:rPr>
            </w:rPrChange>
          </w:rPr>
          <w:delText>Működési módok</w:delText>
        </w:r>
        <w:r w:rsidDel="00085478">
          <w:rPr>
            <w:noProof/>
            <w:webHidden/>
          </w:rPr>
          <w:tab/>
          <w:delText>15</w:delText>
        </w:r>
      </w:del>
    </w:p>
    <w:p w14:paraId="5DD7E2EA" w14:textId="1252FD62" w:rsidR="0000178E" w:rsidDel="00085478" w:rsidRDefault="0000178E">
      <w:pPr>
        <w:pStyle w:val="TJ3"/>
        <w:tabs>
          <w:tab w:val="left" w:pos="1320"/>
          <w:tab w:val="right" w:leader="dot" w:pos="9060"/>
        </w:tabs>
        <w:rPr>
          <w:del w:id="272" w:author="Bence" w:date="2017-05-20T14:33:00Z"/>
          <w:rFonts w:asciiTheme="minorHAnsi" w:eastAsiaTheme="minorEastAsia" w:hAnsiTheme="minorHAnsi" w:cstheme="minorBidi"/>
          <w:noProof/>
          <w:sz w:val="22"/>
          <w:szCs w:val="22"/>
          <w:lang w:eastAsia="hu-HU"/>
        </w:rPr>
      </w:pPr>
      <w:del w:id="273" w:author="Bence" w:date="2017-05-20T14:33:00Z">
        <w:r w:rsidRPr="00085478" w:rsidDel="00085478">
          <w:rPr>
            <w:noProof/>
            <w:rPrChange w:id="274" w:author="Bence" w:date="2017-05-20T14:33:00Z">
              <w:rPr>
                <w:rStyle w:val="Hiperhivatkozs"/>
                <w:noProof/>
              </w:rPr>
            </w:rPrChange>
          </w:rPr>
          <w:delText>5.2.1</w:delText>
        </w:r>
        <w:r w:rsidDel="00085478">
          <w:rPr>
            <w:rFonts w:asciiTheme="minorHAnsi" w:eastAsiaTheme="minorEastAsia" w:hAnsiTheme="minorHAnsi" w:cstheme="minorBidi"/>
            <w:noProof/>
            <w:sz w:val="22"/>
            <w:szCs w:val="22"/>
            <w:lang w:eastAsia="hu-HU"/>
          </w:rPr>
          <w:tab/>
        </w:r>
        <w:r w:rsidRPr="00085478" w:rsidDel="00085478">
          <w:rPr>
            <w:noProof/>
            <w:rPrChange w:id="275" w:author="Bence" w:date="2017-05-20T14:33:00Z">
              <w:rPr>
                <w:rStyle w:val="Hiperhivatkozs"/>
                <w:noProof/>
              </w:rPr>
            </w:rPrChange>
          </w:rPr>
          <w:delText>Szenzor</w:delText>
        </w:r>
        <w:r w:rsidDel="00085478">
          <w:rPr>
            <w:noProof/>
            <w:webHidden/>
          </w:rPr>
          <w:tab/>
          <w:delText>15</w:delText>
        </w:r>
      </w:del>
    </w:p>
    <w:p w14:paraId="3E2922D2" w14:textId="744BDEB8" w:rsidR="0000178E" w:rsidDel="00085478" w:rsidRDefault="0000178E">
      <w:pPr>
        <w:pStyle w:val="TJ2"/>
        <w:rPr>
          <w:del w:id="276" w:author="Bence" w:date="2017-05-20T14:33:00Z"/>
          <w:rFonts w:asciiTheme="minorHAnsi" w:eastAsiaTheme="minorEastAsia" w:hAnsiTheme="minorHAnsi" w:cstheme="minorBidi"/>
          <w:noProof/>
          <w:sz w:val="22"/>
          <w:szCs w:val="22"/>
          <w:lang w:eastAsia="hu-HU"/>
        </w:rPr>
      </w:pPr>
      <w:del w:id="277" w:author="Bence" w:date="2017-05-20T14:33:00Z">
        <w:r w:rsidRPr="00085478" w:rsidDel="00085478">
          <w:rPr>
            <w:noProof/>
            <w:rPrChange w:id="278" w:author="Bence" w:date="2017-05-20T14:33:00Z">
              <w:rPr>
                <w:rStyle w:val="Hiperhivatkozs"/>
                <w:noProof/>
              </w:rPr>
            </w:rPrChange>
          </w:rPr>
          <w:delText>5.3</w:delText>
        </w:r>
        <w:r w:rsidDel="00085478">
          <w:rPr>
            <w:rFonts w:asciiTheme="minorHAnsi" w:eastAsiaTheme="minorEastAsia" w:hAnsiTheme="minorHAnsi" w:cstheme="minorBidi"/>
            <w:noProof/>
            <w:sz w:val="22"/>
            <w:szCs w:val="22"/>
            <w:lang w:eastAsia="hu-HU"/>
          </w:rPr>
          <w:tab/>
        </w:r>
        <w:r w:rsidRPr="00085478" w:rsidDel="00085478">
          <w:rPr>
            <w:noProof/>
            <w:rPrChange w:id="279" w:author="Bence" w:date="2017-05-20T14:33:00Z">
              <w:rPr>
                <w:rStyle w:val="Hiperhivatkozs"/>
                <w:noProof/>
              </w:rPr>
            </w:rPrChange>
          </w:rPr>
          <w:delText>Működési módok</w:delText>
        </w:r>
        <w:r w:rsidDel="00085478">
          <w:rPr>
            <w:noProof/>
            <w:webHidden/>
          </w:rPr>
          <w:tab/>
          <w:delText>16</w:delText>
        </w:r>
      </w:del>
    </w:p>
    <w:p w14:paraId="4B2996C6" w14:textId="1236F2C1" w:rsidR="0000178E" w:rsidDel="00085478" w:rsidRDefault="0000178E">
      <w:pPr>
        <w:pStyle w:val="TJ3"/>
        <w:tabs>
          <w:tab w:val="left" w:pos="1320"/>
          <w:tab w:val="right" w:leader="dot" w:pos="9060"/>
        </w:tabs>
        <w:rPr>
          <w:del w:id="280" w:author="Bence" w:date="2017-05-20T14:33:00Z"/>
          <w:rFonts w:asciiTheme="minorHAnsi" w:eastAsiaTheme="minorEastAsia" w:hAnsiTheme="minorHAnsi" w:cstheme="minorBidi"/>
          <w:noProof/>
          <w:sz w:val="22"/>
          <w:szCs w:val="22"/>
          <w:lang w:eastAsia="hu-HU"/>
        </w:rPr>
      </w:pPr>
      <w:del w:id="281" w:author="Bence" w:date="2017-05-20T14:33:00Z">
        <w:r w:rsidRPr="00085478" w:rsidDel="00085478">
          <w:rPr>
            <w:noProof/>
            <w:rPrChange w:id="282" w:author="Bence" w:date="2017-05-20T14:33:00Z">
              <w:rPr>
                <w:rStyle w:val="Hiperhivatkozs"/>
                <w:noProof/>
              </w:rPr>
            </w:rPrChange>
          </w:rPr>
          <w:delText>5.3.1</w:delText>
        </w:r>
        <w:r w:rsidDel="00085478">
          <w:rPr>
            <w:rFonts w:asciiTheme="minorHAnsi" w:eastAsiaTheme="minorEastAsia" w:hAnsiTheme="minorHAnsi" w:cstheme="minorBidi"/>
            <w:noProof/>
            <w:sz w:val="22"/>
            <w:szCs w:val="22"/>
            <w:lang w:eastAsia="hu-HU"/>
          </w:rPr>
          <w:tab/>
        </w:r>
        <w:r w:rsidRPr="00085478" w:rsidDel="00085478">
          <w:rPr>
            <w:noProof/>
            <w:rPrChange w:id="283" w:author="Bence" w:date="2017-05-20T14:33:00Z">
              <w:rPr>
                <w:rStyle w:val="Hiperhivatkozs"/>
                <w:noProof/>
              </w:rPr>
            </w:rPrChange>
          </w:rPr>
          <w:delText>Lokális szerver</w:delText>
        </w:r>
        <w:r w:rsidDel="00085478">
          <w:rPr>
            <w:noProof/>
            <w:webHidden/>
          </w:rPr>
          <w:tab/>
          <w:delText>16</w:delText>
        </w:r>
      </w:del>
    </w:p>
    <w:p w14:paraId="158A0485" w14:textId="2F921493" w:rsidR="0000178E" w:rsidDel="00085478" w:rsidRDefault="0000178E">
      <w:pPr>
        <w:pStyle w:val="TJ3"/>
        <w:tabs>
          <w:tab w:val="left" w:pos="1320"/>
          <w:tab w:val="right" w:leader="dot" w:pos="9060"/>
        </w:tabs>
        <w:rPr>
          <w:del w:id="284" w:author="Bence" w:date="2017-05-20T14:33:00Z"/>
          <w:rFonts w:asciiTheme="minorHAnsi" w:eastAsiaTheme="minorEastAsia" w:hAnsiTheme="minorHAnsi" w:cstheme="minorBidi"/>
          <w:noProof/>
          <w:sz w:val="22"/>
          <w:szCs w:val="22"/>
          <w:lang w:eastAsia="hu-HU"/>
        </w:rPr>
      </w:pPr>
      <w:del w:id="285" w:author="Bence" w:date="2017-05-20T14:33:00Z">
        <w:r w:rsidRPr="00085478" w:rsidDel="00085478">
          <w:rPr>
            <w:noProof/>
            <w:rPrChange w:id="286" w:author="Bence" w:date="2017-05-20T14:33:00Z">
              <w:rPr>
                <w:rStyle w:val="Hiperhivatkozs"/>
                <w:noProof/>
              </w:rPr>
            </w:rPrChange>
          </w:rPr>
          <w:delText>5.3.2</w:delText>
        </w:r>
        <w:r w:rsidDel="00085478">
          <w:rPr>
            <w:rFonts w:asciiTheme="minorHAnsi" w:eastAsiaTheme="minorEastAsia" w:hAnsiTheme="minorHAnsi" w:cstheme="minorBidi"/>
            <w:noProof/>
            <w:sz w:val="22"/>
            <w:szCs w:val="22"/>
            <w:lang w:eastAsia="hu-HU"/>
          </w:rPr>
          <w:tab/>
        </w:r>
        <w:r w:rsidRPr="00085478" w:rsidDel="00085478">
          <w:rPr>
            <w:noProof/>
            <w:rPrChange w:id="287" w:author="Bence" w:date="2017-05-20T14:33:00Z">
              <w:rPr>
                <w:rStyle w:val="Hiperhivatkozs"/>
                <w:noProof/>
              </w:rPr>
            </w:rPrChange>
          </w:rPr>
          <w:delText>Beavatkozó</w:delText>
        </w:r>
        <w:r w:rsidDel="00085478">
          <w:rPr>
            <w:noProof/>
            <w:webHidden/>
          </w:rPr>
          <w:tab/>
          <w:delText>17</w:delText>
        </w:r>
      </w:del>
    </w:p>
    <w:p w14:paraId="6ADC2CF1" w14:textId="21594958" w:rsidR="0000178E" w:rsidDel="00085478" w:rsidRDefault="0000178E">
      <w:pPr>
        <w:pStyle w:val="TJ3"/>
        <w:tabs>
          <w:tab w:val="left" w:pos="1320"/>
          <w:tab w:val="right" w:leader="dot" w:pos="9060"/>
        </w:tabs>
        <w:rPr>
          <w:del w:id="288" w:author="Bence" w:date="2017-05-20T14:33:00Z"/>
          <w:rFonts w:asciiTheme="minorHAnsi" w:eastAsiaTheme="minorEastAsia" w:hAnsiTheme="minorHAnsi" w:cstheme="minorBidi"/>
          <w:noProof/>
          <w:sz w:val="22"/>
          <w:szCs w:val="22"/>
          <w:lang w:eastAsia="hu-HU"/>
        </w:rPr>
      </w:pPr>
      <w:del w:id="289" w:author="Bence" w:date="2017-05-20T14:33:00Z">
        <w:r w:rsidRPr="00085478" w:rsidDel="00085478">
          <w:rPr>
            <w:noProof/>
            <w:rPrChange w:id="290" w:author="Bence" w:date="2017-05-20T14:33:00Z">
              <w:rPr>
                <w:rStyle w:val="Hiperhivatkozs"/>
                <w:noProof/>
              </w:rPr>
            </w:rPrChange>
          </w:rPr>
          <w:delText>5.3.3</w:delText>
        </w:r>
        <w:r w:rsidDel="00085478">
          <w:rPr>
            <w:rFonts w:asciiTheme="minorHAnsi" w:eastAsiaTheme="minorEastAsia" w:hAnsiTheme="minorHAnsi" w:cstheme="minorBidi"/>
            <w:noProof/>
            <w:sz w:val="22"/>
            <w:szCs w:val="22"/>
            <w:lang w:eastAsia="hu-HU"/>
          </w:rPr>
          <w:tab/>
        </w:r>
        <w:r w:rsidRPr="00085478" w:rsidDel="00085478">
          <w:rPr>
            <w:noProof/>
            <w:rPrChange w:id="291" w:author="Bence" w:date="2017-05-20T14:33:00Z">
              <w:rPr>
                <w:rStyle w:val="Hiperhivatkozs"/>
                <w:noProof/>
              </w:rPr>
            </w:rPrChange>
          </w:rPr>
          <w:delText>Csatlakozás a hálózathoz</w:delText>
        </w:r>
        <w:r w:rsidDel="00085478">
          <w:rPr>
            <w:noProof/>
            <w:webHidden/>
          </w:rPr>
          <w:tab/>
          <w:delText>17</w:delText>
        </w:r>
      </w:del>
    </w:p>
    <w:p w14:paraId="1BB51675" w14:textId="7E26A47A" w:rsidR="0000178E" w:rsidDel="00085478" w:rsidRDefault="0000178E">
      <w:pPr>
        <w:pStyle w:val="TJ2"/>
        <w:rPr>
          <w:del w:id="292" w:author="Bence" w:date="2017-05-20T14:33:00Z"/>
          <w:rFonts w:asciiTheme="minorHAnsi" w:eastAsiaTheme="minorEastAsia" w:hAnsiTheme="minorHAnsi" w:cstheme="minorBidi"/>
          <w:noProof/>
          <w:sz w:val="22"/>
          <w:szCs w:val="22"/>
          <w:lang w:eastAsia="hu-HU"/>
        </w:rPr>
      </w:pPr>
      <w:del w:id="293" w:author="Bence" w:date="2017-05-20T14:33:00Z">
        <w:r w:rsidRPr="00085478" w:rsidDel="00085478">
          <w:rPr>
            <w:noProof/>
            <w:rPrChange w:id="294" w:author="Bence" w:date="2017-05-20T14:33:00Z">
              <w:rPr>
                <w:rStyle w:val="Hiperhivatkozs"/>
                <w:noProof/>
              </w:rPr>
            </w:rPrChange>
          </w:rPr>
          <w:delText>5.4</w:delText>
        </w:r>
        <w:r w:rsidDel="00085478">
          <w:rPr>
            <w:rFonts w:asciiTheme="minorHAnsi" w:eastAsiaTheme="minorEastAsia" w:hAnsiTheme="minorHAnsi" w:cstheme="minorBidi"/>
            <w:noProof/>
            <w:sz w:val="22"/>
            <w:szCs w:val="22"/>
            <w:lang w:eastAsia="hu-HU"/>
          </w:rPr>
          <w:tab/>
        </w:r>
        <w:r w:rsidRPr="00085478" w:rsidDel="00085478">
          <w:rPr>
            <w:noProof/>
            <w:rPrChange w:id="295" w:author="Bence" w:date="2017-05-20T14:33:00Z">
              <w:rPr>
                <w:rStyle w:val="Hiperhivatkozs"/>
                <w:noProof/>
              </w:rPr>
            </w:rPrChange>
          </w:rPr>
          <w:delText>Felhasználói interakciók</w:delText>
        </w:r>
        <w:r w:rsidDel="00085478">
          <w:rPr>
            <w:noProof/>
            <w:webHidden/>
          </w:rPr>
          <w:tab/>
          <w:delText>18</w:delText>
        </w:r>
      </w:del>
    </w:p>
    <w:p w14:paraId="0D2B588E" w14:textId="695887DE" w:rsidR="0000178E" w:rsidDel="00085478" w:rsidRDefault="0000178E">
      <w:pPr>
        <w:pStyle w:val="TJ3"/>
        <w:tabs>
          <w:tab w:val="left" w:pos="1320"/>
          <w:tab w:val="right" w:leader="dot" w:pos="9060"/>
        </w:tabs>
        <w:rPr>
          <w:del w:id="296" w:author="Bence" w:date="2017-05-20T14:33:00Z"/>
          <w:rFonts w:asciiTheme="minorHAnsi" w:eastAsiaTheme="minorEastAsia" w:hAnsiTheme="minorHAnsi" w:cstheme="minorBidi"/>
          <w:noProof/>
          <w:sz w:val="22"/>
          <w:szCs w:val="22"/>
          <w:lang w:eastAsia="hu-HU"/>
        </w:rPr>
      </w:pPr>
      <w:del w:id="297" w:author="Bence" w:date="2017-05-20T14:33:00Z">
        <w:r w:rsidRPr="00085478" w:rsidDel="00085478">
          <w:rPr>
            <w:noProof/>
            <w:rPrChange w:id="298" w:author="Bence" w:date="2017-05-20T14:33:00Z">
              <w:rPr>
                <w:rStyle w:val="Hiperhivatkozs"/>
                <w:noProof/>
              </w:rPr>
            </w:rPrChange>
          </w:rPr>
          <w:delText>5.4.1</w:delText>
        </w:r>
        <w:r w:rsidDel="00085478">
          <w:rPr>
            <w:rFonts w:asciiTheme="minorHAnsi" w:eastAsiaTheme="minorEastAsia" w:hAnsiTheme="minorHAnsi" w:cstheme="minorBidi"/>
            <w:noProof/>
            <w:sz w:val="22"/>
            <w:szCs w:val="22"/>
            <w:lang w:eastAsia="hu-HU"/>
          </w:rPr>
          <w:tab/>
        </w:r>
        <w:r w:rsidRPr="00085478" w:rsidDel="00085478">
          <w:rPr>
            <w:noProof/>
            <w:rPrChange w:id="299" w:author="Bence" w:date="2017-05-20T14:33:00Z">
              <w:rPr>
                <w:rStyle w:val="Hiperhivatkozs"/>
                <w:noProof/>
              </w:rPr>
            </w:rPrChange>
          </w:rPr>
          <w:delText>Eszköz</w:delText>
        </w:r>
        <w:r w:rsidDel="00085478">
          <w:rPr>
            <w:noProof/>
            <w:webHidden/>
          </w:rPr>
          <w:tab/>
          <w:delText>20</w:delText>
        </w:r>
      </w:del>
    </w:p>
    <w:p w14:paraId="52F0EF17" w14:textId="6A0C403D" w:rsidR="0000178E" w:rsidDel="00085478" w:rsidRDefault="0000178E">
      <w:pPr>
        <w:pStyle w:val="TJ2"/>
        <w:rPr>
          <w:del w:id="300" w:author="Bence" w:date="2017-05-20T14:33:00Z"/>
          <w:rFonts w:asciiTheme="minorHAnsi" w:eastAsiaTheme="minorEastAsia" w:hAnsiTheme="minorHAnsi" w:cstheme="minorBidi"/>
          <w:noProof/>
          <w:sz w:val="22"/>
          <w:szCs w:val="22"/>
          <w:lang w:eastAsia="hu-HU"/>
        </w:rPr>
      </w:pPr>
      <w:del w:id="301" w:author="Bence" w:date="2017-05-20T14:33:00Z">
        <w:r w:rsidRPr="00085478" w:rsidDel="00085478">
          <w:rPr>
            <w:noProof/>
            <w:rPrChange w:id="302" w:author="Bence" w:date="2017-05-20T14:33:00Z">
              <w:rPr>
                <w:rStyle w:val="Hiperhivatkozs"/>
                <w:noProof/>
              </w:rPr>
            </w:rPrChange>
          </w:rPr>
          <w:delText>5.5</w:delText>
        </w:r>
        <w:r w:rsidDel="00085478">
          <w:rPr>
            <w:rFonts w:asciiTheme="minorHAnsi" w:eastAsiaTheme="minorEastAsia" w:hAnsiTheme="minorHAnsi" w:cstheme="minorBidi"/>
            <w:noProof/>
            <w:sz w:val="22"/>
            <w:szCs w:val="22"/>
            <w:lang w:eastAsia="hu-HU"/>
          </w:rPr>
          <w:tab/>
        </w:r>
        <w:r w:rsidRPr="00085478" w:rsidDel="00085478">
          <w:rPr>
            <w:noProof/>
            <w:rPrChange w:id="303" w:author="Bence" w:date="2017-05-20T14:33:00Z">
              <w:rPr>
                <w:rStyle w:val="Hiperhivatkozs"/>
                <w:noProof/>
              </w:rPr>
            </w:rPrChange>
          </w:rPr>
          <w:delText>A központi szerver</w:delText>
        </w:r>
        <w:r w:rsidDel="00085478">
          <w:rPr>
            <w:noProof/>
            <w:webHidden/>
          </w:rPr>
          <w:tab/>
          <w:delText>22</w:delText>
        </w:r>
      </w:del>
    </w:p>
    <w:p w14:paraId="00112558" w14:textId="79E83D84" w:rsidR="0000178E" w:rsidDel="00085478" w:rsidRDefault="0000178E">
      <w:pPr>
        <w:pStyle w:val="TJ1"/>
        <w:tabs>
          <w:tab w:val="left" w:pos="482"/>
        </w:tabs>
        <w:rPr>
          <w:del w:id="304" w:author="Bence" w:date="2017-05-20T14:33:00Z"/>
          <w:rFonts w:asciiTheme="minorHAnsi" w:eastAsiaTheme="minorEastAsia" w:hAnsiTheme="minorHAnsi" w:cstheme="minorBidi"/>
          <w:b w:val="0"/>
          <w:noProof/>
          <w:sz w:val="22"/>
          <w:szCs w:val="22"/>
          <w:lang w:eastAsia="hu-HU"/>
        </w:rPr>
      </w:pPr>
      <w:del w:id="305" w:author="Bence" w:date="2017-05-20T14:33:00Z">
        <w:r w:rsidRPr="00085478" w:rsidDel="00085478">
          <w:rPr>
            <w:noProof/>
            <w:rPrChange w:id="306" w:author="Bence" w:date="2017-05-20T14:33:00Z">
              <w:rPr>
                <w:rStyle w:val="Hiperhivatkozs"/>
                <w:noProof/>
              </w:rPr>
            </w:rPrChange>
          </w:rPr>
          <w:delText>6</w:delText>
        </w:r>
        <w:r w:rsidDel="00085478">
          <w:rPr>
            <w:rFonts w:asciiTheme="minorHAnsi" w:eastAsiaTheme="minorEastAsia" w:hAnsiTheme="minorHAnsi" w:cstheme="minorBidi"/>
            <w:b w:val="0"/>
            <w:noProof/>
            <w:sz w:val="22"/>
            <w:szCs w:val="22"/>
            <w:lang w:eastAsia="hu-HU"/>
          </w:rPr>
          <w:tab/>
        </w:r>
        <w:r w:rsidRPr="00085478" w:rsidDel="00085478">
          <w:rPr>
            <w:noProof/>
            <w:rPrChange w:id="307" w:author="Bence" w:date="2017-05-20T14:33:00Z">
              <w:rPr>
                <w:rStyle w:val="Hiperhivatkozs"/>
                <w:noProof/>
              </w:rPr>
            </w:rPrChange>
          </w:rPr>
          <w:delText>A projekt állapota</w:delText>
        </w:r>
        <w:r w:rsidDel="00085478">
          <w:rPr>
            <w:noProof/>
            <w:webHidden/>
          </w:rPr>
          <w:tab/>
          <w:delText>23</w:delText>
        </w:r>
      </w:del>
    </w:p>
    <w:p w14:paraId="2CD2483C" w14:textId="5C30AA24" w:rsidR="0000178E" w:rsidDel="00085478" w:rsidRDefault="0000178E">
      <w:pPr>
        <w:pStyle w:val="TJ2"/>
        <w:rPr>
          <w:del w:id="308" w:author="Bence" w:date="2017-05-20T14:33:00Z"/>
          <w:rFonts w:asciiTheme="minorHAnsi" w:eastAsiaTheme="minorEastAsia" w:hAnsiTheme="minorHAnsi" w:cstheme="minorBidi"/>
          <w:noProof/>
          <w:sz w:val="22"/>
          <w:szCs w:val="22"/>
          <w:lang w:eastAsia="hu-HU"/>
        </w:rPr>
      </w:pPr>
      <w:del w:id="309" w:author="Bence" w:date="2017-05-20T14:33:00Z">
        <w:r w:rsidRPr="00085478" w:rsidDel="00085478">
          <w:rPr>
            <w:noProof/>
            <w:rPrChange w:id="310" w:author="Bence" w:date="2017-05-20T14:33:00Z">
              <w:rPr>
                <w:rStyle w:val="Hiperhivatkozs"/>
                <w:noProof/>
              </w:rPr>
            </w:rPrChange>
          </w:rPr>
          <w:delText>6.1</w:delText>
        </w:r>
        <w:r w:rsidDel="00085478">
          <w:rPr>
            <w:rFonts w:asciiTheme="minorHAnsi" w:eastAsiaTheme="minorEastAsia" w:hAnsiTheme="minorHAnsi" w:cstheme="minorBidi"/>
            <w:noProof/>
            <w:sz w:val="22"/>
            <w:szCs w:val="22"/>
            <w:lang w:eastAsia="hu-HU"/>
          </w:rPr>
          <w:tab/>
        </w:r>
        <w:r w:rsidRPr="00085478" w:rsidDel="00085478">
          <w:rPr>
            <w:noProof/>
            <w:rPrChange w:id="311" w:author="Bence" w:date="2017-05-20T14:33:00Z">
              <w:rPr>
                <w:rStyle w:val="Hiperhivatkozs"/>
                <w:noProof/>
              </w:rPr>
            </w:rPrChange>
          </w:rPr>
          <w:delText>Tervek a jövőre nézve</w:delText>
        </w:r>
        <w:r w:rsidDel="00085478">
          <w:rPr>
            <w:noProof/>
            <w:webHidden/>
          </w:rPr>
          <w:tab/>
          <w:delText>23</w:delText>
        </w:r>
      </w:del>
    </w:p>
    <w:p w14:paraId="1A29E02C" w14:textId="77777777" w:rsidR="0050100D" w:rsidRDefault="008B747D" w:rsidP="0050100D">
      <w:r>
        <w:fldChar w:fldCharType="end"/>
      </w:r>
    </w:p>
    <w:p w14:paraId="5389A5D7" w14:textId="4B70423E" w:rsidR="00AB08D9" w:rsidRDefault="00AB08D9" w:rsidP="008B0577">
      <w:pPr>
        <w:pStyle w:val="Cmsor1"/>
        <w:numPr>
          <w:ilvl w:val="0"/>
          <w:numId w:val="0"/>
        </w:numPr>
        <w:ind w:left="432"/>
      </w:pPr>
      <w:bookmarkStart w:id="312" w:name="_Toc332797397"/>
      <w:bookmarkStart w:id="313" w:name="_Toc483152317"/>
      <w:r>
        <w:lastRenderedPageBreak/>
        <w:t>Abstract</w:t>
      </w:r>
      <w:bookmarkEnd w:id="313"/>
    </w:p>
    <w:p w14:paraId="2CAA1154" w14:textId="152F6F05" w:rsidR="00BF122C" w:rsidRDefault="00BF122C" w:rsidP="005B45E2">
      <w:pPr>
        <w:rPr>
          <w:rStyle w:val="shorttext"/>
          <w:lang w:val="en"/>
        </w:rPr>
      </w:pPr>
      <w:r>
        <w:t>In the last couple of years</w:t>
      </w:r>
      <w:r w:rsidR="002E55EF">
        <w:t xml:space="preserve">, </w:t>
      </w:r>
      <w:r w:rsidR="002E55EF" w:rsidRPr="002E55EF">
        <w:t xml:space="preserve">home automation systems </w:t>
      </w:r>
      <w:r w:rsidR="002E55EF">
        <w:t xml:space="preserve">appeared in more and more homes. These systems are </w:t>
      </w:r>
      <w:r w:rsidR="002E55EF" w:rsidRPr="002E55EF">
        <w:t>constatntly</w:t>
      </w:r>
      <w:r w:rsidR="002E55EF">
        <w:t xml:space="preserve"> evolving, functional and comfort upgrades </w:t>
      </w:r>
      <w:r w:rsidR="00AB78F0">
        <w:t xml:space="preserve">are coming out </w:t>
      </w:r>
      <w:r w:rsidR="00AB78F0">
        <w:rPr>
          <w:rStyle w:val="shorttext"/>
          <w:lang w:val="en"/>
        </w:rPr>
        <w:t xml:space="preserve">year after year. On the other hand, we can see these sytems are still highly expensive, even the cheapest systems are hard to afford for the peoples. </w:t>
      </w:r>
    </w:p>
    <w:p w14:paraId="57C2D9C6" w14:textId="7EBF847E" w:rsidR="00AB78F0" w:rsidRDefault="00AB78F0" w:rsidP="005B45E2">
      <w:pPr>
        <w:rPr>
          <w:rStyle w:val="shorttext"/>
          <w:lang w:val="en"/>
        </w:rPr>
      </w:pPr>
      <w:r>
        <w:rPr>
          <w:rStyle w:val="shorttext"/>
          <w:lang w:val="en"/>
        </w:rPr>
        <w:t>The topic of my thesis is</w:t>
      </w:r>
      <w:r w:rsidR="000E627E">
        <w:rPr>
          <w:rStyle w:val="shorttext"/>
          <w:lang w:val="en"/>
        </w:rPr>
        <w:t xml:space="preserve"> to plan and implement</w:t>
      </w:r>
      <w:r>
        <w:rPr>
          <w:rStyle w:val="shorttext"/>
          <w:lang w:val="en"/>
        </w:rPr>
        <w:t xml:space="preserve"> a </w:t>
      </w:r>
      <w:r w:rsidRPr="002E55EF">
        <w:t>home automation system</w:t>
      </w:r>
      <w:r>
        <w:t>, which is much less expensive than the business solutions</w:t>
      </w:r>
      <w:r w:rsidR="000E627E">
        <w:t xml:space="preserve">, and based on preimplemented automation rules by the user, it’s also capable of interfere with its </w:t>
      </w:r>
      <w:r w:rsidR="000E627E">
        <w:rPr>
          <w:rStyle w:val="shorttext"/>
          <w:lang w:val="en"/>
        </w:rPr>
        <w:t>environment.</w:t>
      </w:r>
    </w:p>
    <w:p w14:paraId="144ADFF2" w14:textId="65B0C34A" w:rsidR="000E627E" w:rsidRDefault="000E627E" w:rsidP="005B45E2">
      <w:r>
        <w:rPr>
          <w:rStyle w:val="shorttext"/>
          <w:lang w:val="en"/>
        </w:rPr>
        <w:t>On the first part of the thesis to get better picture of the</w:t>
      </w:r>
      <w:r w:rsidR="007E6090">
        <w:rPr>
          <w:rStyle w:val="shorttext"/>
          <w:lang w:val="en"/>
        </w:rPr>
        <w:t xml:space="preserve"> expectations and </w:t>
      </w:r>
      <w:r w:rsidR="007E6090">
        <w:t xml:space="preserve">opportunities, i examine some of the business and open systems. These chapter also contains the review of the used technologies. </w:t>
      </w:r>
    </w:p>
    <w:p w14:paraId="4940DC8D" w14:textId="32379111" w:rsidR="007E6090" w:rsidRDefault="007E6090" w:rsidP="005B45E2">
      <w:r>
        <w:t xml:space="preserve">After that, based on the requirements i plan and implement every part of a home automation system: </w:t>
      </w:r>
      <w:del w:id="314" w:author="Bence" w:date="2017-05-19T11:29:00Z">
        <w:r w:rsidDel="002B38D3">
          <w:delText>i</w:delText>
        </w:r>
      </w:del>
      <w:r>
        <w:t xml:space="preserve"> create the implementation of the sensor and actuator functions, and also the website, which is the</w:t>
      </w:r>
      <w:r w:rsidR="00586F2E">
        <w:t xml:space="preserve"> graphical</w:t>
      </w:r>
      <w:r>
        <w:t xml:space="preserve"> </w:t>
      </w:r>
      <w:r w:rsidR="00586F2E">
        <w:t>interface</w:t>
      </w:r>
      <w:r>
        <w:t xml:space="preserve"> to register the devices to the system and create automation </w:t>
      </w:r>
      <w:r w:rsidR="00586F2E">
        <w:t>rules.</w:t>
      </w:r>
    </w:p>
    <w:p w14:paraId="18C4F8F1" w14:textId="1FB43E43" w:rsidR="00586F2E" w:rsidRDefault="00586F2E" w:rsidP="005B45E2">
      <w:pPr>
        <w:rPr>
          <w:rStyle w:val="shorttext"/>
          <w:lang w:val="en"/>
        </w:rPr>
      </w:pPr>
      <w:r>
        <w:t>On the last part of the thesis, based on test results i review the system,</w:t>
      </w:r>
      <w:ins w:id="315" w:author="Bence" w:date="2017-05-19T11:30:00Z">
        <w:r w:rsidR="002B38D3">
          <w:t xml:space="preserve"> </w:t>
        </w:r>
      </w:ins>
      <w:del w:id="316" w:author="Bence" w:date="2017-05-19T11:30:00Z">
        <w:r w:rsidDel="002B38D3">
          <w:delText xml:space="preserve"> </w:delText>
        </w:r>
      </w:del>
      <w:r>
        <w:t xml:space="preserve">and </w:t>
      </w:r>
      <w:del w:id="317" w:author="Bence" w:date="2017-05-19T11:30:00Z">
        <w:r w:rsidDel="002B38D3">
          <w:delText>i</w:delText>
        </w:r>
      </w:del>
      <w:r>
        <w:t xml:space="preserve"> show some of further possibilities to improve the system.</w:t>
      </w:r>
    </w:p>
    <w:p w14:paraId="62AC093D" w14:textId="77777777" w:rsidR="00A80B99" w:rsidRDefault="00A80B99" w:rsidP="005B45E2">
      <w:pPr>
        <w:pStyle w:val="Cmsor1"/>
        <w:numPr>
          <w:ilvl w:val="0"/>
          <w:numId w:val="0"/>
        </w:numPr>
      </w:pPr>
      <w:bookmarkStart w:id="318" w:name="_Toc483152318"/>
      <w:r>
        <w:lastRenderedPageBreak/>
        <w:t>Összefoglaló</w:t>
      </w:r>
      <w:bookmarkEnd w:id="318"/>
    </w:p>
    <w:p w14:paraId="7CEB44B8" w14:textId="3C8554F5" w:rsidR="00A80B99" w:rsidRDefault="00470FAE" w:rsidP="00A80B99">
      <w:r>
        <w:t xml:space="preserve">Az elmúlt néhány évben egyre több otthonban megjelentek az épület működésének automatizálását </w:t>
      </w:r>
      <w:r w:rsidR="009E2923">
        <w:t xml:space="preserve">célzó megoldások. </w:t>
      </w:r>
      <w:r w:rsidR="003E652E">
        <w:t xml:space="preserve">Ezek a rendszerek folyamatosan fejlődnek, évről évre megjelennek felhasználói kényelemben és funkciókban előre lépést mutató </w:t>
      </w:r>
      <w:r w:rsidR="008F65C5">
        <w:t>fejlesztések.</w:t>
      </w:r>
      <w:r w:rsidR="00AB78F0">
        <w:t xml:space="preserve"> </w:t>
      </w:r>
      <w:r w:rsidR="008F65C5">
        <w:t xml:space="preserve">Ugyanakkor az is egyértelműen látszik, hogy a gyors elterjedés egyik legfőbb akadálya a termékek magas ára, a legolcsóbb üzleti megoldások is gyakran túl drágának bizonyulnak a hétköznapi ember számára. </w:t>
      </w:r>
    </w:p>
    <w:p w14:paraId="5B9E12A6" w14:textId="0044FF9A" w:rsidR="008F65C5" w:rsidRDefault="008F65C5" w:rsidP="00A80B99">
      <w:r>
        <w:t>Diplomatervem témája egy olyan okosotthon rendszer megtervezése és elkészítése, mely az üzleti megoldásokhoz viszonyítva töredékébe kerül, és képes kihelyezett mérőeszközök segítségével a felhasználók ált</w:t>
      </w:r>
      <w:r w:rsidR="000C61C4">
        <w:t xml:space="preserve">al megadott szabályokon keresztül automatikusan beavatkozni a környezetének működésébe. </w:t>
      </w:r>
    </w:p>
    <w:p w14:paraId="720E786E" w14:textId="7016BB33" w:rsidR="000C61C4" w:rsidRDefault="000C61C4" w:rsidP="00A80B99">
      <w:r>
        <w:t>A dolgozat első részében irodalomkutatást végzek, ahol néhány üzleti és nyílt forráskódú okosotthon rendszer bemutatásán keresztül képet kapunk az alapvető elvárásokról és lehetőségekről. A fejezet második részében bemutatom a szakdolgozat elkészítéséhez használt technológiákat és könyvtárakat.</w:t>
      </w:r>
    </w:p>
    <w:p w14:paraId="33188186" w14:textId="6DE0598D" w:rsidR="000C61C4" w:rsidRPr="00A80B99" w:rsidRDefault="000C61C4" w:rsidP="00A80B99">
      <w:r>
        <w:t xml:space="preserve">Ezt követően előzetesen megfogalmazott elvárásokat szem előtt tartva megtervezek, majd meg is valósítok egy okosotthon rendszert, annak minden részére kitérve: elkészítem a szenzor és beavatkozó eszközök implementációját, és készítek egy webes felületet, ahol a felhasználó különösebb programozói tudás nélkül, grafikus felületen készíthet egyszerű szabályokat a saját otthona automatizálásához. A dolgozat utolsó részében </w:t>
      </w:r>
      <w:r w:rsidR="008026EA">
        <w:t xml:space="preserve">egy hosszabb távú tesztüzem eredményeit figyelembe véve értékelem az elkészült rendszert, valamint támpontokat adok a továbbfejleszthetőségére vonatkozóan. </w:t>
      </w:r>
    </w:p>
    <w:p w14:paraId="68B845B2" w14:textId="77777777" w:rsidR="0050100D" w:rsidRPr="008B0577" w:rsidRDefault="0050100D" w:rsidP="008B0577">
      <w:pPr>
        <w:pStyle w:val="Cmsor1"/>
      </w:pPr>
      <w:bookmarkStart w:id="319" w:name="_Toc483152319"/>
      <w:r w:rsidRPr="008B0577">
        <w:lastRenderedPageBreak/>
        <w:t>Bevezetés</w:t>
      </w:r>
      <w:bookmarkEnd w:id="312"/>
      <w:bookmarkEnd w:id="319"/>
    </w:p>
    <w:p w14:paraId="0056AB70" w14:textId="77777777" w:rsidR="000460EB" w:rsidRPr="008B0577" w:rsidRDefault="000460EB" w:rsidP="008B0577">
      <w:pPr>
        <w:pStyle w:val="Cmsor2"/>
      </w:pPr>
      <w:bookmarkStart w:id="320" w:name="_Toc483152320"/>
      <w:r w:rsidRPr="008B0577">
        <w:t>Az IoT-ről</w:t>
      </w:r>
      <w:bookmarkEnd w:id="320"/>
    </w:p>
    <w:p w14:paraId="17FB9F23" w14:textId="27077152" w:rsidR="00A85B26" w:rsidRDefault="00421836" w:rsidP="0050100D">
      <w:r>
        <w:t xml:space="preserve">Az IoT (Internet </w:t>
      </w:r>
      <w:r w:rsidR="00C2303A">
        <w:t>o</w:t>
      </w:r>
      <w:r>
        <w:t>f Things)</w:t>
      </w:r>
      <w:r w:rsidR="000460EB">
        <w:t>, mint fogalom, a</w:t>
      </w:r>
      <w:r w:rsidR="00D86C0A">
        <w:t xml:space="preserve">z elmúlt tíz évben </w:t>
      </w:r>
      <w:r w:rsidR="000460EB">
        <w:t xml:space="preserve">kezdett el megjelenni, amikor is a végfelhasználót tekintve az internetre csatlakozó </w:t>
      </w:r>
      <w:r w:rsidR="00CB4F68">
        <w:t>eszközök</w:t>
      </w:r>
      <w:r w:rsidR="000460EB">
        <w:t xml:space="preserve"> mennyisé</w:t>
      </w:r>
      <w:r w:rsidR="00CB4F68">
        <w:t xml:space="preserve">ge lassan elkezdte meghaladni az internetezők </w:t>
      </w:r>
      <w:r w:rsidR="000460EB">
        <w:t>mennyiségét.</w:t>
      </w:r>
      <w:r w:rsidR="00EB2718">
        <w:t xml:space="preserve"> Ezt úgy kell érteni, hogy míg a hagyományos értelemben vett interneten a lánc végén valamilyen valós személy generálja a tartalmat (pl. egy email üzenet), addig a</w:t>
      </w:r>
      <w:r w:rsidR="00D86C0A">
        <w:t xml:space="preserve">z IoT </w:t>
      </w:r>
      <w:r w:rsidR="00EB2718">
        <w:t>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2B14C514" w14:textId="77777777" w:rsidR="00A85B26" w:rsidRDefault="009A77FB" w:rsidP="0050100D">
      <w:r>
        <w:t>Látható, hogy a környezetünkben</w:t>
      </w:r>
      <w:r w:rsidR="004E5C39">
        <w:t xml:space="preserve"> külön ráfordítás nélkül is</w:t>
      </w:r>
      <w:r>
        <w:t xml:space="preserve"> már most rengeteg potenciális IoT eszköz van (okostelefon, autó, stb.), a benne rejlő lehetőségek miatt a </w:t>
      </w:r>
      <w:r w:rsidR="004E5C39">
        <w:t xml:space="preserve">téma jelenleg </w:t>
      </w:r>
      <w:r w:rsidR="00CB4F68">
        <w:t>rendkívül</w:t>
      </w:r>
      <w:r w:rsidR="004E5C39">
        <w:t xml:space="preserve"> aktuális.</w:t>
      </w:r>
    </w:p>
    <w:p w14:paraId="56D95D6C" w14:textId="77777777" w:rsidR="00CD31BF" w:rsidRPr="008B0577" w:rsidRDefault="0095609D" w:rsidP="008B0577">
      <w:pPr>
        <w:pStyle w:val="Cmsor2"/>
      </w:pPr>
      <w:bookmarkStart w:id="321" w:name="_Toc483152321"/>
      <w:r w:rsidRPr="008B0577">
        <w:t>Intelligens otthon</w:t>
      </w:r>
      <w:bookmarkEnd w:id="321"/>
    </w:p>
    <w:p w14:paraId="6BE1DD63" w14:textId="61C9B8AD" w:rsidR="00C06D70" w:rsidRDefault="00CD31BF" w:rsidP="00CD31BF">
      <w:r>
        <w:t>A</w:t>
      </w:r>
      <w:r w:rsidR="00FF52B2">
        <w:t xml:space="preserve">z intelligens otthon kifejezés a lakás automatizáltságát takarja, </w:t>
      </w:r>
      <w:r w:rsidR="00D86C0A">
        <w:t>a fogalomra sokféle definíció létezik</w:t>
      </w:r>
      <w:r w:rsidR="00FF52B2">
        <w:t>, hiszen rengeteg, önmagukban véve opcionális funkció tartozhat alá. Az otthonunkban megtalálható eszközö</w:t>
      </w:r>
      <w:r w:rsidR="00C2303A">
        <w:t>k</w:t>
      </w:r>
      <w:r w:rsidR="00FF52B2">
        <w:t xml:space="preserve">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w:t>
      </w:r>
      <w:r w:rsidR="00470FAE">
        <w:t xml:space="preserve">akár </w:t>
      </w:r>
      <w:r w:rsidR="00FF52B2">
        <w:t xml:space="preserve">bizonyos mértékben automatizált eszközeinket egy közös rendszer alá rendeljük, </w:t>
      </w:r>
      <w:r w:rsidR="00C55EFC">
        <w:t>és ezen keresztül egységesen kezelhessük őket,</w:t>
      </w:r>
      <w:r w:rsidR="00CB4F68">
        <w:t xml:space="preserve"> hogy aztán a beállításainknak megfelelően automatikus működésre legyenek képesek</w:t>
      </w:r>
      <w:r w:rsidR="00C55EFC">
        <w:t xml:space="preserve">.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w:t>
      </w:r>
      <w:r w:rsidR="00A94FEF">
        <w:t>kkal</w:t>
      </w:r>
      <w:r w:rsidR="00D70A01">
        <w:t xml:space="preserve"> (a telefon GPS</w:t>
      </w:r>
      <w:r w:rsidR="00D70A01">
        <w:rPr>
          <w:rStyle w:val="Lbjegyzet-hivatkozs"/>
        </w:rPr>
        <w:footnoteReference w:id="2"/>
      </w:r>
      <w:r w:rsidR="00447240">
        <w:t xml:space="preserve"> </w:t>
      </w:r>
      <w:r w:rsidR="00D70A01">
        <w:t>helyadatai alapján akár automatikusan)</w:t>
      </w:r>
      <w:r w:rsidR="00A94FEF">
        <w:t xml:space="preserve"> munkából hazaindulás előtt</w:t>
      </w:r>
      <w:r w:rsidR="00BA5947">
        <w:t xml:space="preserve"> </w:t>
      </w:r>
      <w:commentRangeStart w:id="322"/>
      <w:r w:rsidR="00BA5947">
        <w:t xml:space="preserve">jelezzük </w:t>
      </w:r>
      <w:commentRangeEnd w:id="322"/>
      <w:r w:rsidR="00C2303A">
        <w:rPr>
          <w:rStyle w:val="Jegyzethivatkozs"/>
        </w:rPr>
        <w:commentReference w:id="322"/>
      </w:r>
      <w:r w:rsidR="00BA5947">
        <w:t xml:space="preserve">az otthonunknak, hogy készüljön fel a hazaérkezésünkre, így otthon már nem a hideg lakás fogad minket. </w:t>
      </w:r>
      <w:r w:rsidR="00A94FEF">
        <w:t xml:space="preserve">Ha a munkából rendszeres időpontban megyünk haza, ez a működés </w:t>
      </w:r>
      <w:r w:rsidR="00A94FEF">
        <w:lastRenderedPageBreak/>
        <w:t xml:space="preserve">akár automatizálható is, és ha túlóra vagy bevásárlás miatt kicsit megcsúszunk, ráérünk akkor jelezni ezt a rendszernek, ami alkalmazkodik a későbbi érkezéshez. </w:t>
      </w:r>
      <w:r w:rsidR="00BA5947">
        <w:t>A lakásban, ha szükség van rá (például ha egy filmet akarunk megnézni a tévénken)</w:t>
      </w:r>
      <w:r w:rsidR="00235A49">
        <w:t>, automatikus módon leereszthetőek a redőnyök</w:t>
      </w:r>
      <w:r w:rsidR="00A94FEF">
        <w:t xml:space="preserve"> a médialejátszó elindításával</w:t>
      </w:r>
      <w:r w:rsidR="00586F2E">
        <w:t xml:space="preserve"> egyidejűleg</w:t>
      </w:r>
      <w:r w:rsidR="00235A49">
        <w:t>.</w:t>
      </w:r>
      <w:r w:rsidR="00470FAE">
        <w:t xml:space="preserve"> Az öntözőrendszer beállításainknak megfelelően éjszaka bekapcsol, kivéve, ha nap közben jelentősebb mennyiségű csapadék esett, amit a rendszer például saját érzékelői és internetről letöltött adatok segítségével érzékel.</w:t>
      </w:r>
      <w:r w:rsidR="00235A49">
        <w:t xml:space="preserve"> A hűtőszekrény automatikusan </w:t>
      </w:r>
      <w:r w:rsidR="00470FAE">
        <w:t>értesít</w:t>
      </w:r>
      <w:r w:rsidR="00235A49">
        <w:t xml:space="preserve">, ha </w:t>
      </w:r>
      <w:commentRangeStart w:id="323"/>
      <w:r w:rsidR="00235A49">
        <w:t xml:space="preserve">elfogyott </w:t>
      </w:r>
      <w:commentRangeEnd w:id="323"/>
      <w:r w:rsidR="00E64F49">
        <w:rPr>
          <w:rStyle w:val="Jegyzethivatkozs"/>
        </w:rPr>
        <w:commentReference w:id="323"/>
      </w:r>
      <w:r w:rsidR="00235A49">
        <w:t>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52F7010C" w14:textId="696A0F0A" w:rsidR="00795873" w:rsidRDefault="00795873" w:rsidP="00795873">
      <w:pPr>
        <w:pStyle w:val="Cmsor2"/>
      </w:pPr>
      <w:bookmarkStart w:id="324" w:name="_Toc483152322"/>
      <w:r>
        <w:rPr>
          <w:noProof/>
        </w:rPr>
        <w:t>ESP8266</w:t>
      </w:r>
      <w:bookmarkEnd w:id="324"/>
    </w:p>
    <w:p w14:paraId="008AB066" w14:textId="24CFD11F" w:rsidR="00FE5E5D" w:rsidRDefault="00795873" w:rsidP="00795873">
      <w:r>
        <w:t>Az ESP8266 egy az Espressif Systems által fejlesztett és gyártott chip, mely elsősorban vezeték nélküli (WIFI) internetkapcsolat létesítésére szolgál.</w:t>
      </w:r>
    </w:p>
    <w:p w14:paraId="4006898A" w14:textId="77777777" w:rsidR="00811C16" w:rsidRDefault="00FE5E5D" w:rsidP="00811C16">
      <w:pPr>
        <w:keepNext/>
        <w:jc w:val="center"/>
        <w:rPr>
          <w:ins w:id="325" w:author="Bence" w:date="2017-05-21T11:28:00Z"/>
        </w:rPr>
      </w:pPr>
      <w:r>
        <w:rPr>
          <w:noProof/>
        </w:rPr>
        <w:drawing>
          <wp:inline distT="0" distB="0" distL="0" distR="0" wp14:anchorId="7C9020D2" wp14:editId="4048247B">
            <wp:extent cx="1707515" cy="2911475"/>
            <wp:effectExtent l="0" t="0" r="6985" b="3175"/>
            <wp:docPr id="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inline>
        </w:drawing>
      </w:r>
    </w:p>
    <w:p w14:paraId="183CBA13" w14:textId="1F11540C" w:rsidR="00FE5E5D" w:rsidRDefault="003C7EC5" w:rsidP="005B4C76">
      <w:pPr>
        <w:pStyle w:val="Kpalrs"/>
        <w:pPrChange w:id="326" w:author="Bence" w:date="2017-05-21T16:37:00Z">
          <w:pPr>
            <w:keepNext/>
            <w:jc w:val="center"/>
          </w:pPr>
        </w:pPrChange>
      </w:pPr>
      <w:ins w:id="327" w:author="Bence" w:date="2017-05-21T13:36:00Z">
        <w:r>
          <w:fldChar w:fldCharType="begin"/>
        </w:r>
        <w:r>
          <w:instrText xml:space="preserve"> STYLEREF 1 \s </w:instrText>
        </w:r>
      </w:ins>
      <w:r>
        <w:fldChar w:fldCharType="separate"/>
      </w:r>
      <w:r w:rsidR="001A7DB8">
        <w:rPr>
          <w:noProof/>
        </w:rPr>
        <w:t>1</w:t>
      </w:r>
      <w:ins w:id="328" w:author="Bence" w:date="2017-05-21T13:36:00Z">
        <w:r>
          <w:fldChar w:fldCharType="end"/>
        </w:r>
        <w:r>
          <w:t>.</w:t>
        </w:r>
        <w:r>
          <w:fldChar w:fldCharType="begin"/>
        </w:r>
        <w:r>
          <w:instrText xml:space="preserve"> SEQ ábra \* ARABIC \s 1 </w:instrText>
        </w:r>
      </w:ins>
      <w:r>
        <w:fldChar w:fldCharType="separate"/>
      </w:r>
      <w:ins w:id="329" w:author="Bence" w:date="2017-05-21T17:48:00Z">
        <w:r w:rsidR="001A7DB8">
          <w:rPr>
            <w:noProof/>
          </w:rPr>
          <w:t>1</w:t>
        </w:r>
      </w:ins>
      <w:ins w:id="330" w:author="Bence" w:date="2017-05-21T13:36:00Z">
        <w:r>
          <w:fldChar w:fldCharType="end"/>
        </w:r>
      </w:ins>
      <w:ins w:id="331" w:author="Bence" w:date="2017-05-21T11:28:00Z">
        <w:r w:rsidR="00811C16">
          <w:t>. ábra ESP01</w:t>
        </w:r>
      </w:ins>
    </w:p>
    <w:p w14:paraId="78B40289" w14:textId="40F40A34" w:rsidR="00FE5E5D" w:rsidDel="00811C16" w:rsidRDefault="00D70A01" w:rsidP="00811C16">
      <w:pPr>
        <w:pStyle w:val="Kpalrs"/>
        <w:rPr>
          <w:del w:id="332" w:author="Bence" w:date="2017-05-21T11:27:00Z"/>
        </w:rPr>
      </w:pPr>
      <w:del w:id="333" w:author="Bence" w:date="2017-05-21T11:27:00Z">
        <w:r w:rsidDel="00811C16">
          <w:delText>1</w:delText>
        </w:r>
        <w:r w:rsidR="00FE5E5D" w:rsidDel="00811C16">
          <w:delText>. ábra ESP-01</w:delText>
        </w:r>
      </w:del>
    </w:p>
    <w:p w14:paraId="68EFFA5B" w14:textId="13D8F91C" w:rsidR="00795873" w:rsidRDefault="00795873" w:rsidP="00795873">
      <w:r>
        <w:t xml:space="preserve"> Az eszköz legalapvetőbb tulajdonságai</w:t>
      </w:r>
      <w:customXmlInsRangeStart w:id="334" w:author="Bence" w:date="2017-05-21T17:08:00Z"/>
      <w:sdt>
        <w:sdtPr>
          <w:id w:val="276456958"/>
          <w:citation/>
        </w:sdtPr>
        <w:sdtContent>
          <w:customXmlInsRangeEnd w:id="334"/>
          <w:ins w:id="335" w:author="Bence" w:date="2017-05-21T17:08:00Z">
            <w:r w:rsidR="007A2199">
              <w:fldChar w:fldCharType="begin"/>
            </w:r>
            <w:r w:rsidR="007A2199">
              <w:instrText xml:space="preserve"> CITATION Esp17 \l 1038 </w:instrText>
            </w:r>
          </w:ins>
          <w:r w:rsidR="007A2199">
            <w:fldChar w:fldCharType="separate"/>
          </w:r>
          <w:ins w:id="336" w:author="Bence" w:date="2017-05-21T17:48:00Z">
            <w:r w:rsidR="001A7DB8">
              <w:rPr>
                <w:noProof/>
              </w:rPr>
              <w:t xml:space="preserve"> </w:t>
            </w:r>
            <w:r w:rsidR="001A7DB8">
              <w:rPr>
                <w:noProof/>
              </w:rPr>
              <w:t>[1]</w:t>
            </w:r>
          </w:ins>
          <w:ins w:id="337" w:author="Bence" w:date="2017-05-21T17:08:00Z">
            <w:r w:rsidR="007A2199">
              <w:fldChar w:fldCharType="end"/>
            </w:r>
          </w:ins>
          <w:customXmlInsRangeStart w:id="338" w:author="Bence" w:date="2017-05-21T17:08:00Z"/>
        </w:sdtContent>
      </w:sdt>
      <w:customXmlInsRangeEnd w:id="338"/>
      <w:r>
        <w:t xml:space="preserve">: </w:t>
      </w:r>
    </w:p>
    <w:tbl>
      <w:tblPr>
        <w:tblStyle w:val="Rcsostblzat"/>
        <w:tblW w:w="0" w:type="auto"/>
        <w:tblLook w:val="04A0" w:firstRow="1" w:lastRow="0" w:firstColumn="1" w:lastColumn="0" w:noHBand="0" w:noVBand="1"/>
      </w:tblPr>
      <w:tblGrid>
        <w:gridCol w:w="4530"/>
        <w:gridCol w:w="4530"/>
        <w:tblGridChange w:id="339">
          <w:tblGrid>
            <w:gridCol w:w="4530"/>
            <w:gridCol w:w="4530"/>
          </w:tblGrid>
        </w:tblGridChange>
      </w:tblGrid>
      <w:tr w:rsidR="00FE5E5D" w14:paraId="67E8978C" w14:textId="77777777" w:rsidTr="00FE5E5D">
        <w:tc>
          <w:tcPr>
            <w:tcW w:w="4530" w:type="dxa"/>
          </w:tcPr>
          <w:p w14:paraId="76F22DD5" w14:textId="3789C436" w:rsidR="00FE5E5D" w:rsidRDefault="00586F2E" w:rsidP="00795873">
            <w:r>
              <w:t>Gyártó</w:t>
            </w:r>
          </w:p>
        </w:tc>
        <w:tc>
          <w:tcPr>
            <w:tcW w:w="4530" w:type="dxa"/>
          </w:tcPr>
          <w:p w14:paraId="43D545EE" w14:textId="6ACCDBCC" w:rsidR="00FE5E5D" w:rsidRDefault="00586F2E" w:rsidP="00795873">
            <w:r>
              <w:t>Espressif Systems</w:t>
            </w:r>
          </w:p>
        </w:tc>
      </w:tr>
      <w:tr w:rsidR="00FE5E5D" w14:paraId="1FC4B430" w14:textId="77777777" w:rsidTr="00FE5E5D">
        <w:tc>
          <w:tcPr>
            <w:tcW w:w="4530" w:type="dxa"/>
          </w:tcPr>
          <w:p w14:paraId="610AB8C3" w14:textId="3B3920A9" w:rsidR="00FE5E5D" w:rsidRDefault="00586F2E" w:rsidP="00795873">
            <w:r>
              <w:t>Processzor</w:t>
            </w:r>
          </w:p>
        </w:tc>
        <w:tc>
          <w:tcPr>
            <w:tcW w:w="4530" w:type="dxa"/>
          </w:tcPr>
          <w:p w14:paraId="735F080C" w14:textId="19A6D375" w:rsidR="00FE5E5D" w:rsidRPr="00DE58B5" w:rsidRDefault="00586F2E" w:rsidP="00586F2E">
            <w:r w:rsidRPr="005B45E2">
              <w:t>Tensilica</w:t>
            </w:r>
            <w:r>
              <w:t xml:space="preserve"> Xtensa L106 (80 MHz)</w:t>
            </w:r>
          </w:p>
        </w:tc>
      </w:tr>
      <w:tr w:rsidR="00FE5E5D" w14:paraId="00D4852F" w14:textId="77777777" w:rsidTr="00FE5E5D">
        <w:tc>
          <w:tcPr>
            <w:tcW w:w="4530" w:type="dxa"/>
          </w:tcPr>
          <w:p w14:paraId="58416AC8" w14:textId="669E469D" w:rsidR="00FE5E5D" w:rsidRDefault="00FE5E5D" w:rsidP="00795873">
            <w:r>
              <w:t>Támogatott vezetéknélküli szabványok</w:t>
            </w:r>
          </w:p>
        </w:tc>
        <w:tc>
          <w:tcPr>
            <w:tcW w:w="4530" w:type="dxa"/>
          </w:tcPr>
          <w:p w14:paraId="60AA5039" w14:textId="63348C7D" w:rsidR="00FE5E5D" w:rsidRDefault="00586F2E" w:rsidP="00795873">
            <w:r>
              <w:t>802.11 b/g/n</w:t>
            </w:r>
            <w:r w:rsidR="00E51EB6">
              <w:rPr>
                <w:rStyle w:val="Lbjegyzet-hivatkozs"/>
              </w:rPr>
              <w:footnoteReference w:id="3"/>
            </w:r>
          </w:p>
        </w:tc>
      </w:tr>
      <w:tr w:rsidR="00E51EB6" w14:paraId="34103687" w14:textId="77777777" w:rsidTr="00FE5E5D">
        <w:tc>
          <w:tcPr>
            <w:tcW w:w="4530" w:type="dxa"/>
          </w:tcPr>
          <w:p w14:paraId="768FEE99" w14:textId="3FD0EAB1" w:rsidR="00E51EB6" w:rsidRDefault="00E51EB6" w:rsidP="00795873">
            <w:r>
              <w:t>Rádiós protokoll</w:t>
            </w:r>
          </w:p>
        </w:tc>
        <w:tc>
          <w:tcPr>
            <w:tcW w:w="4530" w:type="dxa"/>
          </w:tcPr>
          <w:p w14:paraId="0AC148BD" w14:textId="4DE8085D" w:rsidR="00E51EB6" w:rsidRPr="00E51EB6" w:rsidRDefault="00E51EB6" w:rsidP="00E51EB6">
            <w:r w:rsidRPr="00591B94">
              <w:t>WIFI 2.4 GHz (WPA/WPA2</w:t>
            </w:r>
            <w:r>
              <w:rPr>
                <w:rStyle w:val="Lbjegyzet-hivatkozs"/>
              </w:rPr>
              <w:footnoteReference w:id="4"/>
            </w:r>
            <w:r w:rsidRPr="00591B94">
              <w:t>)</w:t>
            </w:r>
          </w:p>
        </w:tc>
      </w:tr>
      <w:tr w:rsidR="00FE5E5D" w14:paraId="50F27AF6" w14:textId="77777777" w:rsidTr="00FE5E5D">
        <w:tc>
          <w:tcPr>
            <w:tcW w:w="4530" w:type="dxa"/>
          </w:tcPr>
          <w:p w14:paraId="740613D1" w14:textId="300ADDBC" w:rsidR="00FE5E5D" w:rsidRDefault="00586F2E" w:rsidP="00795873">
            <w:r>
              <w:lastRenderedPageBreak/>
              <w:t>Data RAM</w:t>
            </w:r>
          </w:p>
        </w:tc>
        <w:tc>
          <w:tcPr>
            <w:tcW w:w="4530" w:type="dxa"/>
          </w:tcPr>
          <w:p w14:paraId="28333E87" w14:textId="7D764AEC" w:rsidR="00FE5E5D" w:rsidRDefault="00586F2E" w:rsidP="00795873">
            <w:r>
              <w:t>96 KB</w:t>
            </w:r>
          </w:p>
        </w:tc>
      </w:tr>
      <w:tr w:rsidR="00FE5E5D" w14:paraId="37335BA3" w14:textId="77777777" w:rsidTr="00FE5E5D">
        <w:tc>
          <w:tcPr>
            <w:tcW w:w="4530" w:type="dxa"/>
          </w:tcPr>
          <w:p w14:paraId="016418DF" w14:textId="35C73FDA" w:rsidR="00FE5E5D" w:rsidRDefault="00586F2E" w:rsidP="00795873">
            <w:r>
              <w:t>Perifériák</w:t>
            </w:r>
          </w:p>
        </w:tc>
        <w:tc>
          <w:tcPr>
            <w:tcW w:w="4530" w:type="dxa"/>
          </w:tcPr>
          <w:p w14:paraId="781ACCE5" w14:textId="63309B1D" w:rsidR="00FE5E5D" w:rsidRDefault="00586F2E" w:rsidP="00795873">
            <w:r>
              <w:t>GPIO(16 db), PWM, ADC, UART, I2C,SPI</w:t>
            </w:r>
          </w:p>
        </w:tc>
      </w:tr>
      <w:tr w:rsidR="00D31370" w14:paraId="4699B9AE" w14:textId="77777777" w:rsidTr="00D31370">
        <w:tblPrEx>
          <w:tblW w:w="0" w:type="auto"/>
          <w:tblPrExChange w:id="340" w:author="Bence" w:date="2017-05-20T12:31:00Z">
            <w:tblPrEx>
              <w:tblW w:w="0" w:type="auto"/>
            </w:tblPrEx>
          </w:tblPrExChange>
        </w:tblPrEx>
        <w:trPr>
          <w:trHeight w:val="611"/>
          <w:trPrChange w:id="341" w:author="Bence" w:date="2017-05-20T12:31:00Z">
            <w:trPr>
              <w:trHeight w:val="2166"/>
            </w:trPr>
          </w:trPrChange>
        </w:trPr>
        <w:tc>
          <w:tcPr>
            <w:tcW w:w="4530" w:type="dxa"/>
            <w:tcPrChange w:id="342" w:author="Bence" w:date="2017-05-20T12:31:00Z">
              <w:tcPr>
                <w:tcW w:w="4530" w:type="dxa"/>
              </w:tcPr>
            </w:tcPrChange>
          </w:tcPr>
          <w:p w14:paraId="1558D8E9" w14:textId="07FE1589" w:rsidR="00D31370" w:rsidDel="00D31370" w:rsidRDefault="00D31370" w:rsidP="00795873">
            <w:pPr>
              <w:rPr>
                <w:del w:id="343" w:author="Bence" w:date="2017-05-20T12:31:00Z"/>
              </w:rPr>
            </w:pPr>
            <w:r>
              <w:t>Fogyasztás</w:t>
            </w:r>
            <w:ins w:id="344" w:author="Bence" w:date="2017-05-20T12:31:00Z">
              <w:r>
                <w:t xml:space="preserve"> (normál üzemmódban)</w:t>
              </w:r>
            </w:ins>
          </w:p>
          <w:p w14:paraId="62A74C2F" w14:textId="4722991D" w:rsidR="00D31370" w:rsidDel="00D31370" w:rsidRDefault="00D31370" w:rsidP="00795873">
            <w:pPr>
              <w:rPr>
                <w:del w:id="345" w:author="Bence" w:date="2017-05-20T12:31:00Z"/>
              </w:rPr>
            </w:pPr>
            <w:del w:id="346" w:author="Bence" w:date="2017-05-20T12:30:00Z">
              <w:r w:rsidDel="00D31370">
                <w:delText>Normál üzemmód</w:delText>
              </w:r>
            </w:del>
          </w:p>
          <w:p w14:paraId="0C86214A" w14:textId="77777777" w:rsidR="00D31370" w:rsidDel="00D31370" w:rsidRDefault="00D31370" w:rsidP="00795873">
            <w:pPr>
              <w:rPr>
                <w:del w:id="347" w:author="Bence" w:date="2017-05-20T12:31:00Z"/>
              </w:rPr>
            </w:pPr>
            <w:del w:id="348" w:author="Bence" w:date="2017-05-20T12:30:00Z">
              <w:r w:rsidDel="00D31370">
                <w:delText>Modem sleep</w:delText>
              </w:r>
            </w:del>
          </w:p>
          <w:p w14:paraId="10B7C1AB" w14:textId="77777777" w:rsidR="00D31370" w:rsidDel="00D31370" w:rsidRDefault="00D31370" w:rsidP="00795873">
            <w:pPr>
              <w:rPr>
                <w:del w:id="349" w:author="Bence" w:date="2017-05-20T12:31:00Z"/>
              </w:rPr>
            </w:pPr>
            <w:del w:id="350" w:author="Bence" w:date="2017-05-20T12:30:00Z">
              <w:r w:rsidDel="00D31370">
                <w:delText>Light sleep</w:delText>
              </w:r>
            </w:del>
          </w:p>
          <w:p w14:paraId="484F578D" w14:textId="748D6FEB" w:rsidR="00D31370" w:rsidRDefault="00D31370" w:rsidP="00795873">
            <w:del w:id="351" w:author="Bence" w:date="2017-05-20T12:30:00Z">
              <w:r w:rsidDel="00D31370">
                <w:delText>Deep sleep</w:delText>
              </w:r>
            </w:del>
          </w:p>
        </w:tc>
        <w:tc>
          <w:tcPr>
            <w:tcW w:w="4530" w:type="dxa"/>
            <w:tcPrChange w:id="352" w:author="Bence" w:date="2017-05-20T12:31:00Z">
              <w:tcPr>
                <w:tcW w:w="4530" w:type="dxa"/>
              </w:tcPr>
            </w:tcPrChange>
          </w:tcPr>
          <w:p w14:paraId="3126AE9D" w14:textId="50C0030D" w:rsidR="00D31370" w:rsidDel="00D31370" w:rsidRDefault="00D31370" w:rsidP="00795873">
            <w:pPr>
              <w:rPr>
                <w:del w:id="353" w:author="Bence" w:date="2017-05-20T12:31:00Z"/>
              </w:rPr>
            </w:pPr>
            <w:r>
              <w:t>~170 mA</w:t>
            </w:r>
          </w:p>
          <w:p w14:paraId="340581D2" w14:textId="77777777" w:rsidR="00D31370" w:rsidDel="00D31370" w:rsidRDefault="00D31370" w:rsidP="00795873">
            <w:pPr>
              <w:rPr>
                <w:del w:id="354" w:author="Bence" w:date="2017-05-20T12:30:00Z"/>
              </w:rPr>
            </w:pPr>
            <w:del w:id="355" w:author="Bence" w:date="2017-05-20T12:30:00Z">
              <w:r w:rsidDel="00D31370">
                <w:delText>~15 mA</w:delText>
              </w:r>
            </w:del>
          </w:p>
          <w:p w14:paraId="52522563" w14:textId="77777777" w:rsidR="00D31370" w:rsidDel="00D31370" w:rsidRDefault="00D31370" w:rsidP="00795873">
            <w:pPr>
              <w:rPr>
                <w:del w:id="356" w:author="Bence" w:date="2017-05-20T12:30:00Z"/>
              </w:rPr>
            </w:pPr>
            <w:del w:id="357" w:author="Bence" w:date="2017-05-20T12:30:00Z">
              <w:r w:rsidDel="00D31370">
                <w:delText>~0.</w:delText>
              </w:r>
            </w:del>
            <w:del w:id="358" w:author="Bence" w:date="2017-05-20T12:27:00Z">
              <w:r w:rsidDel="00D31370">
                <w:delText>5</w:delText>
              </w:r>
            </w:del>
            <w:del w:id="359" w:author="Bence" w:date="2017-05-20T12:30:00Z">
              <w:r w:rsidDel="00D31370">
                <w:delText xml:space="preserve"> mA</w:delText>
              </w:r>
            </w:del>
          </w:p>
          <w:p w14:paraId="26DEA62C" w14:textId="34712779" w:rsidR="00D31370" w:rsidRDefault="00D31370" w:rsidP="00795873">
            <w:del w:id="360" w:author="Bence" w:date="2017-05-20T12:30:00Z">
              <w:r w:rsidDel="00D31370">
                <w:delText>~0.5 µA</w:delText>
              </w:r>
            </w:del>
          </w:p>
        </w:tc>
      </w:tr>
    </w:tbl>
    <w:bookmarkStart w:id="361" w:name="_Ref483149862"/>
    <w:p w14:paraId="07A7399B" w14:textId="01B4A160" w:rsidR="00FE5E5D" w:rsidRPr="0001518D" w:rsidRDefault="00E413A7" w:rsidP="005B4C76">
      <w:pPr>
        <w:pStyle w:val="Kpalrs"/>
      </w:pPr>
      <w:ins w:id="362" w:author="Bence" w:date="2017-05-21T14:02:00Z">
        <w:r>
          <w:fldChar w:fldCharType="begin"/>
        </w:r>
        <w:r>
          <w:instrText xml:space="preserve"> STYLEREF 1 \s </w:instrText>
        </w:r>
      </w:ins>
      <w:r>
        <w:fldChar w:fldCharType="separate"/>
      </w:r>
      <w:r w:rsidR="001A7DB8">
        <w:rPr>
          <w:noProof/>
        </w:rPr>
        <w:t>1</w:t>
      </w:r>
      <w:ins w:id="363" w:author="Bence" w:date="2017-05-21T14:02:00Z">
        <w:r>
          <w:fldChar w:fldCharType="end"/>
        </w:r>
        <w:r>
          <w:t>.</w:t>
        </w:r>
        <w:r>
          <w:fldChar w:fldCharType="begin"/>
        </w:r>
        <w:r>
          <w:instrText xml:space="preserve"> SEQ táblázat \* ARABIC \s 1 </w:instrText>
        </w:r>
      </w:ins>
      <w:r>
        <w:fldChar w:fldCharType="separate"/>
      </w:r>
      <w:ins w:id="364" w:author="Bence" w:date="2017-05-21T17:48:00Z">
        <w:r w:rsidR="001A7DB8">
          <w:rPr>
            <w:noProof/>
          </w:rPr>
          <w:t>1</w:t>
        </w:r>
      </w:ins>
      <w:ins w:id="365" w:author="Bence" w:date="2017-05-21T14:02:00Z">
        <w:r>
          <w:fldChar w:fldCharType="end"/>
        </w:r>
      </w:ins>
      <w:del w:id="366" w:author="Bence" w:date="2017-05-20T12:34:00Z">
        <w:r w:rsidR="00671BE9" w:rsidDel="00D12D67">
          <w:fldChar w:fldCharType="begin"/>
        </w:r>
        <w:r w:rsidR="00671BE9" w:rsidDel="00D12D67">
          <w:delInstrText xml:space="preserve"> SEQ táblázat \* ARABIC </w:delInstrText>
        </w:r>
        <w:r w:rsidR="00671BE9" w:rsidDel="00D12D67">
          <w:fldChar w:fldCharType="separate"/>
        </w:r>
        <w:r w:rsidR="00671BE9" w:rsidDel="00D12D67">
          <w:rPr>
            <w:noProof/>
          </w:rPr>
          <w:delText>1</w:delText>
        </w:r>
        <w:r w:rsidR="00671BE9" w:rsidDel="00D12D67">
          <w:fldChar w:fldCharType="end"/>
        </w:r>
      </w:del>
      <w:r w:rsidR="00671BE9">
        <w:t>. táblázat</w:t>
      </w:r>
      <w:bookmarkEnd w:id="361"/>
      <w:r w:rsidR="00671BE9">
        <w:t xml:space="preserve"> Az ESP8266 főbb fizikai jellemzői</w:t>
      </w:r>
    </w:p>
    <w:p w14:paraId="79E47D56" w14:textId="00654211" w:rsidR="00795873" w:rsidRDefault="00795873" w:rsidP="00795873">
      <w:r>
        <w:t xml:space="preserve">További pozitív tulajdonsága az ára: a pontos típustól függően már </w:t>
      </w:r>
      <w:commentRangeStart w:id="367"/>
      <w:r w:rsidR="00D86C0A">
        <w:t>1.5</w:t>
      </w:r>
      <w:r>
        <w:t>$</w:t>
      </w:r>
      <w:commentRangeEnd w:id="367"/>
      <w:r w:rsidR="00FC3BE8">
        <w:rPr>
          <w:rStyle w:val="Jegyzethivatkozs"/>
        </w:rPr>
        <w:commentReference w:id="367"/>
      </w:r>
      <w:r>
        <w:t xml:space="preserve"> körüli áron hozzájuthatunk, ami azt tekintve, hogy ezt megelőzően egy hasonló igényeket kiszolgálni képes Wifi modul nagyságrendileg 25-40$ körül volt kapható, </w:t>
      </w:r>
      <w:r w:rsidR="00447240">
        <w:t>rendkívül kedvező</w:t>
      </w:r>
      <w:r>
        <w:t>.</w:t>
      </w:r>
      <w:r w:rsidR="00A12877">
        <w:t xml:space="preserve"> </w:t>
      </w:r>
      <w:r w:rsidR="00FD5CA3">
        <w:t xml:space="preserve">Az </w:t>
      </w:r>
      <w:ins w:id="368" w:author="Bence" w:date="2017-05-21T17:08:00Z">
        <w:r w:rsidR="007A2199">
          <w:fldChar w:fldCharType="begin"/>
        </w:r>
        <w:r w:rsidR="007A2199">
          <w:instrText xml:space="preserve"> REF _Ref483149862 \h </w:instrText>
        </w:r>
      </w:ins>
      <w:r w:rsidR="007A2199">
        <w:fldChar w:fldCharType="separate"/>
      </w:r>
      <w:ins w:id="369" w:author="Bence" w:date="2017-05-21T17:48:00Z">
        <w:r w:rsidR="001A7DB8">
          <w:rPr>
            <w:noProof/>
          </w:rPr>
          <w:t>1</w:t>
        </w:r>
        <w:r w:rsidR="001A7DB8">
          <w:t>.</w:t>
        </w:r>
        <w:r w:rsidR="001A7DB8">
          <w:rPr>
            <w:noProof/>
          </w:rPr>
          <w:t>1</w:t>
        </w:r>
        <w:r w:rsidR="001A7DB8">
          <w:t>. táblázat</w:t>
        </w:r>
      </w:ins>
      <w:ins w:id="370" w:author="Bence" w:date="2017-05-21T17:08:00Z">
        <w:r w:rsidR="007A2199">
          <w:fldChar w:fldCharType="end"/>
        </w:r>
        <w:r w:rsidR="007A2199">
          <w:t xml:space="preserve">ban </w:t>
        </w:r>
      </w:ins>
      <w:del w:id="371" w:author="Bence" w:date="2017-05-21T17:08:00Z">
        <w:r w:rsidR="00FD5CA3" w:rsidDel="007A2199">
          <w:delText xml:space="preserve">1. táblázatban </w:delText>
        </w:r>
      </w:del>
      <w:r w:rsidR="00FD5CA3">
        <w:t>is</w:t>
      </w:r>
      <w:r w:rsidR="00447240">
        <w:t xml:space="preserve"> felfedezhetjük az ESP8266 egy fontos jellemzőjét</w:t>
      </w:r>
      <w:r w:rsidR="00470FAE">
        <w:t xml:space="preserve">, </w:t>
      </w:r>
      <w:r w:rsidR="00447240">
        <w:t>miszerint</w:t>
      </w:r>
      <w:r w:rsidR="00470FAE">
        <w:t xml:space="preserve"> saját ARM processzorral rendelkezik, ennek </w:t>
      </w:r>
      <w:r>
        <w:t>köszönhetően lehetővé válik a standalone működés</w:t>
      </w:r>
      <w:r w:rsidR="00FC3BE8">
        <w:t xml:space="preserve"> is</w:t>
      </w:r>
      <w:r>
        <w:t xml:space="preserve">.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14:paraId="4DA94121" w14:textId="77777777" w:rsidR="00795873" w:rsidRDefault="00795873" w:rsidP="00795873">
      <w:commentRangeStart w:id="372"/>
      <w:r>
        <w:t xml:space="preserve">Megvalósítását tekintve az eddigiek során két modullal </w:t>
      </w:r>
      <w:r w:rsidR="003525F7">
        <w:t>foglalkoztam</w:t>
      </w:r>
      <w:r>
        <w:t>.</w:t>
      </w:r>
      <w:commentRangeEnd w:id="372"/>
      <w:r w:rsidR="00FC3BE8">
        <w:rPr>
          <w:rStyle w:val="Jegyzethivatkozs"/>
        </w:rPr>
        <w:commentReference w:id="372"/>
      </w:r>
      <w:r>
        <w:t xml:space="preserve">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55D50E66" w14:textId="5D5385F8" w:rsidR="00447240" w:rsidRDefault="00795873" w:rsidP="00795873">
      <w:r>
        <w:t xml:space="preserve">A másik megismert modul az ESP-12, az </w:t>
      </w:r>
      <w:r w:rsidR="001B34E3">
        <w:t>ESP8266 IC modul változata</w:t>
      </w:r>
      <w:r>
        <w:t>, mely lényegében az IC összes lehetőségéhez hozzáférést biztosít, így ez a változat a fejlesztési folyamatot követően az éles hálózatban is használható. Konzulensem, Györke Péter készített ehhez a modulhoz egy tesztpanelt, melyet a következő</w:t>
      </w:r>
      <w:r w:rsidR="00447240">
        <w:t xml:space="preserve"> fejezetben</w:t>
      </w:r>
      <w:r>
        <w:t xml:space="preserve"> röviden be is mutatok. </w:t>
      </w:r>
    </w:p>
    <w:p w14:paraId="04B746E5" w14:textId="4B31EBE4" w:rsidR="00795873" w:rsidRDefault="00447240" w:rsidP="00795873">
      <w:r>
        <w:t>Bár kipróbálni sajnos nem volt alkalmam, de úgy gondolom, érdemes szót említeni az Espressif egy másik termékéről, az ESP32-ről is, melyet az ESP8266 nagy testvéreként is szoktak emlegetni. A felhasználási lehetőségek jellegét tekintve az ESP32</w:t>
      </w:r>
      <w:customXmlInsRangeStart w:id="373" w:author="Bence" w:date="2017-05-21T17:12:00Z"/>
      <w:sdt>
        <w:sdtPr>
          <w:id w:val="571932577"/>
          <w:citation/>
        </w:sdtPr>
        <w:sdtContent>
          <w:customXmlInsRangeEnd w:id="373"/>
          <w:ins w:id="374" w:author="Bence" w:date="2017-05-21T17:12:00Z">
            <w:r w:rsidR="00E51FB9">
              <w:fldChar w:fldCharType="begin"/>
            </w:r>
          </w:ins>
          <w:ins w:id="375" w:author="Bence" w:date="2017-05-21T17:44:00Z">
            <w:r w:rsidR="001A7DB8">
              <w:instrText xml:space="preserve">CITATION Esp171 \l 1038 </w:instrText>
            </w:r>
          </w:ins>
          <w:r w:rsidR="00E51FB9">
            <w:fldChar w:fldCharType="separate"/>
          </w:r>
          <w:ins w:id="376" w:author="Bence" w:date="2017-05-21T17:48:00Z">
            <w:r w:rsidR="001A7DB8">
              <w:rPr>
                <w:noProof/>
              </w:rPr>
              <w:t xml:space="preserve"> </w:t>
            </w:r>
            <w:r w:rsidR="001A7DB8">
              <w:rPr>
                <w:noProof/>
              </w:rPr>
              <w:t>[2]</w:t>
            </w:r>
          </w:ins>
          <w:ins w:id="377" w:author="Bence" w:date="2017-05-21T17:12:00Z">
            <w:r w:rsidR="00E51FB9">
              <w:fldChar w:fldCharType="end"/>
            </w:r>
          </w:ins>
          <w:customXmlInsRangeStart w:id="378" w:author="Bence" w:date="2017-05-21T17:12:00Z"/>
        </w:sdtContent>
      </w:sdt>
      <w:customXmlInsRangeEnd w:id="378"/>
      <w:r>
        <w:t xml:space="preserve"> hasonló tulajdonságokkal rendelkezik, de nagyon sok téren </w:t>
      </w:r>
      <w:r w:rsidR="008236FB">
        <w:t>előrelépett</w:t>
      </w:r>
      <w:r>
        <w:t xml:space="preserve"> a korábbi IC-hez képest.</w:t>
      </w:r>
      <w:r w:rsidR="008236FB">
        <w:t xml:space="preserve"> Teljesítmény tekintetében messze túlszárnyalja az ESP8266 képességeit: megduplázott, 160Mhz-es órajellel rendelkezik, a felhasználható RAM 520KB-ra nőtt, ami többszörös növekedés, valamint</w:t>
      </w:r>
      <w:ins w:id="379" w:author="Bence" w:date="2017-05-19T11:19:00Z">
        <w:r w:rsidR="007E6350">
          <w:t xml:space="preserve"> például</w:t>
        </w:r>
      </w:ins>
      <w:r w:rsidR="008236FB">
        <w:t xml:space="preserve"> a WiFi mellett már a Bluetooth</w:t>
      </w:r>
      <w:del w:id="380" w:author="Bence" w:date="2017-05-19T11:14:00Z">
        <w:r w:rsidR="008236FB" w:rsidDel="007E6350">
          <w:delText xml:space="preserve"> </w:delText>
        </w:r>
      </w:del>
      <w:r w:rsidR="008236FB">
        <w:rPr>
          <w:rStyle w:val="Lbjegyzet-hivatkozs"/>
        </w:rPr>
        <w:footnoteReference w:id="5"/>
      </w:r>
      <w:ins w:id="381" w:author="Bence" w:date="2017-05-19T11:14:00Z">
        <w:r w:rsidR="007E6350">
          <w:t xml:space="preserve"> </w:t>
        </w:r>
      </w:ins>
      <w:r w:rsidR="008236FB">
        <w:t>vezeték nélküli szabványt is támogatja</w:t>
      </w:r>
      <w:ins w:id="382" w:author="Bence" w:date="2017-05-19T11:14:00Z">
        <w:r w:rsidR="007E6350">
          <w:t>. Sajnos a fejlesztés kezdetén m</w:t>
        </w:r>
      </w:ins>
      <w:ins w:id="383" w:author="Bence" w:date="2017-05-19T11:15:00Z">
        <w:r w:rsidR="007E6350">
          <w:t xml:space="preserve">ég az eszköz nem állt rendelkezésre, és bár a nagyobb teljesítménnyel megnövekedett, 5$ körüli ár is párosult, a tervezés fejezetben láthatjuk majd, hogy lesz a rendszernek olyan pontja, </w:t>
        </w:r>
        <w:r w:rsidR="007E6350">
          <w:lastRenderedPageBreak/>
          <w:t xml:space="preserve">ahol ez ESP eszköz </w:t>
        </w:r>
      </w:ins>
      <w:ins w:id="384" w:author="Bence" w:date="2017-05-19T11:20:00Z">
        <w:r w:rsidR="007E6350">
          <w:t>egy helyi központi egység feladatát végzi el</w:t>
        </w:r>
      </w:ins>
      <w:ins w:id="385" w:author="Bence" w:date="2017-05-19T11:15:00Z">
        <w:r w:rsidR="007E6350">
          <w:t>, a rendszernek ezen a pontján, ha lett volna</w:t>
        </w:r>
      </w:ins>
      <w:ins w:id="386" w:author="Bence" w:date="2017-05-19T11:18:00Z">
        <w:r w:rsidR="007E6350">
          <w:t xml:space="preserve"> rá lehetőség</w:t>
        </w:r>
      </w:ins>
      <w:ins w:id="387" w:author="Bence" w:date="2017-05-19T11:20:00Z">
        <w:r w:rsidR="007E6350">
          <w:t>, mindenképp érdemes lett volna megfontolni az ESP32 használatát.</w:t>
        </w:r>
      </w:ins>
    </w:p>
    <w:p w14:paraId="06277B5D" w14:textId="77777777" w:rsidR="00795873" w:rsidRDefault="00795873" w:rsidP="00795873">
      <w:pPr>
        <w:pStyle w:val="Cmsor2"/>
      </w:pPr>
      <w:bookmarkStart w:id="388" w:name="_Ref483131268"/>
      <w:bookmarkStart w:id="389" w:name="_Ref483131275"/>
      <w:bookmarkStart w:id="390" w:name="_Toc483152323"/>
      <w:r>
        <w:t>ESP-12 tesztpanel</w:t>
      </w:r>
      <w:bookmarkEnd w:id="388"/>
      <w:bookmarkEnd w:id="389"/>
      <w:bookmarkEnd w:id="390"/>
    </w:p>
    <w:p w14:paraId="33B44CCB" w14:textId="77777777" w:rsidR="00795873" w:rsidRDefault="00795873" w:rsidP="00795873">
      <w:r>
        <w:t>A tesztpanel célja, hogy olyan általános célú kiegészítéseket adjon a modul mellé, amely a</w:t>
      </w:r>
      <w:r w:rsidR="00833F04">
        <w:t xml:space="preserve"> fejlesztés és tesztelés során </w:t>
      </w:r>
      <w:r>
        <w:t xml:space="preserve">a legtöbb felmerülhető funkció használatára lehetőséget ad. </w:t>
      </w:r>
    </w:p>
    <w:p w14:paraId="26F2CF74" w14:textId="5969E530" w:rsidR="00795873" w:rsidRDefault="00795873" w:rsidP="00795873">
      <w:r>
        <w:t>A fejlesztés során szükséges kommunikációs csatornát az ESP8266 és a fejlesztés platformja között USB</w:t>
      </w:r>
      <w:r w:rsidR="00AD2702">
        <w:t>-UART</w:t>
      </w:r>
      <w:r>
        <w:t xml:space="preserve"> </w:t>
      </w:r>
      <w:r w:rsidR="00AD2702">
        <w:t xml:space="preserve">átalakító </w:t>
      </w:r>
      <w:r>
        <w:t xml:space="preserve">biztosítja, ennél fogva adja magát, hogy a tápfeszültséget is innen nyerjük. Ugyanakkor, míg a szabványos USB 5V-ot </w:t>
      </w:r>
      <w:r w:rsidR="00AD2702">
        <w:t>szolgáltat</w:t>
      </w:r>
      <w:r>
        <w:t xml:space="preserve">, az IC-nek a működéshez 3.3V-ra van szüksége. AZ ESP-01 esetén az USB-UART átalakító végezte a tápfeszültség transzformálását is, a tesztpanelnél már erre nincs szükség erre, mivel az már saját maga </w:t>
      </w:r>
      <w:del w:id="391" w:author="Bence" w:date="2017-05-21T17:13:00Z">
        <w:r w:rsidDel="00E51FB9">
          <w:delText xml:space="preserve">elvégzi ezt. </w:delText>
        </w:r>
      </w:del>
      <w:ins w:id="392" w:author="Bence" w:date="2017-05-21T17:13:00Z">
        <w:r w:rsidR="00E51FB9">
          <w:t>gondoskodik erről.</w:t>
        </w:r>
      </w:ins>
    </w:p>
    <w:p w14:paraId="4C0D6876" w14:textId="77777777" w:rsidR="00E56994" w:rsidRDefault="00FC5E0D" w:rsidP="00E56994">
      <w:pPr>
        <w:keepNext/>
        <w:jc w:val="center"/>
      </w:pPr>
      <w:r>
        <w:rPr>
          <w:noProof/>
        </w:rPr>
        <w:drawing>
          <wp:inline distT="0" distB="0" distL="0" distR="0" wp14:anchorId="4897100A" wp14:editId="664F3802">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p w14:paraId="396D501C" w14:textId="0F8A1FB2" w:rsidR="00FC5E0D" w:rsidRDefault="003C7EC5" w:rsidP="005B4C76">
      <w:pPr>
        <w:pStyle w:val="Kpalrs"/>
      </w:pPr>
      <w:ins w:id="393" w:author="Bence" w:date="2017-05-21T13:36:00Z">
        <w:r>
          <w:fldChar w:fldCharType="begin"/>
        </w:r>
        <w:r>
          <w:instrText xml:space="preserve"> STYLEREF 1 \s </w:instrText>
        </w:r>
      </w:ins>
      <w:r>
        <w:fldChar w:fldCharType="separate"/>
      </w:r>
      <w:r w:rsidR="001A7DB8">
        <w:rPr>
          <w:noProof/>
        </w:rPr>
        <w:t>1</w:t>
      </w:r>
      <w:ins w:id="394" w:author="Bence" w:date="2017-05-21T13:36:00Z">
        <w:r>
          <w:fldChar w:fldCharType="end"/>
        </w:r>
        <w:r>
          <w:t>.</w:t>
        </w:r>
        <w:r>
          <w:fldChar w:fldCharType="begin"/>
        </w:r>
        <w:r>
          <w:instrText xml:space="preserve"> SEQ ábra \* ARABIC \s 1 </w:instrText>
        </w:r>
      </w:ins>
      <w:r>
        <w:fldChar w:fldCharType="separate"/>
      </w:r>
      <w:ins w:id="395" w:author="Bence" w:date="2017-05-21T17:48:00Z">
        <w:r w:rsidR="001A7DB8">
          <w:rPr>
            <w:noProof/>
          </w:rPr>
          <w:t>2</w:t>
        </w:r>
      </w:ins>
      <w:ins w:id="396" w:author="Bence" w:date="2017-05-21T13:36:00Z">
        <w:r>
          <w:fldChar w:fldCharType="end"/>
        </w:r>
      </w:ins>
      <w:del w:id="397"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1</w:delText>
        </w:r>
        <w:r w:rsidR="00FE5E5D" w:rsidDel="00603F1F">
          <w:fldChar w:fldCharType="end"/>
        </w:r>
      </w:del>
      <w:r w:rsidR="00E56994">
        <w:t>. ábra Tesztpanel</w:t>
      </w:r>
    </w:p>
    <w:p w14:paraId="31A70276" w14:textId="0E953444" w:rsidR="00795873" w:rsidRDefault="00795873" w:rsidP="00CD31BF">
      <w:r>
        <w:t xml:space="preserve">Kivezetések tekintetében így értelemszerűen a táp, föld, illetve a kommunikációhoz szükséges </w:t>
      </w:r>
      <w:r w:rsidR="00AD2702">
        <w:t>UART</w:t>
      </w:r>
      <w:r w:rsidR="00F145E0">
        <w:rPr>
          <w:rStyle w:val="Lbjegyzet-hivatkozs"/>
        </w:rPr>
        <w:footnoteReference w:id="6"/>
      </w:r>
      <w:r w:rsidR="00AD2702">
        <w:t xml:space="preserve"> (</w:t>
      </w:r>
      <w:r>
        <w:t>RXD és TXD</w:t>
      </w:r>
      <w:r w:rsidR="00AD2702">
        <w:t>)</w:t>
      </w:r>
      <w:r>
        <w:t xml:space="preserve"> lábakhoz tudunk csatlakozni, valamint a GPIO0 lábhoz, </w:t>
      </w:r>
      <w:r w:rsidR="00F145E0">
        <w:t>valamint a GPIO0 lábhoz, melynek állapota induláskor meghatározza, hogy a modul normál vagy boot üzemmódban induljon el</w:t>
      </w:r>
      <w:r>
        <w:t>.</w:t>
      </w:r>
      <w:r w:rsidR="00F145E0">
        <w:t xml:space="preserve"> </w:t>
      </w:r>
      <w:r>
        <w:t>A panelen a megfelelő interfészek teszteléséhez egy I2C</w:t>
      </w:r>
      <w:r w:rsidR="00F145E0">
        <w:rPr>
          <w:rStyle w:val="Lbjegyzet-hivatkozs"/>
        </w:rPr>
        <w:footnoteReference w:id="7"/>
      </w:r>
      <w:r w:rsidR="00F145E0">
        <w:t xml:space="preserve"> </w:t>
      </w:r>
      <w:r>
        <w:t xml:space="preserve">hőmérsékletmérő és egy analóg fényerősségmérő szenzor is el lett helyezve. Helyet kapott ezen kívül még néhány további kiegészítés is, mint például nyomógombok, egy </w:t>
      </w:r>
      <w:commentRangeStart w:id="398"/>
      <w:r>
        <w:t xml:space="preserve">bistabil </w:t>
      </w:r>
      <w:commentRangeEnd w:id="398"/>
      <w:r w:rsidR="003D43C1">
        <w:rPr>
          <w:rStyle w:val="Jegyzethivatkozs"/>
        </w:rPr>
        <w:commentReference w:id="398"/>
      </w:r>
      <w:r>
        <w:t>relé</w:t>
      </w:r>
      <w:r w:rsidR="008236FB">
        <w:rPr>
          <w:rStyle w:val="Lbjegyzet-hivatkozs"/>
        </w:rPr>
        <w:footnoteReference w:id="8"/>
      </w:r>
      <w:r w:rsidR="00F145E0">
        <w:t xml:space="preserve"> </w:t>
      </w:r>
      <w:r>
        <w:t>és néhány LED</w:t>
      </w:r>
      <w:r w:rsidR="00F145E0">
        <w:rPr>
          <w:rStyle w:val="Lbjegyzet-hivatkozs"/>
        </w:rPr>
        <w:footnoteReference w:id="9"/>
      </w:r>
      <w:r>
        <w:t xml:space="preserve"> is. </w:t>
      </w:r>
    </w:p>
    <w:p w14:paraId="6F163CDC" w14:textId="77777777" w:rsidR="005A1823" w:rsidRDefault="00E7730D" w:rsidP="00E7730D">
      <w:pPr>
        <w:pStyle w:val="Cmsor1"/>
      </w:pPr>
      <w:bookmarkStart w:id="399" w:name="_Toc483152324"/>
      <w:r>
        <w:lastRenderedPageBreak/>
        <w:t>Irodalomkutatás</w:t>
      </w:r>
      <w:bookmarkEnd w:id="399"/>
    </w:p>
    <w:p w14:paraId="4329B583" w14:textId="6F0083DC" w:rsidR="00CB6F2F" w:rsidRPr="00CB6F2F" w:rsidRDefault="00EC55B3" w:rsidP="00CB6F2F">
      <w:r>
        <w:t xml:space="preserve">A fejezet első felében </w:t>
      </w:r>
      <w:r w:rsidR="00F14210">
        <w:t xml:space="preserve">bemutatok néhány piaci és nyílt forráskódú megvalósítást az otthonautomatizálási rendszerek témakörében. Ezt követően röviden ismertetem a saját rendszerem elkészítésénél használt </w:t>
      </w:r>
      <w:r w:rsidR="00262B36">
        <w:t>technológiákat és külső könyvtárakat.</w:t>
      </w:r>
    </w:p>
    <w:p w14:paraId="32254A84" w14:textId="77777777" w:rsidR="00C3350C" w:rsidRDefault="00C3350C" w:rsidP="00C3350C">
      <w:pPr>
        <w:pStyle w:val="Cmsor2"/>
      </w:pPr>
      <w:bookmarkStart w:id="400" w:name="_Toc483152325"/>
      <w:r>
        <w:t>Otthonautomatizálási rendszerek</w:t>
      </w:r>
      <w:bookmarkEnd w:id="400"/>
    </w:p>
    <w:p w14:paraId="5BA88151" w14:textId="4A612B90" w:rsidR="00C3350C" w:rsidRDefault="002E09DD" w:rsidP="00C3350C">
      <w:r>
        <w:t>Otthonautomatizálási rendszer</w:t>
      </w:r>
      <w:r w:rsidR="00C3350C">
        <w:t xml:space="preserve">ek tekintetében a piacon mára számos </w:t>
      </w:r>
      <w:r>
        <w:t>üzleti megoldás jelent meg</w:t>
      </w:r>
      <w:r w:rsidR="00C3350C">
        <w:t xml:space="preserve">. Ezen rendszerek </w:t>
      </w:r>
      <w:r w:rsidR="0034611A">
        <w:t xml:space="preserve">nagy </w:t>
      </w:r>
      <w:r w:rsidR="00C97284">
        <w:t>része</w:t>
      </w:r>
      <w:r>
        <w:t xml:space="preserve"> csak a gyártó saját eszközeivel működik együtt, de láthatjuk majd, hogy ez alól akadnak kivételek.</w:t>
      </w:r>
      <w:r w:rsidR="003E4C74">
        <w:t xml:space="preserve"> Léteznek moduláris megoldások is, ezek nemcsak hogy már meglévő házba telepíthetőek, hanem a rendszerbe bármikor könnyen becsatlakoztathatunk egy új eszközt is.</w:t>
      </w:r>
      <w:r>
        <w:t xml:space="preserve"> A</w:t>
      </w:r>
      <w:r w:rsidR="008D7D01">
        <w:t>z</w:t>
      </w:r>
      <w:r>
        <w:t xml:space="preserve"> </w:t>
      </w:r>
      <w:r w:rsidR="008D7D01">
        <w:t>al</w:t>
      </w:r>
      <w:r>
        <w:t>fej</w:t>
      </w:r>
      <w:r w:rsidR="00D5281D">
        <w:t xml:space="preserve">ezetben áttekintünk </w:t>
      </w:r>
      <w:r w:rsidR="002B6469">
        <w:t>két</w:t>
      </w:r>
      <w:r w:rsidR="00D5281D">
        <w:t xml:space="preserve"> </w:t>
      </w:r>
      <w:commentRangeStart w:id="401"/>
      <w:r w:rsidR="00E02B25">
        <w:t>nyílt forráskódú</w:t>
      </w:r>
      <w:r>
        <w:t xml:space="preserve"> </w:t>
      </w:r>
      <w:commentRangeEnd w:id="401"/>
      <w:r w:rsidR="0034611A">
        <w:rPr>
          <w:rStyle w:val="Jegyzethivatkozs"/>
        </w:rPr>
        <w:commentReference w:id="401"/>
      </w:r>
      <w:r>
        <w:t xml:space="preserve">megoldást is, a rendszerek tekintetében az alapvető működésükre, </w:t>
      </w:r>
      <w:r w:rsidR="00CB4F68">
        <w:t>funkcionalitására</w:t>
      </w:r>
      <w:r>
        <w:t xml:space="preserve"> és az alkalmazott technológiákra koncentrálva. </w:t>
      </w:r>
    </w:p>
    <w:p w14:paraId="4AD23FDE" w14:textId="77777777" w:rsidR="003A4433" w:rsidRDefault="003A4433" w:rsidP="003A4433">
      <w:pPr>
        <w:pStyle w:val="Cmsor3"/>
      </w:pPr>
      <w:bookmarkStart w:id="402" w:name="_Toc483152326"/>
      <w:r>
        <w:t>IContrall</w:t>
      </w:r>
      <w:bookmarkEnd w:id="402"/>
    </w:p>
    <w:p w14:paraId="7EE90FDF" w14:textId="013520F4" w:rsidR="003A4433" w:rsidRDefault="003A4433" w:rsidP="003A4433">
      <w:r>
        <w:t>A magyar érdekeltségű IContrall</w:t>
      </w:r>
      <w:customXmlInsRangeStart w:id="403" w:author="Bence" w:date="2017-05-21T17:14:00Z"/>
      <w:sdt>
        <w:sdtPr>
          <w:id w:val="667371271"/>
          <w:citation/>
        </w:sdtPr>
        <w:sdtContent>
          <w:customXmlInsRangeEnd w:id="403"/>
          <w:ins w:id="404" w:author="Bence" w:date="2017-05-21T17:14:00Z">
            <w:r w:rsidR="00E51FB9">
              <w:fldChar w:fldCharType="begin"/>
            </w:r>
          </w:ins>
          <w:ins w:id="405" w:author="Bence" w:date="2017-05-21T17:44:00Z">
            <w:r w:rsidR="001A7DB8">
              <w:instrText xml:space="preserve">CITATION ICo17 \l 1038 </w:instrText>
            </w:r>
          </w:ins>
          <w:r w:rsidR="00E51FB9">
            <w:fldChar w:fldCharType="separate"/>
          </w:r>
          <w:ins w:id="406" w:author="Bence" w:date="2017-05-21T17:48:00Z">
            <w:r w:rsidR="001A7DB8">
              <w:rPr>
                <w:noProof/>
              </w:rPr>
              <w:t xml:space="preserve"> </w:t>
            </w:r>
            <w:r w:rsidR="001A7DB8">
              <w:rPr>
                <w:noProof/>
              </w:rPr>
              <w:t>[3]</w:t>
            </w:r>
          </w:ins>
          <w:ins w:id="407" w:author="Bence" w:date="2017-05-21T17:14:00Z">
            <w:r w:rsidR="00E51FB9">
              <w:fldChar w:fldCharType="end"/>
            </w:r>
          </w:ins>
          <w:customXmlInsRangeStart w:id="408" w:author="Bence" w:date="2017-05-21T17:14:00Z"/>
        </w:sdtContent>
      </w:sdt>
      <w:customXmlInsRangeEnd w:id="408"/>
      <w:r>
        <w:t xml:space="preserve"> az otthon teljes automatizálását egy az egyben a saját eszközeivel kívánja megoldani. A gyártó a legtöbb háztartási eszköz számára - mint például a riasztó vagy az árnyékoló - speciális vezérlőket kínál, de ezen felül vannak univerzális vezérlő moduljaik is. Az, hogy az IContrall külső eszközöket nem enged be a rendszerébe, az egyértelmű hátrány mellett előnyökkel is szolgál: a kommunikáció</w:t>
      </w:r>
      <w:r w:rsidR="001B34E3">
        <w:t xml:space="preserve">s csatorna </w:t>
      </w:r>
      <w:commentRangeStart w:id="409"/>
      <w:r>
        <w:t xml:space="preserve">titkos </w:t>
      </w:r>
      <w:commentRangeEnd w:id="409"/>
      <w:r w:rsidR="0034611A">
        <w:rPr>
          <w:rStyle w:val="Jegyzethivatkozs"/>
        </w:rPr>
        <w:commentReference w:id="409"/>
      </w:r>
      <w:r>
        <w:t xml:space="preserve">volta miatt a rendszer kevésbé sebezhető külső támadásokkal szemben. A modulok telepíthetőek már meglévő lakásba is: a kommunikáció a vezeték nélküli hálózaton keresztül történik, ez lehetővé teszi az </w:t>
      </w:r>
      <w:commentRangeStart w:id="410"/>
      <w:r>
        <w:t xml:space="preserve">új eszközök </w:t>
      </w:r>
      <w:commentRangeEnd w:id="410"/>
      <w:r w:rsidR="0034611A">
        <w:rPr>
          <w:rStyle w:val="Jegyzethivatkozs"/>
        </w:rPr>
        <w:commentReference w:id="410"/>
      </w:r>
      <w:r>
        <w:t xml:space="preserve">gyors </w:t>
      </w:r>
      <w:r w:rsidR="001B34E3">
        <w:t xml:space="preserve">csatlakoztatását a már meglévő rendszerhez </w:t>
      </w:r>
      <w:r>
        <w:t xml:space="preserve">.  </w:t>
      </w:r>
    </w:p>
    <w:p w14:paraId="4E12D140" w14:textId="77777777" w:rsidR="003A4433" w:rsidRDefault="003A4433" w:rsidP="003A4433">
      <w:r>
        <w:t xml:space="preserve">A felhasználói vezérlésre okostelefonos és táblagépes felület szolgál, a gyártó ígérete szerint ez könnyen kezelhető, logikus szerkezetű, így az új felhasználók is hamar beletanulhatnak a rendszer üzemeltetésébe. </w:t>
      </w:r>
    </w:p>
    <w:p w14:paraId="42F26C2D" w14:textId="77777777" w:rsidR="003A4433" w:rsidRDefault="003A4433" w:rsidP="003A4433">
      <w:pPr>
        <w:keepNext/>
        <w:jc w:val="center"/>
      </w:pPr>
      <w:r>
        <w:rPr>
          <w:noProof/>
        </w:rPr>
        <w:lastRenderedPageBreak/>
        <w:drawing>
          <wp:inline distT="0" distB="0" distL="0" distR="0" wp14:anchorId="08247F8B" wp14:editId="7B3DB0AA">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14:paraId="692CD1B6" w14:textId="3CE42653" w:rsidR="003A4433" w:rsidRDefault="003C7EC5" w:rsidP="005B4C76">
      <w:pPr>
        <w:pStyle w:val="Kpalrs"/>
      </w:pPr>
      <w:ins w:id="411" w:author="Bence" w:date="2017-05-21T13:36:00Z">
        <w:r>
          <w:fldChar w:fldCharType="begin"/>
        </w:r>
        <w:r>
          <w:instrText xml:space="preserve"> STYLEREF 1 \s </w:instrText>
        </w:r>
      </w:ins>
      <w:r>
        <w:fldChar w:fldCharType="separate"/>
      </w:r>
      <w:r w:rsidR="001A7DB8">
        <w:rPr>
          <w:noProof/>
        </w:rPr>
        <w:t>2</w:t>
      </w:r>
      <w:ins w:id="412" w:author="Bence" w:date="2017-05-21T13:36:00Z">
        <w:r>
          <w:fldChar w:fldCharType="end"/>
        </w:r>
        <w:r>
          <w:t>.</w:t>
        </w:r>
        <w:r>
          <w:fldChar w:fldCharType="begin"/>
        </w:r>
        <w:r>
          <w:instrText xml:space="preserve"> SEQ ábra \* ARABIC \s 1 </w:instrText>
        </w:r>
      </w:ins>
      <w:r>
        <w:fldChar w:fldCharType="separate"/>
      </w:r>
      <w:ins w:id="413" w:author="Bence" w:date="2017-05-21T17:48:00Z">
        <w:r w:rsidR="001A7DB8">
          <w:rPr>
            <w:noProof/>
          </w:rPr>
          <w:t>1</w:t>
        </w:r>
      </w:ins>
      <w:ins w:id="414" w:author="Bence" w:date="2017-05-21T13:36:00Z">
        <w:r>
          <w:fldChar w:fldCharType="end"/>
        </w:r>
      </w:ins>
      <w:del w:id="415"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A26E5E" w:rsidDel="00603F1F">
          <w:rPr>
            <w:noProof/>
          </w:rPr>
          <w:delText>2</w:delText>
        </w:r>
        <w:r w:rsidR="00FE5E5D" w:rsidDel="00603F1F">
          <w:fldChar w:fldCharType="end"/>
        </w:r>
      </w:del>
      <w:r w:rsidR="003A4433">
        <w:t>. ábra Az IContrall felhasználói interface tableten</w:t>
      </w:r>
    </w:p>
    <w:p w14:paraId="3654B023" w14:textId="3DDAAB65" w:rsidR="0044747A" w:rsidRDefault="0044747A" w:rsidP="0044747A">
      <w:pPr>
        <w:pStyle w:val="Cmsor3"/>
      </w:pPr>
      <w:bookmarkStart w:id="416" w:name="_Toc483152327"/>
      <w:r>
        <w:t>SmartThings</w:t>
      </w:r>
      <w:bookmarkEnd w:id="416"/>
    </w:p>
    <w:p w14:paraId="0929D777" w14:textId="117D4771" w:rsidR="0044747A" w:rsidRDefault="0044747A" w:rsidP="005B45E2">
      <w:r>
        <w:t>A Samsung által 2014-ben felvásárolt SmartThing</w:t>
      </w:r>
      <w:ins w:id="417" w:author="Bence" w:date="2017-05-21T17:14:00Z">
        <w:r w:rsidR="00E51FB9">
          <w:t>s</w:t>
        </w:r>
      </w:ins>
      <w:customXmlInsRangeStart w:id="418" w:author="Bence" w:date="2017-05-21T17:15:00Z"/>
      <w:sdt>
        <w:sdtPr>
          <w:id w:val="-696007998"/>
          <w:citation/>
        </w:sdtPr>
        <w:sdtContent>
          <w:customXmlInsRangeEnd w:id="418"/>
          <w:ins w:id="419" w:author="Bence" w:date="2017-05-21T17:15:00Z">
            <w:r w:rsidR="00E51FB9">
              <w:fldChar w:fldCharType="begin"/>
            </w:r>
          </w:ins>
          <w:ins w:id="420" w:author="Bence" w:date="2017-05-21T17:45:00Z">
            <w:r w:rsidR="001A7DB8">
              <w:instrText xml:space="preserve">CITATION Sma17 \l 1038 </w:instrText>
            </w:r>
          </w:ins>
          <w:r w:rsidR="00E51FB9">
            <w:fldChar w:fldCharType="separate"/>
          </w:r>
          <w:ins w:id="421" w:author="Bence" w:date="2017-05-21T17:48:00Z">
            <w:r w:rsidR="001A7DB8">
              <w:rPr>
                <w:noProof/>
              </w:rPr>
              <w:t xml:space="preserve"> </w:t>
            </w:r>
            <w:r w:rsidR="001A7DB8">
              <w:rPr>
                <w:noProof/>
              </w:rPr>
              <w:t>[4]</w:t>
            </w:r>
          </w:ins>
          <w:ins w:id="422" w:author="Bence" w:date="2017-05-21T17:15:00Z">
            <w:r w:rsidR="00E51FB9">
              <w:fldChar w:fldCharType="end"/>
            </w:r>
          </w:ins>
          <w:customXmlInsRangeStart w:id="423" w:author="Bence" w:date="2017-05-21T17:15:00Z"/>
        </w:sdtContent>
      </w:sdt>
      <w:customXmlInsRangeEnd w:id="423"/>
      <w:r>
        <w:t xml:space="preserve"> vállalat üzleti stratégiája egy nyílt rendszerre alapoz, melyhez bármely gyártó készíthet kompatibilis eszközöket. A már meglévő, népszerű okoseszközök zömével boldoguló rendszer alapja a Samsung SmartThings HUB, mely otthonunk vezeték nélküli hálózatára csatlakozva </w:t>
      </w:r>
      <w:r w:rsidR="00E7335A">
        <w:t>rögtön az</w:t>
      </w:r>
      <w:r>
        <w:t xml:space="preserve"> okosotthon középpontjává válhat. </w:t>
      </w:r>
    </w:p>
    <w:p w14:paraId="49E15FDA" w14:textId="76DCFE2A" w:rsidR="0044747A" w:rsidRDefault="0044747A" w:rsidP="005B45E2">
      <w:r>
        <w:t>A rendszer irányítására</w:t>
      </w:r>
      <w:r w:rsidR="00A26E5E">
        <w:t xml:space="preserve"> elsődlegesen</w:t>
      </w:r>
      <w:r>
        <w:t xml:space="preserve"> a min</w:t>
      </w:r>
      <w:r w:rsidR="00E7335A">
        <w:t>dhárom okostelefonos operációs rendszerre ingyenesen elérhető SmartThings Mobile alkalmazás szolgál</w:t>
      </w:r>
      <w:r w:rsidR="00A26E5E">
        <w:t>, ezen felül több más eszköz is létezik</w:t>
      </w:r>
      <w:r w:rsidR="00E7335A">
        <w:t>. Amiben pedig kitűnik a rendszer, az a vezérlési szabályok megalkotása: véleményem szerint a vizsgált, és a dolgozatban nem részletezett, de a kutatás során általam megismert rendszerek közül a SmartThingsnek van a legjobban kitalált és felhasználói szempontból legkönnyebben kezelhető szabályalkotási</w:t>
      </w:r>
      <w:r w:rsidR="00A26E5E">
        <w:t xml:space="preserve"> alapelve</w:t>
      </w:r>
      <w:r w:rsidR="00E7335A">
        <w:t>. Ehhez egyszerűen annyit tesz, hogy az egész szabályalkotás sokkal kevésbé absztrakt</w:t>
      </w:r>
      <w:r w:rsidR="00A26E5E">
        <w:t>t</w:t>
      </w:r>
      <w:r w:rsidR="00E7335A">
        <w:t xml:space="preserve">á teszi: az automatizálási szabályok alapján rengeteg mindennapi esemény történésként előre van definiálva, </w:t>
      </w:r>
      <w:r w:rsidR="00A26E5E">
        <w:t>így a felhasználónak elég ezek alapján megfogalmaznia a szabályokat, szinte úgy, mint ha egy mondatot akarnának elmondani arról, pontosan mit szeretnének.  Példának okáért a SmartRules</w:t>
      </w:r>
      <w:customXmlInsRangeStart w:id="424" w:author="Bence" w:date="2017-05-21T17:16:00Z"/>
      <w:sdt>
        <w:sdtPr>
          <w:id w:val="747616425"/>
          <w:citation/>
        </w:sdtPr>
        <w:sdtContent>
          <w:customXmlInsRangeEnd w:id="424"/>
          <w:ins w:id="425" w:author="Bence" w:date="2017-05-21T17:16:00Z">
            <w:r w:rsidR="00E51FB9">
              <w:fldChar w:fldCharType="begin"/>
            </w:r>
          </w:ins>
          <w:ins w:id="426" w:author="Bence" w:date="2017-05-21T17:45:00Z">
            <w:r w:rsidR="001A7DB8">
              <w:instrText xml:space="preserve">CITATION Sma171 \l 1038 </w:instrText>
            </w:r>
          </w:ins>
          <w:r w:rsidR="00E51FB9">
            <w:fldChar w:fldCharType="separate"/>
          </w:r>
          <w:ins w:id="427" w:author="Bence" w:date="2017-05-21T17:48:00Z">
            <w:r w:rsidR="001A7DB8">
              <w:rPr>
                <w:noProof/>
              </w:rPr>
              <w:t xml:space="preserve"> </w:t>
            </w:r>
            <w:r w:rsidR="001A7DB8">
              <w:rPr>
                <w:noProof/>
              </w:rPr>
              <w:t>[5]</w:t>
            </w:r>
          </w:ins>
          <w:ins w:id="428" w:author="Bence" w:date="2017-05-21T17:16:00Z">
            <w:r w:rsidR="00E51FB9">
              <w:fldChar w:fldCharType="end"/>
            </w:r>
          </w:ins>
          <w:customXmlInsRangeStart w:id="429" w:author="Bence" w:date="2017-05-21T17:16:00Z"/>
        </w:sdtContent>
      </w:sdt>
      <w:customXmlInsRangeEnd w:id="429"/>
      <w:r w:rsidR="00A26E5E">
        <w:t xml:space="preserve">, sajnos csak iOS-re elérhető appon </w:t>
      </w:r>
      <w:r w:rsidR="00B23A84">
        <w:t>definiált szabályt nézhetjük meg a 3. ábrán, ami jól olvasható, és nagyon egyszerűen leír egy viszonylag komplex beavatkozást.</w:t>
      </w:r>
    </w:p>
    <w:p w14:paraId="739132A1" w14:textId="77777777" w:rsidR="00A26E5E" w:rsidRDefault="00A26E5E" w:rsidP="005B45E2">
      <w:pPr>
        <w:keepNext/>
        <w:jc w:val="center"/>
      </w:pPr>
      <w:r>
        <w:rPr>
          <w:noProof/>
        </w:rPr>
        <w:lastRenderedPageBreak/>
        <w:drawing>
          <wp:inline distT="0" distB="0" distL="0" distR="0" wp14:anchorId="7DA6197C" wp14:editId="700593F4">
            <wp:extent cx="2058213" cy="3984171"/>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8213" cy="3984171"/>
                    </a:xfrm>
                    <a:prstGeom prst="rect">
                      <a:avLst/>
                    </a:prstGeom>
                  </pic:spPr>
                </pic:pic>
              </a:graphicData>
            </a:graphic>
          </wp:inline>
        </w:drawing>
      </w:r>
    </w:p>
    <w:p w14:paraId="6C55BEB6" w14:textId="3DF6E9F3" w:rsidR="00A26E5E" w:rsidRPr="0044747A" w:rsidRDefault="003C7EC5" w:rsidP="005B4C76">
      <w:pPr>
        <w:pStyle w:val="Kpalrs"/>
        <w:rPr>
          <w:lang w:eastAsia="hu-HU"/>
        </w:rPr>
      </w:pPr>
      <w:ins w:id="430" w:author="Bence" w:date="2017-05-21T13:36:00Z">
        <w:r>
          <w:fldChar w:fldCharType="begin"/>
        </w:r>
        <w:r>
          <w:instrText xml:space="preserve"> STYLEREF 1 \s </w:instrText>
        </w:r>
      </w:ins>
      <w:r>
        <w:fldChar w:fldCharType="separate"/>
      </w:r>
      <w:r w:rsidR="001A7DB8">
        <w:rPr>
          <w:noProof/>
        </w:rPr>
        <w:t>2</w:t>
      </w:r>
      <w:ins w:id="431" w:author="Bence" w:date="2017-05-21T13:36:00Z">
        <w:r>
          <w:fldChar w:fldCharType="end"/>
        </w:r>
        <w:r>
          <w:t>.</w:t>
        </w:r>
        <w:r>
          <w:fldChar w:fldCharType="begin"/>
        </w:r>
        <w:r>
          <w:instrText xml:space="preserve"> SEQ ábra \* ARABIC \s 1 </w:instrText>
        </w:r>
      </w:ins>
      <w:r>
        <w:fldChar w:fldCharType="separate"/>
      </w:r>
      <w:ins w:id="432" w:author="Bence" w:date="2017-05-21T17:48:00Z">
        <w:r w:rsidR="001A7DB8">
          <w:rPr>
            <w:noProof/>
          </w:rPr>
          <w:t>2</w:t>
        </w:r>
      </w:ins>
      <w:ins w:id="433" w:author="Bence" w:date="2017-05-21T13:36:00Z">
        <w:r>
          <w:fldChar w:fldCharType="end"/>
        </w:r>
      </w:ins>
      <w:del w:id="434" w:author="Bence" w:date="2017-05-20T14:22:00Z">
        <w:r w:rsidR="00A26E5E" w:rsidDel="00603F1F">
          <w:fldChar w:fldCharType="begin"/>
        </w:r>
        <w:r w:rsidR="00A26E5E" w:rsidDel="00603F1F">
          <w:delInstrText xml:space="preserve"> SEQ ábra \* ARABIC </w:delInstrText>
        </w:r>
        <w:r w:rsidR="00A26E5E" w:rsidDel="00603F1F">
          <w:fldChar w:fldCharType="separate"/>
        </w:r>
        <w:r w:rsidR="00A26E5E" w:rsidDel="00603F1F">
          <w:rPr>
            <w:noProof/>
          </w:rPr>
          <w:delText>3</w:delText>
        </w:r>
        <w:r w:rsidR="00A26E5E" w:rsidDel="00603F1F">
          <w:fldChar w:fldCharType="end"/>
        </w:r>
      </w:del>
      <w:r w:rsidR="00A26E5E">
        <w:t>. ábra SmartRules szabályalkotás</w:t>
      </w:r>
    </w:p>
    <w:p w14:paraId="642C08F0" w14:textId="01DCD6DD" w:rsidR="00F145E0" w:rsidRPr="007E51E8" w:rsidRDefault="00F145E0" w:rsidP="00F145E0">
      <w:pPr>
        <w:pStyle w:val="Cmsor3"/>
        <w:rPr>
          <w:lang w:eastAsia="en-US"/>
        </w:rPr>
      </w:pPr>
      <w:bookmarkStart w:id="435" w:name="_Toc483152328"/>
      <w:r>
        <w:rPr>
          <w:lang w:eastAsia="en-US"/>
        </w:rPr>
        <w:t>OpenHAB</w:t>
      </w:r>
      <w:bookmarkEnd w:id="435"/>
    </w:p>
    <w:p w14:paraId="085FD80D" w14:textId="379847D0" w:rsidR="00F145E0" w:rsidRDefault="00F145E0" w:rsidP="00F145E0">
      <w:r>
        <w:t>Az OpenHAB</w:t>
      </w:r>
      <w:customXmlInsRangeStart w:id="436" w:author="Bence" w:date="2017-05-21T17:18:00Z"/>
      <w:sdt>
        <w:sdtPr>
          <w:id w:val="-1031639623"/>
          <w:citation/>
        </w:sdtPr>
        <w:sdtContent>
          <w:customXmlInsRangeEnd w:id="436"/>
          <w:ins w:id="437" w:author="Bence" w:date="2017-05-21T17:18:00Z">
            <w:r w:rsidR="00E51FB9">
              <w:fldChar w:fldCharType="begin"/>
            </w:r>
          </w:ins>
          <w:ins w:id="438" w:author="Bence" w:date="2017-05-21T17:45:00Z">
            <w:r w:rsidR="001A7DB8">
              <w:instrText xml:space="preserve">CITATION ope17 \l 1038 </w:instrText>
            </w:r>
          </w:ins>
          <w:r w:rsidR="00E51FB9">
            <w:fldChar w:fldCharType="separate"/>
          </w:r>
          <w:ins w:id="439" w:author="Bence" w:date="2017-05-21T17:48:00Z">
            <w:r w:rsidR="001A7DB8">
              <w:rPr>
                <w:noProof/>
              </w:rPr>
              <w:t xml:space="preserve"> </w:t>
            </w:r>
            <w:r w:rsidR="001A7DB8">
              <w:rPr>
                <w:noProof/>
              </w:rPr>
              <w:t>[6]</w:t>
            </w:r>
          </w:ins>
          <w:ins w:id="440" w:author="Bence" w:date="2017-05-21T17:18:00Z">
            <w:r w:rsidR="00E51FB9">
              <w:fldChar w:fldCharType="end"/>
            </w:r>
          </w:ins>
          <w:customXmlInsRangeStart w:id="441" w:author="Bence" w:date="2017-05-21T17:18:00Z"/>
        </w:sdtContent>
      </w:sdt>
      <w:customXmlInsRangeEnd w:id="441"/>
      <w:r>
        <w:t xml:space="preserve"> (</w:t>
      </w:r>
      <w:r w:rsidRPr="007E51E8">
        <w:rPr>
          <w:bCs/>
        </w:rPr>
        <w:t>Open H</w:t>
      </w:r>
      <w:r w:rsidRPr="007E51E8">
        <w:t xml:space="preserve">ome </w:t>
      </w:r>
      <w:r w:rsidRPr="007E51E8">
        <w:rPr>
          <w:bCs/>
        </w:rPr>
        <w:t>A</w:t>
      </w:r>
      <w:r w:rsidRPr="007E51E8">
        <w:t xml:space="preserve">utomation </w:t>
      </w:r>
      <w:r w:rsidRPr="007E51E8">
        <w:rPr>
          <w:bCs/>
        </w:rPr>
        <w:t>B</w:t>
      </w:r>
      <w:r w:rsidRPr="007E51E8">
        <w:t>us</w:t>
      </w:r>
      <w:r>
        <w:t>) jelenleg a legnépszerűbb nyílt forráskódú megoldás az otthonautomatizálás témakörében, a 2017 januárjában megjelent OpenHAB 2 több mint 130 gyártó eszközéhez vagy technológiához biztosít integrálhatóságot. A Java nyelven írt főrendszerhez – ami az OpenHAB Runtime nevet viseli - számos kliensen keresztül lehet kapcsolódni. A konfigurálásra elsősorban az Eclipse SmartHome Designert</w:t>
      </w:r>
      <w:customXmlInsRangeStart w:id="442" w:author="Bence" w:date="2017-05-21T17:20:00Z"/>
      <w:sdt>
        <w:sdtPr>
          <w:id w:val="1920216203"/>
          <w:citation/>
        </w:sdtPr>
        <w:sdtContent>
          <w:customXmlInsRangeEnd w:id="442"/>
          <w:ins w:id="443" w:author="Bence" w:date="2017-05-21T17:20:00Z">
            <w:r w:rsidR="00E51FB9">
              <w:fldChar w:fldCharType="begin"/>
            </w:r>
            <w:r w:rsidR="00E51FB9">
              <w:instrText xml:space="preserve"> CITATION Ecl17 \l 1038 </w:instrText>
            </w:r>
          </w:ins>
          <w:r w:rsidR="00E51FB9">
            <w:fldChar w:fldCharType="separate"/>
          </w:r>
          <w:ins w:id="444" w:author="Bence" w:date="2017-05-21T17:48:00Z">
            <w:r w:rsidR="001A7DB8">
              <w:rPr>
                <w:noProof/>
              </w:rPr>
              <w:t xml:space="preserve"> </w:t>
            </w:r>
            <w:r w:rsidR="001A7DB8">
              <w:rPr>
                <w:noProof/>
              </w:rPr>
              <w:t>[7]</w:t>
            </w:r>
          </w:ins>
          <w:ins w:id="445" w:author="Bence" w:date="2017-05-21T17:20:00Z">
            <w:r w:rsidR="00E51FB9">
              <w:fldChar w:fldCharType="end"/>
            </w:r>
          </w:ins>
          <w:customXmlInsRangeStart w:id="446" w:author="Bence" w:date="2017-05-21T17:20:00Z"/>
        </w:sdtContent>
      </w:sdt>
      <w:customXmlInsRangeEnd w:id="446"/>
      <w:r>
        <w:t xml:space="preserve"> ajánlja a fejlesztő – ez az Eclipse IDE egy speciális, OpenHAB-hoz készült verziója - , melynek különlegessége leginkább abban rejlik, hogy olyan fejlesztőkörnyezetektől elvárt támogatásokat nyújt a szabályleíró nyelvhez, mint a kódszinezés vagy a kód szintaktikai ellenőrzése. </w:t>
      </w:r>
    </w:p>
    <w:p w14:paraId="5FF01DAC" w14:textId="77777777" w:rsidR="00F145E0" w:rsidRDefault="00F145E0" w:rsidP="00F145E0">
      <w:r>
        <w:t>A szabályleíró nyelv az Xtend</w:t>
      </w:r>
      <w:r>
        <w:rPr>
          <w:rStyle w:val="Lbjegyzet-hivatkozs"/>
        </w:rPr>
        <w:footnoteReference w:id="10"/>
      </w:r>
      <w:r>
        <w:t xml:space="preserve"> szintaxisát követi, egy szabály az alábbi formában írható le:</w:t>
      </w:r>
    </w:p>
    <w:p w14:paraId="19AF3D1B" w14:textId="77777777" w:rsidR="00F145E0" w:rsidRDefault="00F145E0" w:rsidP="00F145E0">
      <w:pPr>
        <w:pStyle w:val="Kd"/>
        <w:rPr>
          <w:rStyle w:val="HTML-kd"/>
        </w:rPr>
      </w:pPr>
      <w:r>
        <w:rPr>
          <w:rStyle w:val="n"/>
        </w:rPr>
        <w:t>rule</w:t>
      </w:r>
      <w:r>
        <w:rPr>
          <w:rStyle w:val="HTML-kd"/>
        </w:rPr>
        <w:t xml:space="preserve"> </w:t>
      </w:r>
      <w:r>
        <w:rPr>
          <w:rStyle w:val="s"/>
        </w:rPr>
        <w:t>"rule name"</w:t>
      </w:r>
    </w:p>
    <w:p w14:paraId="72C804AE" w14:textId="77777777" w:rsidR="00F145E0" w:rsidRDefault="00F145E0" w:rsidP="00F145E0">
      <w:pPr>
        <w:pStyle w:val="Kd"/>
        <w:rPr>
          <w:rStyle w:val="HTML-kd"/>
        </w:rPr>
      </w:pPr>
      <w:r>
        <w:rPr>
          <w:rStyle w:val="n"/>
        </w:rPr>
        <w:t>when</w:t>
      </w:r>
    </w:p>
    <w:p w14:paraId="7E68792C" w14:textId="77777777" w:rsidR="00F145E0" w:rsidRDefault="00F145E0" w:rsidP="00F145E0">
      <w:pPr>
        <w:pStyle w:val="Kd"/>
        <w:rPr>
          <w:rStyle w:val="HTML-kd"/>
        </w:rPr>
      </w:pPr>
      <w:r>
        <w:rPr>
          <w:rStyle w:val="HTML-kd"/>
        </w:rPr>
        <w:t xml:space="preserve">    </w:t>
      </w:r>
      <w:r>
        <w:rPr>
          <w:rStyle w:val="hljs-tag"/>
        </w:rPr>
        <w:t>&lt;</w:t>
      </w:r>
      <w:r>
        <w:rPr>
          <w:rStyle w:val="hljs-title"/>
        </w:rPr>
        <w:t>TRIGGER</w:t>
      </w:r>
      <w:r>
        <w:rPr>
          <w:rStyle w:val="hljs-tag"/>
        </w:rPr>
        <w:t xml:space="preserve"> </w:t>
      </w:r>
      <w:r>
        <w:rPr>
          <w:rStyle w:val="hljs-attribute"/>
        </w:rPr>
        <w:t>CONDITION1</w:t>
      </w:r>
      <w:r>
        <w:rPr>
          <w:rStyle w:val="hljs-tag"/>
        </w:rPr>
        <w:t>&gt;</w:t>
      </w:r>
      <w:r>
        <w:rPr>
          <w:rStyle w:val="HTML-kd"/>
        </w:rPr>
        <w:t xml:space="preserve"> </w:t>
      </w:r>
      <w:r>
        <w:rPr>
          <w:rStyle w:val="n"/>
        </w:rPr>
        <w:t>or</w:t>
      </w:r>
    </w:p>
    <w:p w14:paraId="08FD97D5" w14:textId="77777777" w:rsidR="00F145E0" w:rsidRDefault="00F145E0" w:rsidP="00F145E0">
      <w:pPr>
        <w:pStyle w:val="Kd"/>
        <w:rPr>
          <w:rStyle w:val="HTML-kd"/>
        </w:rPr>
      </w:pPr>
      <w:r>
        <w:rPr>
          <w:rStyle w:val="HTML-kd"/>
        </w:rPr>
        <w:t xml:space="preserve">    </w:t>
      </w:r>
      <w:r>
        <w:rPr>
          <w:rStyle w:val="hljs-tag"/>
        </w:rPr>
        <w:t>&lt;</w:t>
      </w:r>
      <w:r>
        <w:rPr>
          <w:rStyle w:val="hljs-title"/>
        </w:rPr>
        <w:t>TRIGGER_CONDITION2</w:t>
      </w:r>
      <w:r>
        <w:rPr>
          <w:rStyle w:val="hljs-tag"/>
        </w:rPr>
        <w:t>&gt;</w:t>
      </w:r>
    </w:p>
    <w:p w14:paraId="03B669D3" w14:textId="77777777" w:rsidR="00F145E0" w:rsidRDefault="00F145E0" w:rsidP="00F145E0">
      <w:pPr>
        <w:pStyle w:val="Kd"/>
        <w:rPr>
          <w:rStyle w:val="HTML-kd"/>
        </w:rPr>
      </w:pPr>
      <w:r>
        <w:rPr>
          <w:rStyle w:val="HTML-kd"/>
        </w:rPr>
        <w:lastRenderedPageBreak/>
        <w:t xml:space="preserve">    </w:t>
      </w:r>
      <w:r>
        <w:rPr>
          <w:rStyle w:val="o"/>
        </w:rPr>
        <w:t>...</w:t>
      </w:r>
    </w:p>
    <w:p w14:paraId="080673E9" w14:textId="77777777" w:rsidR="00F145E0" w:rsidRDefault="00F145E0" w:rsidP="00F145E0">
      <w:pPr>
        <w:pStyle w:val="Kd"/>
        <w:rPr>
          <w:rStyle w:val="HTML-kd"/>
        </w:rPr>
      </w:pPr>
      <w:r>
        <w:rPr>
          <w:rStyle w:val="n"/>
        </w:rPr>
        <w:t>then</w:t>
      </w:r>
    </w:p>
    <w:p w14:paraId="7A996438" w14:textId="77777777" w:rsidR="00F145E0" w:rsidRDefault="00F145E0" w:rsidP="00F145E0">
      <w:pPr>
        <w:pStyle w:val="Kd"/>
        <w:rPr>
          <w:rStyle w:val="HTML-kd"/>
        </w:rPr>
      </w:pPr>
      <w:r>
        <w:rPr>
          <w:rStyle w:val="HTML-kd"/>
        </w:rPr>
        <w:t xml:space="preserve">    </w:t>
      </w:r>
      <w:r>
        <w:rPr>
          <w:rStyle w:val="hljs-tag"/>
        </w:rPr>
        <w:t>&lt;</w:t>
      </w:r>
      <w:r>
        <w:rPr>
          <w:rStyle w:val="hljs-title"/>
        </w:rPr>
        <w:t>SCRIPT_BLOCK</w:t>
      </w:r>
      <w:r>
        <w:rPr>
          <w:rStyle w:val="hljs-tag"/>
        </w:rPr>
        <w:t>&gt;</w:t>
      </w:r>
    </w:p>
    <w:p w14:paraId="69A6A97C" w14:textId="77777777" w:rsidR="00F145E0" w:rsidRDefault="00F145E0" w:rsidP="00F145E0">
      <w:pPr>
        <w:pStyle w:val="Kd"/>
        <w:rPr>
          <w:rStyle w:val="n"/>
        </w:rPr>
      </w:pPr>
      <w:r>
        <w:rPr>
          <w:rStyle w:val="n"/>
        </w:rPr>
        <w:t>end</w:t>
      </w:r>
    </w:p>
    <w:p w14:paraId="39C0DEAD" w14:textId="77777777" w:rsidR="00F145E0" w:rsidRDefault="00F145E0" w:rsidP="00F145E0">
      <w:pPr>
        <w:pStyle w:val="Kd"/>
        <w:rPr>
          <w:rStyle w:val="n"/>
        </w:rPr>
      </w:pPr>
    </w:p>
    <w:p w14:paraId="7D832C87" w14:textId="3592F8C7" w:rsidR="002123C5" w:rsidRPr="00F145E0" w:rsidRDefault="00F145E0" w:rsidP="005B45E2">
      <w:r>
        <w:t>A számos addon a felhasználók igényeit és kényelmét szolgálja, a szabályleírásnál maradva például a 4. ábrán megtekinthető egy grafikus szabálytervező, ahol a szerkesztett szabályok szintén a fenti struktúrának és szintaxisnak megfelelő formába fordítódnak le, de a drag and drop jellegű folyamat mégis könnyebbséget okozhat a programozói tudással csak alap szinten rendelkezők számára.</w:t>
      </w:r>
    </w:p>
    <w:p w14:paraId="5B1BE8A2" w14:textId="4DE57BE5" w:rsidR="001176F3" w:rsidRDefault="001176F3" w:rsidP="005B45E2">
      <w:pPr>
        <w:keepNext/>
        <w:jc w:val="center"/>
      </w:pPr>
      <w:r>
        <w:rPr>
          <w:noProof/>
        </w:rPr>
        <w:drawing>
          <wp:inline distT="0" distB="0" distL="0" distR="0" wp14:anchorId="04C0EF57" wp14:editId="0D647B6D">
            <wp:extent cx="4469130" cy="3311772"/>
            <wp:effectExtent l="0" t="0" r="7620" b="3175"/>
            <wp:docPr id="24" name="Kép 24" descr="Rule Design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le Designer Simple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490" cy="3315744"/>
                    </a:xfrm>
                    <a:prstGeom prst="rect">
                      <a:avLst/>
                    </a:prstGeom>
                    <a:noFill/>
                    <a:ln>
                      <a:noFill/>
                    </a:ln>
                  </pic:spPr>
                </pic:pic>
              </a:graphicData>
            </a:graphic>
          </wp:inline>
        </w:drawing>
      </w:r>
    </w:p>
    <w:p w14:paraId="40441A40" w14:textId="45FA4914" w:rsidR="001176F3" w:rsidRDefault="003C7EC5" w:rsidP="005B4C76">
      <w:pPr>
        <w:pStyle w:val="Kpalrs"/>
      </w:pPr>
      <w:ins w:id="447" w:author="Bence" w:date="2017-05-21T13:36:00Z">
        <w:r>
          <w:fldChar w:fldCharType="begin"/>
        </w:r>
        <w:r>
          <w:instrText xml:space="preserve"> STYLEREF 1 \s </w:instrText>
        </w:r>
      </w:ins>
      <w:r>
        <w:fldChar w:fldCharType="separate"/>
      </w:r>
      <w:r w:rsidR="001A7DB8">
        <w:rPr>
          <w:noProof/>
        </w:rPr>
        <w:t>2</w:t>
      </w:r>
      <w:ins w:id="448" w:author="Bence" w:date="2017-05-21T13:36:00Z">
        <w:r>
          <w:fldChar w:fldCharType="end"/>
        </w:r>
        <w:r>
          <w:t>.</w:t>
        </w:r>
        <w:r>
          <w:fldChar w:fldCharType="begin"/>
        </w:r>
        <w:r>
          <w:instrText xml:space="preserve"> SEQ ábra \* ARABIC \s 1 </w:instrText>
        </w:r>
      </w:ins>
      <w:r>
        <w:fldChar w:fldCharType="separate"/>
      </w:r>
      <w:ins w:id="449" w:author="Bence" w:date="2017-05-21T17:48:00Z">
        <w:r w:rsidR="001A7DB8">
          <w:rPr>
            <w:noProof/>
          </w:rPr>
          <w:t>3</w:t>
        </w:r>
      </w:ins>
      <w:ins w:id="450" w:author="Bence" w:date="2017-05-21T13:36:00Z">
        <w:r>
          <w:fldChar w:fldCharType="end"/>
        </w:r>
      </w:ins>
      <w:del w:id="451" w:author="Bence" w:date="2017-05-20T14:22:00Z">
        <w:r w:rsidR="001176F3" w:rsidDel="00603F1F">
          <w:fldChar w:fldCharType="begin"/>
        </w:r>
        <w:r w:rsidR="001176F3" w:rsidDel="00603F1F">
          <w:delInstrText xml:space="preserve"> SEQ ábra \* ARABIC </w:delInstrText>
        </w:r>
        <w:r w:rsidR="001176F3" w:rsidDel="00603F1F">
          <w:fldChar w:fldCharType="separate"/>
        </w:r>
        <w:r w:rsidR="00C84FB3" w:rsidDel="00603F1F">
          <w:rPr>
            <w:noProof/>
          </w:rPr>
          <w:delText>4</w:delText>
        </w:r>
        <w:r w:rsidR="001176F3" w:rsidDel="00603F1F">
          <w:fldChar w:fldCharType="end"/>
        </w:r>
      </w:del>
      <w:r w:rsidR="001176F3">
        <w:t>. ábra Grafikus szabályleíró rendszer az OpenHABon</w:t>
      </w:r>
    </w:p>
    <w:p w14:paraId="54BB3830" w14:textId="2CB86B89" w:rsidR="001968C4" w:rsidRDefault="00D573CC" w:rsidP="005B45E2">
      <w:r>
        <w:t>A szabályleírásokra szolgáló felületen túl a fejlesztő a rendszer min</w:t>
      </w:r>
      <w:r w:rsidR="001176F3">
        <w:t>d</w:t>
      </w:r>
      <w:r>
        <w:t>ennapi üzemeltetéséhez</w:t>
      </w:r>
      <w:r w:rsidR="001176F3">
        <w:t xml:space="preserve"> alkalmazások széles választékát kínálja, többféle webes kliensen felül a három nagy mobil operációs rendszerhez (Android, iOS, Windows Phone) is készített alkalmazást, különösen az utóbbi a rendszer elterjedtsége okán még a nagyobb piaci szereplőknél is gyakran kimarad. </w:t>
      </w:r>
    </w:p>
    <w:p w14:paraId="6B131AE1" w14:textId="77777777" w:rsidR="00F211DB" w:rsidRDefault="00F211DB" w:rsidP="00F211DB">
      <w:pPr>
        <w:pStyle w:val="Cmsor3"/>
      </w:pPr>
      <w:bookmarkStart w:id="452" w:name="_Toc483152329"/>
      <w:r>
        <w:t>Domoticz</w:t>
      </w:r>
      <w:bookmarkEnd w:id="452"/>
    </w:p>
    <w:p w14:paraId="56FB175B" w14:textId="0AB3693F" w:rsidR="00F211DB" w:rsidRDefault="00F211DB" w:rsidP="00F211DB">
      <w:r>
        <w:t>A</w:t>
      </w:r>
      <w:ins w:id="453" w:author="Bence" w:date="2017-05-21T17:20:00Z">
        <w:r w:rsidR="00C47C93">
          <w:t xml:space="preserve"> szintén</w:t>
        </w:r>
      </w:ins>
      <w:del w:id="454" w:author="Bence" w:date="2017-05-21T17:20:00Z">
        <w:r w:rsidDel="00C47C93">
          <w:delText>z</w:delText>
        </w:r>
      </w:del>
      <w:r>
        <w:t xml:space="preserve"> open source megvalósítású</w:t>
      </w:r>
      <w:r w:rsidR="002B6469">
        <w:t>, C++ nyelven írt</w:t>
      </w:r>
      <w:r>
        <w:t xml:space="preserve"> Domoticz</w:t>
      </w:r>
      <w:customXmlInsRangeStart w:id="455" w:author="Bence" w:date="2017-05-21T17:21:00Z"/>
      <w:sdt>
        <w:sdtPr>
          <w:id w:val="768661659"/>
          <w:citation/>
        </w:sdtPr>
        <w:sdtContent>
          <w:customXmlInsRangeEnd w:id="455"/>
          <w:ins w:id="456" w:author="Bence" w:date="2017-05-21T17:21:00Z">
            <w:r w:rsidR="00C47C93">
              <w:fldChar w:fldCharType="begin"/>
            </w:r>
            <w:r w:rsidR="00C47C93">
              <w:instrText xml:space="preserve"> CITATION Dom17 \l 1038 </w:instrText>
            </w:r>
          </w:ins>
          <w:r w:rsidR="00C47C93">
            <w:fldChar w:fldCharType="separate"/>
          </w:r>
          <w:ins w:id="457" w:author="Bence" w:date="2017-05-21T17:48:00Z">
            <w:r w:rsidR="001A7DB8">
              <w:rPr>
                <w:noProof/>
              </w:rPr>
              <w:t xml:space="preserve"> </w:t>
            </w:r>
            <w:r w:rsidR="001A7DB8">
              <w:rPr>
                <w:noProof/>
              </w:rPr>
              <w:t>[8]</w:t>
            </w:r>
          </w:ins>
          <w:ins w:id="458" w:author="Bence" w:date="2017-05-21T17:21:00Z">
            <w:r w:rsidR="00C47C93">
              <w:fldChar w:fldCharType="end"/>
            </w:r>
          </w:ins>
          <w:customXmlInsRangeStart w:id="459" w:author="Bence" w:date="2017-05-21T17:21:00Z"/>
        </w:sdtContent>
      </w:sdt>
      <w:customXmlInsRangeEnd w:id="459"/>
      <w:r>
        <w:t xml:space="preserve"> többféle platformon is elérhető: telepíthető a </w:t>
      </w:r>
      <w:commentRangeStart w:id="460"/>
      <w:r>
        <w:t xml:space="preserve">három </w:t>
      </w:r>
      <w:commentRangeEnd w:id="460"/>
      <w:r w:rsidR="00210B03">
        <w:rPr>
          <w:rStyle w:val="Jegyzethivatkozs"/>
        </w:rPr>
        <w:commentReference w:id="460"/>
      </w:r>
      <w:r>
        <w:t>nagy</w:t>
      </w:r>
      <w:r w:rsidR="001B34E3">
        <w:t xml:space="preserve"> (Windows, Linux, MacOS)</w:t>
      </w:r>
      <w:r>
        <w:t xml:space="preserve"> asztali operációs rendszerre</w:t>
      </w:r>
      <w:r w:rsidR="001C0206">
        <w:t xml:space="preserve">, de </w:t>
      </w:r>
      <w:r w:rsidR="001C0206">
        <w:lastRenderedPageBreak/>
        <w:t>minden további nélkül futtatható</w:t>
      </w:r>
      <w:r w:rsidR="002B6469">
        <w:t xml:space="preserve"> például</w:t>
      </w:r>
      <w:r w:rsidR="001C0206">
        <w:t xml:space="preserve"> egy Raspberry PI-ról vagy a Synology gyártó NAS</w:t>
      </w:r>
      <w:r w:rsidR="001C0206">
        <w:rPr>
          <w:rStyle w:val="Lbjegyzet-hivatkozs"/>
        </w:rPr>
        <w:footnoteReference w:id="11"/>
      </w:r>
      <w:r w:rsidR="001C0206">
        <w:t xml:space="preserve"> készülékeiről is. </w:t>
      </w:r>
      <w:r w:rsidR="002B6469">
        <w:t>Az első, 2012-ben kiadott verzió óta folyamatosan fejlesztik, mind a hozzáadható eszközök tekintetében, mind az elérhető funkciók tekintetében.</w:t>
      </w:r>
      <w:r w:rsidR="001C0206">
        <w:t xml:space="preserve"> </w:t>
      </w:r>
      <w:r w:rsidR="002B6469">
        <w:t xml:space="preserve">A felhasználók egy HTML5 webes </w:t>
      </w:r>
      <w:r w:rsidR="00210B03">
        <w:t xml:space="preserve">interfészen </w:t>
      </w:r>
      <w:r w:rsidR="002B6469">
        <w:t>keresztül férnek hozzá a rendszerhez, mely a saját, beágyazott webszerverén fut. A viselkedés beállítására többféle megoldást kínál a Domoticz: többek között LUA</w:t>
      </w:r>
      <w:r w:rsidR="00210B03">
        <w:t xml:space="preserve"> szkript</w:t>
      </w:r>
      <w:r w:rsidR="002B6469">
        <w:t xml:space="preserve"> vagy Blocky</w:t>
      </w:r>
      <w:r w:rsidR="004357F7">
        <w:rPr>
          <w:rStyle w:val="Lbjegyzet-hivatkozs"/>
        </w:rPr>
        <w:footnoteReference w:id="12"/>
      </w:r>
      <w:r w:rsidR="002B6469">
        <w:t xml:space="preserve"> használatával is automatizálhatjuk az eseményekre történő reakciókat.</w:t>
      </w:r>
    </w:p>
    <w:p w14:paraId="79BBF45E" w14:textId="211CAE7E" w:rsidR="004357F7" w:rsidRDefault="001C0206" w:rsidP="00F211DB">
      <w:r>
        <w:t>A</w:t>
      </w:r>
      <w:r w:rsidR="004357F7">
        <w:t>z</w:t>
      </w:r>
      <w:r>
        <w:t xml:space="preserve"> integrá</w:t>
      </w:r>
      <w:r w:rsidR="004357F7">
        <w:t xml:space="preserve">lható eszközök választéka széles, a nagy gyártók megoldásai (pl. </w:t>
      </w:r>
      <w:commentRangeStart w:id="461"/>
      <w:r w:rsidR="004357F7">
        <w:t>Z-Wave</w:t>
      </w:r>
      <w:r w:rsidR="001B34E3">
        <w:t xml:space="preserve"> eszközök</w:t>
      </w:r>
      <w:r w:rsidR="004357F7">
        <w:t>, Phillips Hue</w:t>
      </w:r>
      <w:commentRangeEnd w:id="461"/>
      <w:r w:rsidR="00210B03">
        <w:rPr>
          <w:rStyle w:val="Jegyzethivatkozs"/>
        </w:rPr>
        <w:commentReference w:id="461"/>
      </w:r>
      <w:r w:rsidR="004357F7">
        <w:t xml:space="preserve">) mellett számos más eszköz használata is lehetséges. A rendszer felhasználói értesítéseket is képes küldeni mobil eszközeinkre, legyenek azok Android, iOS vagy Windows Phone rendszerűek. </w:t>
      </w:r>
    </w:p>
    <w:p w14:paraId="3A9AB315" w14:textId="77777777" w:rsidR="009F0D17" w:rsidRDefault="004357F7" w:rsidP="009F0D17">
      <w:pPr>
        <w:keepNext/>
        <w:jc w:val="center"/>
      </w:pPr>
      <w:r>
        <w:rPr>
          <w:noProof/>
        </w:rPr>
        <w:drawing>
          <wp:inline distT="0" distB="0" distL="0" distR="0" wp14:anchorId="7DDCA99D" wp14:editId="1563D6D0">
            <wp:extent cx="5424487" cy="2430097"/>
            <wp:effectExtent l="0" t="0" r="5080" b="8890"/>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955" cy="2432547"/>
                    </a:xfrm>
                    <a:prstGeom prst="rect">
                      <a:avLst/>
                    </a:prstGeom>
                    <a:noFill/>
                    <a:ln>
                      <a:noFill/>
                    </a:ln>
                  </pic:spPr>
                </pic:pic>
              </a:graphicData>
            </a:graphic>
          </wp:inline>
        </w:drawing>
      </w:r>
    </w:p>
    <w:p w14:paraId="5BD50D0F" w14:textId="3A247E0B" w:rsidR="004357F7" w:rsidRDefault="003C7EC5" w:rsidP="005B4C76">
      <w:pPr>
        <w:pStyle w:val="Kpalrs"/>
      </w:pPr>
      <w:ins w:id="462" w:author="Bence" w:date="2017-05-21T13:36:00Z">
        <w:r>
          <w:fldChar w:fldCharType="begin"/>
        </w:r>
        <w:r>
          <w:instrText xml:space="preserve"> STYLEREF 1 \s </w:instrText>
        </w:r>
      </w:ins>
      <w:r>
        <w:fldChar w:fldCharType="separate"/>
      </w:r>
      <w:r w:rsidR="001A7DB8">
        <w:rPr>
          <w:noProof/>
        </w:rPr>
        <w:t>2</w:t>
      </w:r>
      <w:ins w:id="463" w:author="Bence" w:date="2017-05-21T13:36:00Z">
        <w:r>
          <w:fldChar w:fldCharType="end"/>
        </w:r>
        <w:r>
          <w:t>.</w:t>
        </w:r>
        <w:r>
          <w:fldChar w:fldCharType="begin"/>
        </w:r>
        <w:r>
          <w:instrText xml:space="preserve"> SEQ ábra \* ARABIC \s 1 </w:instrText>
        </w:r>
      </w:ins>
      <w:r>
        <w:fldChar w:fldCharType="separate"/>
      </w:r>
      <w:ins w:id="464" w:author="Bence" w:date="2017-05-21T17:48:00Z">
        <w:r w:rsidR="001A7DB8">
          <w:rPr>
            <w:noProof/>
          </w:rPr>
          <w:t>4</w:t>
        </w:r>
      </w:ins>
      <w:ins w:id="465" w:author="Bence" w:date="2017-05-21T13:36:00Z">
        <w:r>
          <w:fldChar w:fldCharType="end"/>
        </w:r>
      </w:ins>
      <w:del w:id="466"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5</w:delText>
        </w:r>
        <w:r w:rsidR="00FE5E5D" w:rsidDel="00603F1F">
          <w:fldChar w:fldCharType="end"/>
        </w:r>
      </w:del>
      <w:r w:rsidR="009F0D17">
        <w:t>. ábra A Domoticz webes konfigurációs felülete</w:t>
      </w:r>
    </w:p>
    <w:p w14:paraId="7B6650E1" w14:textId="667AFA29" w:rsidR="00E7335A" w:rsidRDefault="00E7335A" w:rsidP="00E7335A">
      <w:pPr>
        <w:pStyle w:val="Cmsor3"/>
      </w:pPr>
      <w:bookmarkStart w:id="467" w:name="_Toc483152330"/>
      <w:r>
        <w:t>Amazon Echo</w:t>
      </w:r>
      <w:bookmarkEnd w:id="467"/>
    </w:p>
    <w:p w14:paraId="1F39D3C8" w14:textId="77777777" w:rsidR="00E7335A" w:rsidRDefault="00E7335A" w:rsidP="00E7335A">
      <w:r>
        <w:t xml:space="preserve">Némileg kilóg a sorból az Amazon Echo, hiszen nem, vagy legalábbis nem kizárólag a hagyományos értelemben vett otthonautomatizálási rendszer. Ugyanakkor </w:t>
      </w:r>
      <w:r w:rsidRPr="000F29EE">
        <w:t xml:space="preserve">technológiailag </w:t>
      </w:r>
      <w:r>
        <w:t xml:space="preserve">a Google Home-al versenyezve véleményem szerint azt az irányt mutatja, amit a jövő (vagy lassan már jelen, a 2.1.2 fejezetben bemutatott OpenHAB rendszernek például már van az Echohoz interfésze) okosotthon rendszerei követni fognak, így mindenképp érdemes röviden áttekinteni. </w:t>
      </w:r>
    </w:p>
    <w:p w14:paraId="087E65DE" w14:textId="77777777" w:rsidR="00E7335A" w:rsidRDefault="00E7335A" w:rsidP="00E7335A">
      <w:pPr>
        <w:keepNext/>
        <w:jc w:val="center"/>
      </w:pPr>
      <w:r>
        <w:rPr>
          <w:noProof/>
        </w:rPr>
        <w:lastRenderedPageBreak/>
        <w:drawing>
          <wp:inline distT="0" distB="0" distL="0" distR="0" wp14:anchorId="013E0D94" wp14:editId="449BA3FB">
            <wp:extent cx="2470150" cy="1749688"/>
            <wp:effectExtent l="0" t="0" r="0" b="0"/>
            <wp:docPr id="26" name="Kép 2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14:paraId="7416B0B0" w14:textId="2C56BBF6" w:rsidR="00E7335A" w:rsidRDefault="003C7EC5" w:rsidP="005B4C76">
      <w:pPr>
        <w:pStyle w:val="Kpalrs"/>
      </w:pPr>
      <w:ins w:id="468" w:author="Bence" w:date="2017-05-21T13:36:00Z">
        <w:r>
          <w:fldChar w:fldCharType="begin"/>
        </w:r>
        <w:r>
          <w:instrText xml:space="preserve"> STYLEREF 1 \s </w:instrText>
        </w:r>
      </w:ins>
      <w:r>
        <w:fldChar w:fldCharType="separate"/>
      </w:r>
      <w:r w:rsidR="001A7DB8">
        <w:rPr>
          <w:noProof/>
        </w:rPr>
        <w:t>2</w:t>
      </w:r>
      <w:ins w:id="469" w:author="Bence" w:date="2017-05-21T13:36:00Z">
        <w:r>
          <w:fldChar w:fldCharType="end"/>
        </w:r>
        <w:r>
          <w:t>.</w:t>
        </w:r>
        <w:r>
          <w:fldChar w:fldCharType="begin"/>
        </w:r>
        <w:r>
          <w:instrText xml:space="preserve"> SEQ ábra \* ARABIC \s 1 </w:instrText>
        </w:r>
      </w:ins>
      <w:r>
        <w:fldChar w:fldCharType="separate"/>
      </w:r>
      <w:ins w:id="470" w:author="Bence" w:date="2017-05-21T17:48:00Z">
        <w:r w:rsidR="001A7DB8">
          <w:rPr>
            <w:noProof/>
          </w:rPr>
          <w:t>5</w:t>
        </w:r>
      </w:ins>
      <w:ins w:id="471" w:author="Bence" w:date="2017-05-21T13:36:00Z">
        <w:r>
          <w:fldChar w:fldCharType="end"/>
        </w:r>
      </w:ins>
      <w:del w:id="472" w:author="Bence" w:date="2017-05-20T14:22:00Z">
        <w:r w:rsidR="00E7335A" w:rsidDel="00603F1F">
          <w:fldChar w:fldCharType="begin"/>
        </w:r>
        <w:r w:rsidR="00E7335A" w:rsidDel="00603F1F">
          <w:delInstrText xml:space="preserve"> SEQ ábra \* ARABIC </w:delInstrText>
        </w:r>
        <w:r w:rsidR="00E7335A" w:rsidDel="00603F1F">
          <w:fldChar w:fldCharType="separate"/>
        </w:r>
        <w:r w:rsidR="00E7335A" w:rsidDel="00603F1F">
          <w:rPr>
            <w:noProof/>
          </w:rPr>
          <w:delText>3</w:delText>
        </w:r>
        <w:r w:rsidR="00E7335A" w:rsidDel="00603F1F">
          <w:fldChar w:fldCharType="end"/>
        </w:r>
      </w:del>
      <w:r w:rsidR="00E7335A">
        <w:t>. ábra Amazon Echo Dot és Amazon Echo</w:t>
      </w:r>
    </w:p>
    <w:p w14:paraId="2585553D" w14:textId="110D0176" w:rsidR="00E7335A" w:rsidRDefault="00E7335A" w:rsidP="00E7335A">
      <w:r>
        <w:t>Az Amazon Echo</w:t>
      </w:r>
      <w:customXmlInsRangeStart w:id="473" w:author="Bence" w:date="2017-05-21T17:24:00Z"/>
      <w:sdt>
        <w:sdtPr>
          <w:id w:val="-569275922"/>
          <w:citation/>
        </w:sdtPr>
        <w:sdtContent>
          <w:customXmlInsRangeEnd w:id="473"/>
          <w:ins w:id="474" w:author="Bence" w:date="2017-05-21T17:24:00Z">
            <w:r w:rsidR="00C47C93">
              <w:fldChar w:fldCharType="begin"/>
            </w:r>
            <w:r w:rsidR="00C47C93">
              <w:instrText xml:space="preserve"> CITATION Ama17 \l 1038 </w:instrText>
            </w:r>
          </w:ins>
          <w:r w:rsidR="00C47C93">
            <w:fldChar w:fldCharType="separate"/>
          </w:r>
          <w:ins w:id="475" w:author="Bence" w:date="2017-05-21T17:48:00Z">
            <w:r w:rsidR="001A7DB8">
              <w:rPr>
                <w:noProof/>
              </w:rPr>
              <w:t xml:space="preserve"> </w:t>
            </w:r>
            <w:r w:rsidR="001A7DB8">
              <w:rPr>
                <w:noProof/>
              </w:rPr>
              <w:t>[9]</w:t>
            </w:r>
          </w:ins>
          <w:ins w:id="476" w:author="Bence" w:date="2017-05-21T17:24:00Z">
            <w:r w:rsidR="00C47C93">
              <w:fldChar w:fldCharType="end"/>
            </w:r>
          </w:ins>
          <w:customXmlInsRangeStart w:id="477" w:author="Bence" w:date="2017-05-21T17:24:00Z"/>
        </w:sdtContent>
      </w:sdt>
      <w:customXmlInsRangeEnd w:id="477"/>
      <w:r>
        <w:t xml:space="preserve"> legfőbb különlegessége a hangvezérlésben rejlik: az eszköz mai viszonylatban fejlett beszédfelismerő rendszere nem csak az összekötött okos eszközeink vezérlését teszi lehetővé, hanem készségesen válaszol az időjárásra vonatkozó kérdésünkre, sőt, egyszerűbb matematikai problémákat is meg tud oldani nekünk. Ehhez pedig csak kérdeznünk kell.</w:t>
      </w:r>
      <w:r w:rsidRPr="00E265F0">
        <w:t xml:space="preserve"> </w:t>
      </w:r>
      <w:r>
        <w:t xml:space="preserve"> Egyelőre leginkább az angol nyelvet támogatja az eszköz, a gyártó ígérete szerint a kínálat a későbbiekben jelentősen bővülni fog.</w:t>
      </w:r>
    </w:p>
    <w:p w14:paraId="0723BE09" w14:textId="77777777" w:rsidR="00E7335A" w:rsidDel="00C47C93" w:rsidRDefault="00E7335A" w:rsidP="00E7335A">
      <w:pPr>
        <w:rPr>
          <w:del w:id="478" w:author="Bence" w:date="2017-05-21T17:23:00Z"/>
        </w:rPr>
      </w:pPr>
      <w:r>
        <w:t xml:space="preserve">Ár tekintetében abszolút versenyképesnek érzem az Amazon Echo-t: a gyártó oldaláról rendelve 150$-ért már miénk lehet, de aki megelégszik a kisebb változattal, már 50$-ért beszerezheti. Az Amazon Echo önmagában még nem alkot egy okos otthon rendszert, de a rendszer magjaként képes működni, ha további eszközöket csatolunk hozzá. </w:t>
      </w:r>
    </w:p>
    <w:p w14:paraId="61CAFBC4" w14:textId="77777777" w:rsidR="00E7335A" w:rsidRPr="005B45E2" w:rsidRDefault="00E7335A" w:rsidP="005B45E2">
      <w:pPr>
        <w:rPr>
          <w:lang w:eastAsia="en-US"/>
        </w:rPr>
      </w:pPr>
    </w:p>
    <w:p w14:paraId="1762EFE3" w14:textId="1500A025" w:rsidR="00EF20FF" w:rsidRDefault="00C46C8D" w:rsidP="00C46C8D">
      <w:pPr>
        <w:pStyle w:val="Cmsor2"/>
      </w:pPr>
      <w:bookmarkStart w:id="479" w:name="_Toc483152331"/>
      <w:r>
        <w:t>Alkalmazott technológiák</w:t>
      </w:r>
      <w:r w:rsidR="001562FC">
        <w:t xml:space="preserve"> és keretrendszerek</w:t>
      </w:r>
      <w:bookmarkEnd w:id="479"/>
    </w:p>
    <w:p w14:paraId="49999F78" w14:textId="24FA58AE" w:rsidR="00C06D70" w:rsidRPr="00C06D70" w:rsidRDefault="00C06D70" w:rsidP="001562FC">
      <w:r>
        <w:t>A fejezetben egyenként ismertetem a dolgozatban felhasznált</w:t>
      </w:r>
      <w:r w:rsidR="008E6587">
        <w:t xml:space="preserve"> </w:t>
      </w:r>
      <w:r>
        <w:t>technológiákat</w:t>
      </w:r>
      <w:r w:rsidR="008E6587">
        <w:t>, terjedelmi okokból elsősorban a lényegesebb, szakmai döntést igénylőkre kitérve</w:t>
      </w:r>
      <w:r w:rsidR="00D613DA">
        <w:t>.</w:t>
      </w:r>
      <w:r w:rsidR="001562FC">
        <w:t xml:space="preserve"> A fejlesztés során az ESP8266 üzleti logikájának megírása során</w:t>
      </w:r>
      <w:r w:rsidR="00B11AA5">
        <w:t xml:space="preserve"> a saját döntésemből kifolyólag</w:t>
      </w:r>
      <w:r w:rsidR="001562FC">
        <w:t xml:space="preserve"> többszöri </w:t>
      </w:r>
      <w:r w:rsidR="001B34E3">
        <w:t>A</w:t>
      </w:r>
      <w:r w:rsidR="00EC55B3">
        <w:t>PI</w:t>
      </w:r>
      <w:r w:rsidR="001B34E3">
        <w:t xml:space="preserve"> </w:t>
      </w:r>
      <w:r w:rsidR="006415DF">
        <w:rPr>
          <w:rStyle w:val="Jegyzethivatkozs"/>
        </w:rPr>
        <w:commentReference w:id="480"/>
      </w:r>
      <w:r w:rsidR="001562FC">
        <w:t>váltás történt, indokolt így ezekről a platformokról is rövid áttekintést adni, kiemelve a tapasztalt előnyöket és hátrányokat.</w:t>
      </w:r>
      <w:r w:rsidR="00D613DA">
        <w:t xml:space="preserve"> A szerver oldal teljes mértékben a </w:t>
      </w:r>
      <w:commentRangeStart w:id="481"/>
      <w:r w:rsidR="00D613DA">
        <w:t xml:space="preserve">LAMP </w:t>
      </w:r>
      <w:commentRangeEnd w:id="481"/>
      <w:r w:rsidR="006415DF">
        <w:rPr>
          <w:rStyle w:val="Jegyzethivatkozs"/>
        </w:rPr>
        <w:commentReference w:id="481"/>
      </w:r>
      <w:r w:rsidR="00D613DA">
        <w:t xml:space="preserve">szoftver csomagként is ismert megoldásgyűjteményre épít, mely betűszó a mögötte rejlő technológiákat takarja: (esetünkben Debian) Linux operációs rendszerre telepített Apache HTTP szerver, melyhez tartozik egy MySQL adatbázis, </w:t>
      </w:r>
      <w:r w:rsidR="008E6587">
        <w:t xml:space="preserve">az oldalak megvalósítása pedig elsődlegesen PHP szkriptnyelven történik. </w:t>
      </w:r>
      <w:r w:rsidR="008D7D01">
        <w:t xml:space="preserve">Az alfejezet végén </w:t>
      </w:r>
      <w:r w:rsidR="001562FC">
        <w:t xml:space="preserve">további technológiákról esik szó, mint a </w:t>
      </w:r>
      <w:r w:rsidR="008D7D01">
        <w:t>platformok közötti kommunikáció megkönny</w:t>
      </w:r>
      <w:r w:rsidR="001562FC">
        <w:t xml:space="preserve">ítésére használt JSON formátum, a szenzoradatok grafikus megjelenítésére szolgáló HighStock API, illetve a </w:t>
      </w:r>
      <w:r w:rsidR="006415DF">
        <w:t xml:space="preserve">felhasználó </w:t>
      </w:r>
      <w:r w:rsidR="001562FC">
        <w:t>autentiákációs keretrendszerként használt Master Login System</w:t>
      </w:r>
      <w:r w:rsidR="008D7D01">
        <w:t xml:space="preserve">. </w:t>
      </w:r>
    </w:p>
    <w:p w14:paraId="2587ADCA" w14:textId="77777777" w:rsidR="00C46C8D" w:rsidRDefault="00C46C8D" w:rsidP="00C46C8D">
      <w:pPr>
        <w:pStyle w:val="Cmsor3"/>
      </w:pPr>
      <w:bookmarkStart w:id="482" w:name="_Ref483086450"/>
      <w:bookmarkStart w:id="483" w:name="_Toc483152332"/>
      <w:r>
        <w:lastRenderedPageBreak/>
        <w:t>JSON</w:t>
      </w:r>
      <w:bookmarkEnd w:id="482"/>
      <w:bookmarkEnd w:id="483"/>
    </w:p>
    <w:p w14:paraId="6122E723" w14:textId="7AE49032" w:rsidR="00C46C8D" w:rsidRDefault="00C46C8D" w:rsidP="00C46C8D">
      <w:r>
        <w:t xml:space="preserve">A JSON (JavaScript Object Notation)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w:t>
      </w:r>
      <w:ins w:id="484" w:author="Bence" w:date="2017-05-21T17:28:00Z">
        <w:r w:rsidR="00C47C93">
          <w:rPr>
            <w:rStyle w:val="Lbjegyzet-hivatkozs"/>
          </w:rPr>
          <w:footnoteReference w:id="13"/>
        </w:r>
      </w:ins>
      <w:r w:rsidR="00A83505">
        <w:t xml:space="preserve"> alternatívájaként, mivel amellett, hogy </w:t>
      </w:r>
      <w:r w:rsidR="00DE58B5">
        <w:t>egyes feladatokra</w:t>
      </w:r>
      <w:r w:rsidR="00A83505">
        <w:t xml:space="preserve"> </w:t>
      </w:r>
      <w:r w:rsidR="006415DF">
        <w:t xml:space="preserve">az </w:t>
      </w:r>
      <w:r w:rsidR="00A83505">
        <w:t>ember</w:t>
      </w:r>
      <w:r w:rsidR="006415DF">
        <w:t xml:space="preserve"> számára</w:t>
      </w:r>
      <w:r w:rsidR="00A83505">
        <w:t xml:space="preserve">  sokkal </w:t>
      </w:r>
      <w:commentRangeStart w:id="489"/>
      <w:r w:rsidR="00A83505">
        <w:t xml:space="preserve">áttekinthetőbb </w:t>
      </w:r>
      <w:commentRangeEnd w:id="489"/>
      <w:r w:rsidR="006415DF">
        <w:rPr>
          <w:rStyle w:val="Jegyzethivatkozs"/>
        </w:rPr>
        <w:commentReference w:id="489"/>
      </w:r>
      <w:r w:rsidR="00A83505">
        <w:t>struktúrát kínál, egyszerűbb is, ami gyorsabb feldolgozást tesz lehetővé.</w:t>
      </w:r>
      <w:r w:rsidR="00833F04">
        <w:t xml:space="preserve"> Létezik sémaleíró nyelve is, amivel a JSON struktúrák egyszerűen validálhatóak.</w:t>
      </w:r>
      <w:ins w:id="490" w:author="Bence" w:date="2017-05-21T17:26:00Z">
        <w:r w:rsidR="00C47C93">
          <w:t xml:space="preserve"> A JSON formátum webes szerkeszthetőségére a </w:t>
        </w:r>
      </w:ins>
      <w:ins w:id="491" w:author="Bence" w:date="2017-05-21T17:27:00Z">
        <w:r w:rsidR="00C47C93">
          <w:t>JSON Schema Based Editor</w:t>
        </w:r>
      </w:ins>
      <w:customXmlInsRangeStart w:id="492" w:author="Bence" w:date="2017-05-21T17:28:00Z"/>
      <w:sdt>
        <w:sdtPr>
          <w:id w:val="762108414"/>
          <w:citation/>
        </w:sdtPr>
        <w:sdtContent>
          <w:customXmlInsRangeEnd w:id="492"/>
          <w:ins w:id="493" w:author="Bence" w:date="2017-05-21T17:28:00Z">
            <w:r w:rsidR="00C47C93">
              <w:fldChar w:fldCharType="begin"/>
            </w:r>
          </w:ins>
          <w:ins w:id="494" w:author="Bence" w:date="2017-05-21T17:44:00Z">
            <w:r w:rsidR="001A7DB8">
              <w:instrText xml:space="preserve">CITATION JSO17 \l 1038 </w:instrText>
            </w:r>
          </w:ins>
          <w:r w:rsidR="00C47C93">
            <w:fldChar w:fldCharType="separate"/>
          </w:r>
          <w:ins w:id="495" w:author="Bence" w:date="2017-05-21T17:48:00Z">
            <w:r w:rsidR="001A7DB8">
              <w:rPr>
                <w:noProof/>
              </w:rPr>
              <w:t xml:space="preserve"> </w:t>
            </w:r>
            <w:r w:rsidR="001A7DB8">
              <w:rPr>
                <w:noProof/>
              </w:rPr>
              <w:t>[10]</w:t>
            </w:r>
          </w:ins>
          <w:ins w:id="496" w:author="Bence" w:date="2017-05-21T17:28:00Z">
            <w:r w:rsidR="00C47C93">
              <w:fldChar w:fldCharType="end"/>
            </w:r>
          </w:ins>
          <w:customXmlInsRangeStart w:id="497" w:author="Bence" w:date="2017-05-21T17:28:00Z"/>
        </w:sdtContent>
      </w:sdt>
      <w:customXmlInsRangeEnd w:id="497"/>
      <w:ins w:id="498" w:author="Bence" w:date="2017-05-21T17:28:00Z">
        <w:r w:rsidR="00C47C93">
          <w:t xml:space="preserve"> </w:t>
        </w:r>
      </w:ins>
      <w:ins w:id="499" w:author="Bence" w:date="2017-05-21T17:27:00Z">
        <w:r w:rsidR="00C47C93">
          <w:t xml:space="preserve"> könyvtárat fogom használni. </w:t>
        </w:r>
      </w:ins>
    </w:p>
    <w:p w14:paraId="130A11DE" w14:textId="77777777" w:rsidR="00A83505" w:rsidRDefault="00A83505" w:rsidP="00C46C8D">
      <w:r>
        <w:t>A JSON gyakorlatilag két féle struktúrára épít:</w:t>
      </w:r>
    </w:p>
    <w:p w14:paraId="045C378F" w14:textId="77777777" w:rsidR="00A83505" w:rsidRDefault="00A83505" w:rsidP="00A83505">
      <w:pPr>
        <w:pStyle w:val="Listaszerbekezds"/>
        <w:numPr>
          <w:ilvl w:val="0"/>
          <w:numId w:val="17"/>
        </w:numPr>
      </w:pPr>
      <w:r>
        <w:t>Név-érték párok gyű</w:t>
      </w:r>
      <w:r w:rsidR="00302D35">
        <w:t>jteménye. Ez nyelvtől függően reprezentálhat</w:t>
      </w:r>
      <w:r w:rsidR="00A12D29">
        <w:t xml:space="preserve"> például</w:t>
      </w:r>
      <w:r w:rsidR="00302D35">
        <w:t xml:space="preserve"> egy objektumot, struktúrát, hash táblát vagy asszociatív tömböt</w:t>
      </w:r>
      <w:r w:rsidR="00302D35">
        <w:rPr>
          <w:rStyle w:val="Lbjegyzet-hivatkozs"/>
        </w:rPr>
        <w:footnoteReference w:id="14"/>
      </w:r>
    </w:p>
    <w:p w14:paraId="60CC2E7B" w14:textId="4F5593CE" w:rsidR="00302D35" w:rsidRDefault="00302D35" w:rsidP="00A83505">
      <w:pPr>
        <w:pStyle w:val="Listaszerbekezds"/>
        <w:numPr>
          <w:ilvl w:val="0"/>
          <w:numId w:val="17"/>
        </w:numPr>
      </w:pPr>
      <w:r>
        <w:t xml:space="preserve">Értékek </w:t>
      </w:r>
      <w:r w:rsidR="00E02B25">
        <w:t>l</w:t>
      </w:r>
      <w:r>
        <w:t>istájaként reprezentálja például a tömböt, vektort, listát</w:t>
      </w:r>
    </w:p>
    <w:p w14:paraId="1420141B" w14:textId="77777777" w:rsidR="00A83505" w:rsidRDefault="00833F04" w:rsidP="00C46C8D">
      <w:r>
        <w:t>Példaként megnézhetünk a dolgozatban használt, egy szabályt leíró struktúrát:</w:t>
      </w:r>
    </w:p>
    <w:p w14:paraId="018D4B78" w14:textId="77777777" w:rsidR="0065500B" w:rsidRDefault="0065500B" w:rsidP="0065500B">
      <w:pPr>
        <w:autoSpaceDE w:val="0"/>
        <w:autoSpaceDN w:val="0"/>
        <w:adjustRightInd w:val="0"/>
        <w:spacing w:after="0" w:line="240" w:lineRule="auto"/>
        <w:jc w:val="left"/>
        <w:rPr>
          <w:ins w:id="500" w:author="Bence" w:date="2017-05-21T10:47:00Z"/>
          <w:rFonts w:ascii="Courier New" w:hAnsi="Courier New" w:cs="Courier New"/>
          <w:color w:val="000000"/>
          <w:sz w:val="20"/>
          <w:szCs w:val="20"/>
          <w:highlight w:val="white"/>
        </w:rPr>
      </w:pPr>
      <w:ins w:id="501" w:author="Bence" w:date="2017-05-21T10:47:00Z">
        <w:r>
          <w:rPr>
            <w:rFonts w:ascii="Courier New" w:hAnsi="Courier New" w:cs="Courier New"/>
            <w:b/>
            <w:bCs/>
            <w:color w:val="8000FF"/>
            <w:sz w:val="20"/>
            <w:szCs w:val="20"/>
            <w:highlight w:val="white"/>
          </w:rPr>
          <w:t>{</w:t>
        </w:r>
      </w:ins>
    </w:p>
    <w:p w14:paraId="2494F185" w14:textId="77777777" w:rsidR="0065500B" w:rsidRDefault="0065500B" w:rsidP="0065500B">
      <w:pPr>
        <w:autoSpaceDE w:val="0"/>
        <w:autoSpaceDN w:val="0"/>
        <w:adjustRightInd w:val="0"/>
        <w:spacing w:after="0" w:line="240" w:lineRule="auto"/>
        <w:jc w:val="left"/>
        <w:rPr>
          <w:ins w:id="502" w:author="Bence" w:date="2017-05-21T10:47:00Z"/>
          <w:rFonts w:ascii="Courier New" w:hAnsi="Courier New" w:cs="Courier New"/>
          <w:color w:val="000000"/>
          <w:sz w:val="20"/>
          <w:szCs w:val="20"/>
          <w:highlight w:val="white"/>
        </w:rPr>
      </w:pPr>
      <w:ins w:id="503"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01024B43" w14:textId="77777777" w:rsidR="0065500B" w:rsidRDefault="0065500B" w:rsidP="0065500B">
      <w:pPr>
        <w:autoSpaceDE w:val="0"/>
        <w:autoSpaceDN w:val="0"/>
        <w:adjustRightInd w:val="0"/>
        <w:spacing w:after="0" w:line="240" w:lineRule="auto"/>
        <w:jc w:val="left"/>
        <w:rPr>
          <w:ins w:id="504" w:author="Bence" w:date="2017-05-21T10:47:00Z"/>
          <w:rFonts w:ascii="Courier New" w:hAnsi="Courier New" w:cs="Courier New"/>
          <w:color w:val="000000"/>
          <w:sz w:val="20"/>
          <w:szCs w:val="20"/>
          <w:highlight w:val="white"/>
        </w:rPr>
      </w:pPr>
      <w:ins w:id="505"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r>
          <w:rPr>
            <w:rFonts w:ascii="Courier New" w:hAnsi="Courier New" w:cs="Courier New"/>
            <w:b/>
            <w:bCs/>
            <w:color w:val="8000FF"/>
            <w:sz w:val="20"/>
            <w:szCs w:val="20"/>
            <w:highlight w:val="white"/>
          </w:rPr>
          <w:t>,</w:t>
        </w:r>
      </w:ins>
    </w:p>
    <w:p w14:paraId="500E08C4" w14:textId="77777777" w:rsidR="0065500B" w:rsidRDefault="0065500B" w:rsidP="0065500B">
      <w:pPr>
        <w:autoSpaceDE w:val="0"/>
        <w:autoSpaceDN w:val="0"/>
        <w:adjustRightInd w:val="0"/>
        <w:spacing w:after="0" w:line="240" w:lineRule="auto"/>
        <w:jc w:val="left"/>
        <w:rPr>
          <w:ins w:id="506" w:author="Bence" w:date="2017-05-21T10:47:00Z"/>
          <w:rFonts w:ascii="Courier New" w:hAnsi="Courier New" w:cs="Courier New"/>
          <w:color w:val="000000"/>
          <w:sz w:val="20"/>
          <w:szCs w:val="20"/>
          <w:highlight w:val="white"/>
        </w:rPr>
      </w:pPr>
      <w:ins w:id="507"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két érték közé kerül egy szenzoron"</w:t>
        </w:r>
        <w:r>
          <w:rPr>
            <w:rFonts w:ascii="Courier New" w:hAnsi="Courier New" w:cs="Courier New"/>
            <w:b/>
            <w:bCs/>
            <w:color w:val="8000FF"/>
            <w:sz w:val="20"/>
            <w:szCs w:val="20"/>
            <w:highlight w:val="white"/>
          </w:rPr>
          <w:t>,</w:t>
        </w:r>
      </w:ins>
    </w:p>
    <w:p w14:paraId="45732AF9" w14:textId="77777777" w:rsidR="0065500B" w:rsidRDefault="0065500B" w:rsidP="0065500B">
      <w:pPr>
        <w:autoSpaceDE w:val="0"/>
        <w:autoSpaceDN w:val="0"/>
        <w:adjustRightInd w:val="0"/>
        <w:spacing w:after="0" w:line="240" w:lineRule="auto"/>
        <w:jc w:val="left"/>
        <w:rPr>
          <w:ins w:id="508" w:author="Bence" w:date="2017-05-21T10:47:00Z"/>
          <w:rFonts w:ascii="Courier New" w:hAnsi="Courier New" w:cs="Courier New"/>
          <w:color w:val="000000"/>
          <w:sz w:val="20"/>
          <w:szCs w:val="20"/>
          <w:highlight w:val="white"/>
        </w:rPr>
      </w:pPr>
      <w:ins w:id="509"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E445F08" w14:textId="77777777" w:rsidR="0065500B" w:rsidRDefault="0065500B" w:rsidP="0065500B">
      <w:pPr>
        <w:autoSpaceDE w:val="0"/>
        <w:autoSpaceDN w:val="0"/>
        <w:adjustRightInd w:val="0"/>
        <w:spacing w:after="0" w:line="240" w:lineRule="auto"/>
        <w:jc w:val="left"/>
        <w:rPr>
          <w:ins w:id="510" w:author="Bence" w:date="2017-05-21T10:47:00Z"/>
          <w:rFonts w:ascii="Courier New" w:hAnsi="Courier New" w:cs="Courier New"/>
          <w:color w:val="000000"/>
          <w:sz w:val="20"/>
          <w:szCs w:val="20"/>
          <w:highlight w:val="white"/>
        </w:rPr>
      </w:pPr>
      <w:ins w:id="511"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FFEA82C" w14:textId="77777777" w:rsidR="0065500B" w:rsidRDefault="0065500B" w:rsidP="0065500B">
      <w:pPr>
        <w:autoSpaceDE w:val="0"/>
        <w:autoSpaceDN w:val="0"/>
        <w:adjustRightInd w:val="0"/>
        <w:spacing w:after="0" w:line="240" w:lineRule="auto"/>
        <w:jc w:val="left"/>
        <w:rPr>
          <w:ins w:id="512" w:author="Bence" w:date="2017-05-21T10:47:00Z"/>
          <w:rFonts w:ascii="Courier New" w:hAnsi="Courier New" w:cs="Courier New"/>
          <w:color w:val="000000"/>
          <w:sz w:val="20"/>
          <w:szCs w:val="20"/>
          <w:highlight w:val="white"/>
        </w:rPr>
      </w:pPr>
      <w:ins w:id="513"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78679F8" w14:textId="77777777" w:rsidR="0065500B" w:rsidRDefault="0065500B" w:rsidP="0065500B">
      <w:pPr>
        <w:autoSpaceDE w:val="0"/>
        <w:autoSpaceDN w:val="0"/>
        <w:adjustRightInd w:val="0"/>
        <w:spacing w:after="0" w:line="240" w:lineRule="auto"/>
        <w:jc w:val="left"/>
        <w:rPr>
          <w:ins w:id="514" w:author="Bence" w:date="2017-05-21T10:47:00Z"/>
          <w:rFonts w:ascii="Courier New" w:hAnsi="Courier New" w:cs="Courier New"/>
          <w:color w:val="000000"/>
          <w:sz w:val="20"/>
          <w:szCs w:val="20"/>
          <w:highlight w:val="white"/>
        </w:rPr>
      </w:pPr>
      <w:ins w:id="515"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D022510" w14:textId="77777777" w:rsidR="0065500B" w:rsidRDefault="0065500B" w:rsidP="0065500B">
      <w:pPr>
        <w:autoSpaceDE w:val="0"/>
        <w:autoSpaceDN w:val="0"/>
        <w:adjustRightInd w:val="0"/>
        <w:spacing w:after="0" w:line="240" w:lineRule="auto"/>
        <w:jc w:val="left"/>
        <w:rPr>
          <w:ins w:id="516" w:author="Bence" w:date="2017-05-21T10:47:00Z"/>
          <w:rFonts w:ascii="Courier New" w:hAnsi="Courier New" w:cs="Courier New"/>
          <w:color w:val="000000"/>
          <w:sz w:val="20"/>
          <w:szCs w:val="20"/>
          <w:highlight w:val="white"/>
        </w:rPr>
      </w:pPr>
      <w:ins w:id="517"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5654CE52" w14:textId="77777777" w:rsidR="0065500B" w:rsidRDefault="0065500B" w:rsidP="0065500B">
      <w:pPr>
        <w:autoSpaceDE w:val="0"/>
        <w:autoSpaceDN w:val="0"/>
        <w:adjustRightInd w:val="0"/>
        <w:spacing w:after="0" w:line="240" w:lineRule="auto"/>
        <w:jc w:val="left"/>
        <w:rPr>
          <w:ins w:id="518" w:author="Bence" w:date="2017-05-21T10:47:00Z"/>
          <w:rFonts w:ascii="Courier New" w:hAnsi="Courier New" w:cs="Courier New"/>
          <w:color w:val="000000"/>
          <w:sz w:val="20"/>
          <w:szCs w:val="20"/>
          <w:highlight w:val="white"/>
        </w:rPr>
      </w:pPr>
      <w:ins w:id="519"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ins>
    </w:p>
    <w:p w14:paraId="0E7C1534" w14:textId="77777777" w:rsidR="0065500B" w:rsidRDefault="0065500B" w:rsidP="0065500B">
      <w:pPr>
        <w:autoSpaceDE w:val="0"/>
        <w:autoSpaceDN w:val="0"/>
        <w:adjustRightInd w:val="0"/>
        <w:spacing w:after="0" w:line="240" w:lineRule="auto"/>
        <w:jc w:val="left"/>
        <w:rPr>
          <w:ins w:id="520" w:author="Bence" w:date="2017-05-21T10:47:00Z"/>
          <w:rFonts w:ascii="Courier New" w:hAnsi="Courier New" w:cs="Courier New"/>
          <w:color w:val="000000"/>
          <w:sz w:val="20"/>
          <w:szCs w:val="20"/>
          <w:highlight w:val="white"/>
        </w:rPr>
      </w:pPr>
      <w:ins w:id="521"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"300"</w:t>
        </w:r>
      </w:ins>
    </w:p>
    <w:p w14:paraId="49463791" w14:textId="77777777" w:rsidR="0065500B" w:rsidRDefault="0065500B" w:rsidP="0065500B">
      <w:pPr>
        <w:autoSpaceDE w:val="0"/>
        <w:autoSpaceDN w:val="0"/>
        <w:adjustRightInd w:val="0"/>
        <w:spacing w:after="0" w:line="240" w:lineRule="auto"/>
        <w:jc w:val="left"/>
        <w:rPr>
          <w:ins w:id="522" w:author="Bence" w:date="2017-05-21T10:47:00Z"/>
          <w:rFonts w:ascii="Courier New" w:hAnsi="Courier New" w:cs="Courier New"/>
          <w:color w:val="000000"/>
          <w:sz w:val="20"/>
          <w:szCs w:val="20"/>
          <w:highlight w:val="white"/>
        </w:rPr>
      </w:pPr>
      <w:ins w:id="523"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5CEA10D" w14:textId="77777777" w:rsidR="0065500B" w:rsidRDefault="0065500B" w:rsidP="0065500B">
      <w:pPr>
        <w:autoSpaceDE w:val="0"/>
        <w:autoSpaceDN w:val="0"/>
        <w:adjustRightInd w:val="0"/>
        <w:spacing w:after="0" w:line="240" w:lineRule="auto"/>
        <w:jc w:val="left"/>
        <w:rPr>
          <w:ins w:id="524" w:author="Bence" w:date="2017-05-21T10:47:00Z"/>
          <w:rFonts w:ascii="Courier New" w:hAnsi="Courier New" w:cs="Courier New"/>
          <w:color w:val="000000"/>
          <w:sz w:val="20"/>
          <w:szCs w:val="20"/>
          <w:highlight w:val="white"/>
        </w:rPr>
      </w:pPr>
      <w:ins w:id="525"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3052E5E" w14:textId="77777777" w:rsidR="0065500B" w:rsidRDefault="0065500B" w:rsidP="0065500B">
      <w:pPr>
        <w:autoSpaceDE w:val="0"/>
        <w:autoSpaceDN w:val="0"/>
        <w:adjustRightInd w:val="0"/>
        <w:spacing w:after="0" w:line="240" w:lineRule="auto"/>
        <w:jc w:val="left"/>
        <w:rPr>
          <w:ins w:id="526" w:author="Bence" w:date="2017-05-21T10:47:00Z"/>
          <w:rFonts w:ascii="Courier New" w:hAnsi="Courier New" w:cs="Courier New"/>
          <w:color w:val="000000"/>
          <w:sz w:val="20"/>
          <w:szCs w:val="20"/>
          <w:highlight w:val="white"/>
        </w:rPr>
      </w:pPr>
      <w:ins w:id="527"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8000FF"/>
            <w:sz w:val="20"/>
            <w:szCs w:val="20"/>
            <w:highlight w:val="white"/>
          </w:rPr>
          <w:t>,</w:t>
        </w:r>
      </w:ins>
    </w:p>
    <w:p w14:paraId="78D079ED" w14:textId="77777777" w:rsidR="0065500B" w:rsidRDefault="0065500B" w:rsidP="0065500B">
      <w:pPr>
        <w:autoSpaceDE w:val="0"/>
        <w:autoSpaceDN w:val="0"/>
        <w:adjustRightInd w:val="0"/>
        <w:spacing w:after="0" w:line="240" w:lineRule="auto"/>
        <w:jc w:val="left"/>
        <w:rPr>
          <w:ins w:id="528" w:author="Bence" w:date="2017-05-21T10:47:00Z"/>
          <w:rFonts w:ascii="Courier New" w:hAnsi="Courier New" w:cs="Courier New"/>
          <w:color w:val="000000"/>
          <w:sz w:val="20"/>
          <w:szCs w:val="20"/>
          <w:highlight w:val="white"/>
        </w:rPr>
      </w:pPr>
      <w:ins w:id="529"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0E278A0" w14:textId="77777777" w:rsidR="0065500B" w:rsidRDefault="0065500B" w:rsidP="0065500B">
      <w:pPr>
        <w:autoSpaceDE w:val="0"/>
        <w:autoSpaceDN w:val="0"/>
        <w:adjustRightInd w:val="0"/>
        <w:spacing w:after="0" w:line="240" w:lineRule="auto"/>
        <w:jc w:val="left"/>
        <w:rPr>
          <w:ins w:id="530" w:author="Bence" w:date="2017-05-21T10:47:00Z"/>
          <w:rFonts w:ascii="Courier New" w:hAnsi="Courier New" w:cs="Courier New"/>
          <w:color w:val="000000"/>
          <w:sz w:val="20"/>
          <w:szCs w:val="20"/>
          <w:highlight w:val="white"/>
        </w:rPr>
      </w:pPr>
      <w:ins w:id="531"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3B3A88E3" w14:textId="77777777" w:rsidR="0065500B" w:rsidRDefault="0065500B" w:rsidP="0065500B">
      <w:pPr>
        <w:autoSpaceDE w:val="0"/>
        <w:autoSpaceDN w:val="0"/>
        <w:adjustRightInd w:val="0"/>
        <w:spacing w:after="0" w:line="240" w:lineRule="auto"/>
        <w:jc w:val="left"/>
        <w:rPr>
          <w:ins w:id="532" w:author="Bence" w:date="2017-05-21T10:47:00Z"/>
          <w:rFonts w:ascii="Courier New" w:hAnsi="Courier New" w:cs="Courier New"/>
          <w:color w:val="000000"/>
          <w:sz w:val="20"/>
          <w:szCs w:val="20"/>
          <w:highlight w:val="white"/>
        </w:rPr>
      </w:pPr>
      <w:ins w:id="533"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"&gt;"</w:t>
        </w:r>
        <w:r>
          <w:rPr>
            <w:rFonts w:ascii="Courier New" w:hAnsi="Courier New" w:cs="Courier New"/>
            <w:b/>
            <w:bCs/>
            <w:color w:val="8000FF"/>
            <w:sz w:val="20"/>
            <w:szCs w:val="20"/>
            <w:highlight w:val="white"/>
          </w:rPr>
          <w:t>,</w:t>
        </w:r>
      </w:ins>
    </w:p>
    <w:p w14:paraId="4FA2428F" w14:textId="77777777" w:rsidR="0065500B" w:rsidRDefault="0065500B" w:rsidP="0065500B">
      <w:pPr>
        <w:autoSpaceDE w:val="0"/>
        <w:autoSpaceDN w:val="0"/>
        <w:adjustRightInd w:val="0"/>
        <w:spacing w:after="0" w:line="240" w:lineRule="auto"/>
        <w:jc w:val="left"/>
        <w:rPr>
          <w:ins w:id="534" w:author="Bence" w:date="2017-05-21T10:47:00Z"/>
          <w:rFonts w:ascii="Courier New" w:hAnsi="Courier New" w:cs="Courier New"/>
          <w:color w:val="000000"/>
          <w:sz w:val="20"/>
          <w:szCs w:val="20"/>
          <w:highlight w:val="white"/>
        </w:rPr>
      </w:pPr>
      <w:ins w:id="535"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"200"</w:t>
        </w:r>
      </w:ins>
    </w:p>
    <w:p w14:paraId="1EE0367A" w14:textId="77777777" w:rsidR="0065500B" w:rsidRDefault="0065500B" w:rsidP="0065500B">
      <w:pPr>
        <w:autoSpaceDE w:val="0"/>
        <w:autoSpaceDN w:val="0"/>
        <w:adjustRightInd w:val="0"/>
        <w:spacing w:after="0" w:line="240" w:lineRule="auto"/>
        <w:jc w:val="left"/>
        <w:rPr>
          <w:ins w:id="536" w:author="Bence" w:date="2017-05-21T10:47:00Z"/>
          <w:rFonts w:ascii="Courier New" w:hAnsi="Courier New" w:cs="Courier New"/>
          <w:color w:val="000000"/>
          <w:sz w:val="20"/>
          <w:szCs w:val="20"/>
          <w:highlight w:val="white"/>
        </w:rPr>
      </w:pPr>
      <w:ins w:id="537"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A96A796" w14:textId="77777777" w:rsidR="0065500B" w:rsidRDefault="0065500B" w:rsidP="0065500B">
      <w:pPr>
        <w:autoSpaceDE w:val="0"/>
        <w:autoSpaceDN w:val="0"/>
        <w:adjustRightInd w:val="0"/>
        <w:spacing w:after="0" w:line="240" w:lineRule="auto"/>
        <w:jc w:val="left"/>
        <w:rPr>
          <w:ins w:id="538" w:author="Bence" w:date="2017-05-21T10:47:00Z"/>
          <w:rFonts w:ascii="Courier New" w:hAnsi="Courier New" w:cs="Courier New"/>
          <w:color w:val="000000"/>
          <w:sz w:val="20"/>
          <w:szCs w:val="20"/>
          <w:highlight w:val="white"/>
        </w:rPr>
      </w:pPr>
      <w:ins w:id="539"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0A7E0FD" w14:textId="77777777" w:rsidR="0065500B" w:rsidRDefault="0065500B" w:rsidP="0065500B">
      <w:pPr>
        <w:autoSpaceDE w:val="0"/>
        <w:autoSpaceDN w:val="0"/>
        <w:adjustRightInd w:val="0"/>
        <w:spacing w:after="0" w:line="240" w:lineRule="auto"/>
        <w:jc w:val="left"/>
        <w:rPr>
          <w:ins w:id="540" w:author="Bence" w:date="2017-05-21T10:47:00Z"/>
          <w:rFonts w:ascii="Courier New" w:hAnsi="Courier New" w:cs="Courier New"/>
          <w:color w:val="000000"/>
          <w:sz w:val="20"/>
          <w:szCs w:val="20"/>
          <w:highlight w:val="white"/>
        </w:rPr>
      </w:pPr>
      <w:ins w:id="541"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6F05ED" w14:textId="77777777" w:rsidR="0065500B" w:rsidRDefault="0065500B" w:rsidP="0065500B">
      <w:pPr>
        <w:autoSpaceDE w:val="0"/>
        <w:autoSpaceDN w:val="0"/>
        <w:adjustRightInd w:val="0"/>
        <w:spacing w:after="0" w:line="240" w:lineRule="auto"/>
        <w:jc w:val="left"/>
        <w:rPr>
          <w:ins w:id="542" w:author="Bence" w:date="2017-05-21T10:47:00Z"/>
          <w:rFonts w:ascii="Courier New" w:hAnsi="Courier New" w:cs="Courier New"/>
          <w:color w:val="000000"/>
          <w:sz w:val="20"/>
          <w:szCs w:val="20"/>
          <w:highlight w:val="white"/>
        </w:rPr>
      </w:pPr>
      <w:ins w:id="543"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54341E5" w14:textId="77777777" w:rsidR="0065500B" w:rsidRDefault="0065500B" w:rsidP="0065500B">
      <w:pPr>
        <w:autoSpaceDE w:val="0"/>
        <w:autoSpaceDN w:val="0"/>
        <w:adjustRightInd w:val="0"/>
        <w:spacing w:after="0" w:line="240" w:lineRule="auto"/>
        <w:jc w:val="left"/>
        <w:rPr>
          <w:ins w:id="544" w:author="Bence" w:date="2017-05-21T10:47:00Z"/>
          <w:rFonts w:ascii="Courier New" w:hAnsi="Courier New" w:cs="Courier New"/>
          <w:color w:val="000000"/>
          <w:sz w:val="20"/>
          <w:szCs w:val="20"/>
          <w:highlight w:val="white"/>
        </w:rPr>
      </w:pPr>
      <w:ins w:id="545"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043BE23" w14:textId="77777777" w:rsidR="0065500B" w:rsidRDefault="0065500B" w:rsidP="0065500B">
      <w:pPr>
        <w:autoSpaceDE w:val="0"/>
        <w:autoSpaceDN w:val="0"/>
        <w:adjustRightInd w:val="0"/>
        <w:spacing w:after="0" w:line="240" w:lineRule="auto"/>
        <w:jc w:val="left"/>
        <w:rPr>
          <w:ins w:id="546" w:author="Bence" w:date="2017-05-21T10:47:00Z"/>
          <w:rFonts w:ascii="Courier New" w:hAnsi="Courier New" w:cs="Courier New"/>
          <w:color w:val="000000"/>
          <w:sz w:val="20"/>
          <w:szCs w:val="20"/>
          <w:highlight w:val="white"/>
        </w:rPr>
      </w:pPr>
      <w:ins w:id="547"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71E23DA5" w14:textId="77777777" w:rsidR="0065500B" w:rsidRDefault="0065500B" w:rsidP="0065500B">
      <w:pPr>
        <w:autoSpaceDE w:val="0"/>
        <w:autoSpaceDN w:val="0"/>
        <w:adjustRightInd w:val="0"/>
        <w:spacing w:after="0" w:line="240" w:lineRule="auto"/>
        <w:jc w:val="left"/>
        <w:rPr>
          <w:ins w:id="548" w:author="Bence" w:date="2017-05-21T10:47:00Z"/>
          <w:rFonts w:ascii="Courier New" w:hAnsi="Courier New" w:cs="Courier New"/>
          <w:color w:val="000000"/>
          <w:sz w:val="20"/>
          <w:szCs w:val="20"/>
          <w:highlight w:val="white"/>
        </w:rPr>
      </w:pPr>
      <w:ins w:id="549"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ins>
    </w:p>
    <w:p w14:paraId="0F63E9BE" w14:textId="77777777" w:rsidR="0065500B" w:rsidRDefault="0065500B" w:rsidP="0065500B">
      <w:pPr>
        <w:autoSpaceDE w:val="0"/>
        <w:autoSpaceDN w:val="0"/>
        <w:adjustRightInd w:val="0"/>
        <w:spacing w:after="0" w:line="240" w:lineRule="auto"/>
        <w:jc w:val="left"/>
        <w:rPr>
          <w:ins w:id="550" w:author="Bence" w:date="2017-05-21T10:47:00Z"/>
          <w:rFonts w:ascii="Courier New" w:hAnsi="Courier New" w:cs="Courier New"/>
          <w:color w:val="000000"/>
          <w:sz w:val="20"/>
          <w:szCs w:val="20"/>
          <w:highlight w:val="white"/>
        </w:rPr>
      </w:pPr>
      <w:ins w:id="551" w:author="Bence" w:date="2017-05-21T10:47: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ins>
    </w:p>
    <w:p w14:paraId="070AC8D0" w14:textId="77777777" w:rsidR="0065500B" w:rsidRDefault="0065500B" w:rsidP="0065500B">
      <w:pPr>
        <w:autoSpaceDE w:val="0"/>
        <w:autoSpaceDN w:val="0"/>
        <w:adjustRightInd w:val="0"/>
        <w:spacing w:after="0" w:line="240" w:lineRule="auto"/>
        <w:jc w:val="left"/>
        <w:rPr>
          <w:ins w:id="552" w:author="Bence" w:date="2017-05-21T10:47:00Z"/>
          <w:rFonts w:ascii="Courier New" w:hAnsi="Courier New" w:cs="Courier New"/>
          <w:color w:val="000000"/>
          <w:sz w:val="20"/>
          <w:szCs w:val="20"/>
          <w:highlight w:val="white"/>
        </w:rPr>
      </w:pPr>
      <w:ins w:id="553"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3C67C2C" w14:textId="77777777" w:rsidR="0065500B" w:rsidRDefault="0065500B" w:rsidP="0065500B">
      <w:pPr>
        <w:autoSpaceDE w:val="0"/>
        <w:autoSpaceDN w:val="0"/>
        <w:adjustRightInd w:val="0"/>
        <w:spacing w:after="0" w:line="240" w:lineRule="auto"/>
        <w:jc w:val="left"/>
        <w:rPr>
          <w:ins w:id="554" w:author="Bence" w:date="2017-05-21T10:47:00Z"/>
          <w:rFonts w:ascii="Courier New" w:hAnsi="Courier New" w:cs="Courier New"/>
          <w:color w:val="000000"/>
          <w:sz w:val="20"/>
          <w:szCs w:val="20"/>
          <w:highlight w:val="white"/>
        </w:rPr>
      </w:pPr>
      <w:ins w:id="555" w:author="Bence" w:date="2017-05-21T10:47: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2C7C474" w14:textId="77777777" w:rsidR="0065500B" w:rsidRDefault="0065500B" w:rsidP="00C46C8D">
      <w:pPr>
        <w:rPr>
          <w:ins w:id="556" w:author="Bence" w:date="2017-05-21T10:47:00Z"/>
          <w:rFonts w:ascii="Courier New" w:hAnsi="Courier New" w:cs="Courier New"/>
          <w:b/>
          <w:bCs/>
          <w:color w:val="8000FF"/>
          <w:sz w:val="20"/>
          <w:szCs w:val="20"/>
          <w:highlight w:val="white"/>
        </w:rPr>
      </w:pPr>
      <w:ins w:id="557" w:author="Bence" w:date="2017-05-21T10:47:00Z">
        <w:r>
          <w:rPr>
            <w:rFonts w:ascii="Courier New" w:hAnsi="Courier New" w:cs="Courier New"/>
            <w:b/>
            <w:bCs/>
            <w:color w:val="8000FF"/>
            <w:sz w:val="20"/>
            <w:szCs w:val="20"/>
            <w:highlight w:val="white"/>
          </w:rPr>
          <w:t>}</w:t>
        </w:r>
      </w:ins>
    </w:p>
    <w:p w14:paraId="2DB0071B" w14:textId="14022EBD" w:rsidR="009A417B" w:rsidDel="0065500B" w:rsidRDefault="009A417B" w:rsidP="0065500B">
      <w:pPr>
        <w:autoSpaceDE w:val="0"/>
        <w:autoSpaceDN w:val="0"/>
        <w:adjustRightInd w:val="0"/>
        <w:spacing w:after="0" w:line="240" w:lineRule="auto"/>
        <w:jc w:val="left"/>
        <w:rPr>
          <w:del w:id="558" w:author="Bence" w:date="2017-05-21T10:47:00Z"/>
          <w:rFonts w:ascii="Courier New" w:hAnsi="Courier New" w:cs="Courier New"/>
          <w:color w:val="000000"/>
          <w:sz w:val="20"/>
          <w:szCs w:val="20"/>
          <w:highlight w:val="white"/>
        </w:rPr>
      </w:pPr>
      <w:del w:id="559" w:author="Bence" w:date="2017-05-21T10:47:00Z">
        <w:r w:rsidDel="0065500B">
          <w:rPr>
            <w:rFonts w:ascii="Courier New" w:hAnsi="Courier New" w:cs="Courier New"/>
            <w:b/>
            <w:bCs/>
            <w:color w:val="8000FF"/>
            <w:sz w:val="20"/>
            <w:szCs w:val="20"/>
            <w:highlight w:val="white"/>
          </w:rPr>
          <w:lastRenderedPageBreak/>
          <w:delText>{</w:delText>
        </w:r>
      </w:del>
    </w:p>
    <w:p w14:paraId="550D7298" w14:textId="33D5E7BC" w:rsidR="009A417B" w:rsidDel="0065500B" w:rsidRDefault="009A417B" w:rsidP="009A417B">
      <w:pPr>
        <w:autoSpaceDE w:val="0"/>
        <w:autoSpaceDN w:val="0"/>
        <w:adjustRightInd w:val="0"/>
        <w:spacing w:after="0" w:line="240" w:lineRule="auto"/>
        <w:jc w:val="left"/>
        <w:rPr>
          <w:del w:id="560" w:author="Bence" w:date="2017-05-21T10:47:00Z"/>
          <w:rFonts w:ascii="Courier New" w:hAnsi="Courier New" w:cs="Courier New"/>
          <w:color w:val="000000"/>
          <w:sz w:val="20"/>
          <w:szCs w:val="20"/>
          <w:highlight w:val="white"/>
        </w:rPr>
      </w:pPr>
      <w:del w:id="561"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"description"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"Ez a szabály felkapcsolja a ledet, ha a fényerősség adott érték alá csökken"</w:delText>
        </w:r>
        <w:r w:rsidDel="0065500B">
          <w:rPr>
            <w:rFonts w:ascii="Courier New" w:hAnsi="Courier New" w:cs="Courier New"/>
            <w:b/>
            <w:bCs/>
            <w:color w:val="8000FF"/>
            <w:sz w:val="20"/>
            <w:szCs w:val="20"/>
            <w:highlight w:val="white"/>
          </w:rPr>
          <w:delText>,</w:delText>
        </w:r>
      </w:del>
    </w:p>
    <w:p w14:paraId="7FF21E9C" w14:textId="69DCCF63" w:rsidR="009A417B" w:rsidDel="0065500B" w:rsidRDefault="009A417B" w:rsidP="009A417B">
      <w:pPr>
        <w:autoSpaceDE w:val="0"/>
        <w:autoSpaceDN w:val="0"/>
        <w:adjustRightInd w:val="0"/>
        <w:spacing w:after="0" w:line="240" w:lineRule="auto"/>
        <w:jc w:val="left"/>
        <w:rPr>
          <w:del w:id="562" w:author="Bence" w:date="2017-05-21T10:47:00Z"/>
          <w:rFonts w:ascii="Courier New" w:hAnsi="Courier New" w:cs="Courier New"/>
          <w:color w:val="000000"/>
          <w:sz w:val="20"/>
          <w:szCs w:val="20"/>
          <w:highlight w:val="white"/>
        </w:rPr>
      </w:pPr>
      <w:del w:id="563"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"triggers"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68D4E5F" w14:textId="59F3C6D8" w:rsidR="009A417B" w:rsidDel="0065500B" w:rsidRDefault="009A417B" w:rsidP="009A417B">
      <w:pPr>
        <w:autoSpaceDE w:val="0"/>
        <w:autoSpaceDN w:val="0"/>
        <w:adjustRightInd w:val="0"/>
        <w:spacing w:after="0" w:line="240" w:lineRule="auto"/>
        <w:jc w:val="left"/>
        <w:rPr>
          <w:del w:id="564" w:author="Bence" w:date="2017-05-21T10:47:00Z"/>
          <w:rFonts w:ascii="Courier New" w:hAnsi="Courier New" w:cs="Courier New"/>
          <w:color w:val="000000"/>
          <w:sz w:val="20"/>
          <w:szCs w:val="20"/>
          <w:highlight w:val="white"/>
        </w:rPr>
      </w:pPr>
      <w:del w:id="565"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044430" w14:textId="28231B63" w:rsidR="009A417B" w:rsidDel="0065500B" w:rsidRDefault="009A417B" w:rsidP="009A417B">
      <w:pPr>
        <w:autoSpaceDE w:val="0"/>
        <w:autoSpaceDN w:val="0"/>
        <w:adjustRightInd w:val="0"/>
        <w:spacing w:after="0" w:line="240" w:lineRule="auto"/>
        <w:jc w:val="left"/>
        <w:rPr>
          <w:del w:id="566" w:author="Bence" w:date="2017-05-21T10:47:00Z"/>
          <w:rFonts w:ascii="Courier New" w:hAnsi="Courier New" w:cs="Courier New"/>
          <w:color w:val="000000"/>
          <w:sz w:val="20"/>
          <w:szCs w:val="20"/>
          <w:highlight w:val="white"/>
        </w:rPr>
      </w:pPr>
      <w:del w:id="567"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1CB8CFB0" w14:textId="397AD132" w:rsidR="009A417B" w:rsidDel="0065500B" w:rsidRDefault="009A417B" w:rsidP="009A417B">
      <w:pPr>
        <w:autoSpaceDE w:val="0"/>
        <w:autoSpaceDN w:val="0"/>
        <w:adjustRightInd w:val="0"/>
        <w:spacing w:after="0" w:line="240" w:lineRule="auto"/>
        <w:jc w:val="left"/>
        <w:rPr>
          <w:del w:id="568" w:author="Bence" w:date="2017-05-21T10:47:00Z"/>
          <w:rFonts w:ascii="Courier New" w:hAnsi="Courier New" w:cs="Courier New"/>
          <w:color w:val="000000"/>
          <w:sz w:val="20"/>
          <w:szCs w:val="20"/>
          <w:highlight w:val="white"/>
        </w:rPr>
      </w:pPr>
      <w:del w:id="569"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79045C4A" w14:textId="07FAA8C9" w:rsidR="009A417B" w:rsidDel="0065500B" w:rsidRDefault="009A417B" w:rsidP="009A417B">
      <w:pPr>
        <w:autoSpaceDE w:val="0"/>
        <w:autoSpaceDN w:val="0"/>
        <w:adjustRightInd w:val="0"/>
        <w:spacing w:after="0" w:line="240" w:lineRule="auto"/>
        <w:jc w:val="left"/>
        <w:rPr>
          <w:del w:id="570" w:author="Bence" w:date="2017-05-21T10:47:00Z"/>
          <w:rFonts w:ascii="Courier New" w:hAnsi="Courier New" w:cs="Courier New"/>
          <w:color w:val="000000"/>
          <w:sz w:val="20"/>
          <w:szCs w:val="20"/>
          <w:highlight w:val="white"/>
        </w:rPr>
      </w:pPr>
      <w:del w:id="571"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"sensor_id"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12</w:delText>
        </w:r>
        <w:r w:rsidDel="0065500B">
          <w:rPr>
            <w:rFonts w:ascii="Courier New" w:hAnsi="Courier New" w:cs="Courier New"/>
            <w:b/>
            <w:bCs/>
            <w:color w:val="8000FF"/>
            <w:sz w:val="20"/>
            <w:szCs w:val="20"/>
            <w:highlight w:val="white"/>
          </w:rPr>
          <w:delText>,</w:delText>
        </w:r>
      </w:del>
    </w:p>
    <w:p w14:paraId="37557C6B" w14:textId="4420D67F" w:rsidR="009A417B" w:rsidDel="0065500B" w:rsidRDefault="009A417B" w:rsidP="009A417B">
      <w:pPr>
        <w:autoSpaceDE w:val="0"/>
        <w:autoSpaceDN w:val="0"/>
        <w:adjustRightInd w:val="0"/>
        <w:spacing w:after="0" w:line="240" w:lineRule="auto"/>
        <w:jc w:val="left"/>
        <w:rPr>
          <w:del w:id="572" w:author="Bence" w:date="2017-05-21T10:47:00Z"/>
          <w:rFonts w:ascii="Courier New" w:hAnsi="Courier New" w:cs="Courier New"/>
          <w:color w:val="000000"/>
          <w:sz w:val="20"/>
          <w:szCs w:val="20"/>
          <w:highlight w:val="white"/>
        </w:rPr>
      </w:pPr>
      <w:del w:id="573"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"operation"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"&lt;"</w:delText>
        </w:r>
        <w:r w:rsidDel="0065500B">
          <w:rPr>
            <w:rFonts w:ascii="Courier New" w:hAnsi="Courier New" w:cs="Courier New"/>
            <w:b/>
            <w:bCs/>
            <w:color w:val="8000FF"/>
            <w:sz w:val="20"/>
            <w:szCs w:val="20"/>
            <w:highlight w:val="white"/>
          </w:rPr>
          <w:delText>,</w:delText>
        </w:r>
      </w:del>
    </w:p>
    <w:p w14:paraId="6592E052" w14:textId="3286A7EB" w:rsidR="009A417B" w:rsidDel="0065500B" w:rsidRDefault="009A417B" w:rsidP="009A417B">
      <w:pPr>
        <w:autoSpaceDE w:val="0"/>
        <w:autoSpaceDN w:val="0"/>
        <w:adjustRightInd w:val="0"/>
        <w:spacing w:after="0" w:line="240" w:lineRule="auto"/>
        <w:jc w:val="left"/>
        <w:rPr>
          <w:del w:id="574" w:author="Bence" w:date="2017-05-21T10:47:00Z"/>
          <w:rFonts w:ascii="Courier New" w:hAnsi="Courier New" w:cs="Courier New"/>
          <w:color w:val="000000"/>
          <w:sz w:val="20"/>
          <w:szCs w:val="20"/>
          <w:highlight w:val="white"/>
        </w:rPr>
      </w:pPr>
      <w:del w:id="575"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"400"</w:delText>
        </w:r>
      </w:del>
    </w:p>
    <w:p w14:paraId="4EB4A69E" w14:textId="6EE7543B" w:rsidR="009A417B" w:rsidDel="0065500B" w:rsidRDefault="009A417B" w:rsidP="009A417B">
      <w:pPr>
        <w:autoSpaceDE w:val="0"/>
        <w:autoSpaceDN w:val="0"/>
        <w:adjustRightInd w:val="0"/>
        <w:spacing w:after="0" w:line="240" w:lineRule="auto"/>
        <w:jc w:val="left"/>
        <w:rPr>
          <w:del w:id="576" w:author="Bence" w:date="2017-05-21T10:47:00Z"/>
          <w:rFonts w:ascii="Courier New" w:hAnsi="Courier New" w:cs="Courier New"/>
          <w:color w:val="000000"/>
          <w:sz w:val="20"/>
          <w:szCs w:val="20"/>
          <w:highlight w:val="white"/>
        </w:rPr>
      </w:pPr>
      <w:del w:id="577"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368ECC5" w14:textId="742CB862" w:rsidR="009A417B" w:rsidDel="0065500B" w:rsidRDefault="009A417B" w:rsidP="009A417B">
      <w:pPr>
        <w:autoSpaceDE w:val="0"/>
        <w:autoSpaceDN w:val="0"/>
        <w:adjustRightInd w:val="0"/>
        <w:spacing w:after="0" w:line="240" w:lineRule="auto"/>
        <w:jc w:val="left"/>
        <w:rPr>
          <w:del w:id="578" w:author="Bence" w:date="2017-05-21T10:47:00Z"/>
          <w:rFonts w:ascii="Courier New" w:hAnsi="Courier New" w:cs="Courier New"/>
          <w:color w:val="000000"/>
          <w:sz w:val="20"/>
          <w:szCs w:val="20"/>
          <w:highlight w:val="white"/>
        </w:rPr>
      </w:pPr>
      <w:del w:id="579"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B4FEE39" w14:textId="1C95F606" w:rsidR="009A417B" w:rsidDel="0065500B" w:rsidRDefault="009A417B" w:rsidP="009A417B">
      <w:pPr>
        <w:autoSpaceDE w:val="0"/>
        <w:autoSpaceDN w:val="0"/>
        <w:adjustRightInd w:val="0"/>
        <w:spacing w:after="0" w:line="240" w:lineRule="auto"/>
        <w:jc w:val="left"/>
        <w:rPr>
          <w:del w:id="580" w:author="Bence" w:date="2017-05-21T10:47:00Z"/>
          <w:rFonts w:ascii="Courier New" w:hAnsi="Courier New" w:cs="Courier New"/>
          <w:color w:val="000000"/>
          <w:sz w:val="20"/>
          <w:szCs w:val="20"/>
          <w:highlight w:val="white"/>
        </w:rPr>
      </w:pPr>
      <w:del w:id="581"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472E46F" w14:textId="7AF3ABC6" w:rsidR="009A417B" w:rsidDel="0065500B" w:rsidRDefault="009A417B" w:rsidP="009A417B">
      <w:pPr>
        <w:autoSpaceDE w:val="0"/>
        <w:autoSpaceDN w:val="0"/>
        <w:adjustRightInd w:val="0"/>
        <w:spacing w:after="0" w:line="240" w:lineRule="auto"/>
        <w:jc w:val="left"/>
        <w:rPr>
          <w:del w:id="582" w:author="Bence" w:date="2017-05-21T10:47:00Z"/>
          <w:rFonts w:ascii="Courier New" w:hAnsi="Courier New" w:cs="Courier New"/>
          <w:color w:val="000000"/>
          <w:sz w:val="20"/>
          <w:szCs w:val="20"/>
          <w:highlight w:val="white"/>
        </w:rPr>
      </w:pPr>
      <w:del w:id="583"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B26D88" w14:textId="043C7AB8" w:rsidR="009A417B" w:rsidDel="0065500B" w:rsidRDefault="009A417B" w:rsidP="009A417B">
      <w:pPr>
        <w:autoSpaceDE w:val="0"/>
        <w:autoSpaceDN w:val="0"/>
        <w:adjustRightInd w:val="0"/>
        <w:spacing w:after="0" w:line="240" w:lineRule="auto"/>
        <w:jc w:val="left"/>
        <w:rPr>
          <w:del w:id="584" w:author="Bence" w:date="2017-05-21T10:47:00Z"/>
          <w:rFonts w:ascii="Courier New" w:hAnsi="Courier New" w:cs="Courier New"/>
          <w:color w:val="000000"/>
          <w:sz w:val="20"/>
          <w:szCs w:val="20"/>
          <w:highlight w:val="white"/>
        </w:rPr>
      </w:pPr>
      <w:del w:id="585"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3620FA4F" w14:textId="2ED7ABCC" w:rsidR="009A417B" w:rsidDel="0065500B" w:rsidRDefault="009A417B" w:rsidP="009A417B">
      <w:pPr>
        <w:autoSpaceDE w:val="0"/>
        <w:autoSpaceDN w:val="0"/>
        <w:adjustRightInd w:val="0"/>
        <w:spacing w:after="0" w:line="240" w:lineRule="auto"/>
        <w:jc w:val="left"/>
        <w:rPr>
          <w:del w:id="586" w:author="Bence" w:date="2017-05-21T10:47:00Z"/>
          <w:rFonts w:ascii="Courier New" w:hAnsi="Courier New" w:cs="Courier New"/>
          <w:color w:val="000000"/>
          <w:sz w:val="20"/>
          <w:szCs w:val="20"/>
          <w:highlight w:val="white"/>
        </w:rPr>
      </w:pPr>
      <w:del w:id="587"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"actuatorid"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2A2F84F0" w14:textId="7C9E2474" w:rsidR="009A417B" w:rsidDel="0065500B" w:rsidRDefault="009A417B" w:rsidP="009A417B">
      <w:pPr>
        <w:autoSpaceDE w:val="0"/>
        <w:autoSpaceDN w:val="0"/>
        <w:adjustRightInd w:val="0"/>
        <w:spacing w:after="0" w:line="240" w:lineRule="auto"/>
        <w:jc w:val="left"/>
        <w:rPr>
          <w:del w:id="588" w:author="Bence" w:date="2017-05-21T10:47:00Z"/>
          <w:rFonts w:ascii="Courier New" w:hAnsi="Courier New" w:cs="Courier New"/>
          <w:color w:val="000000"/>
          <w:sz w:val="20"/>
          <w:szCs w:val="20"/>
          <w:highlight w:val="white"/>
        </w:rPr>
      </w:pPr>
      <w:del w:id="589"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7C0BB5AA" w14:textId="4CAF9924" w:rsidR="009A417B" w:rsidDel="0065500B" w:rsidRDefault="009A417B" w:rsidP="009A417B">
      <w:pPr>
        <w:autoSpaceDE w:val="0"/>
        <w:autoSpaceDN w:val="0"/>
        <w:adjustRightInd w:val="0"/>
        <w:spacing w:after="0" w:line="240" w:lineRule="auto"/>
        <w:jc w:val="left"/>
        <w:rPr>
          <w:del w:id="590" w:author="Bence" w:date="2017-05-21T10:47:00Z"/>
          <w:rFonts w:ascii="Courier New" w:hAnsi="Courier New" w:cs="Courier New"/>
          <w:color w:val="000000"/>
          <w:sz w:val="20"/>
          <w:szCs w:val="20"/>
          <w:highlight w:val="white"/>
        </w:rPr>
      </w:pPr>
      <w:del w:id="591"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"ON"</w:delText>
        </w:r>
      </w:del>
    </w:p>
    <w:p w14:paraId="684529B9" w14:textId="21121A76" w:rsidR="009A417B" w:rsidDel="0065500B" w:rsidRDefault="009A417B" w:rsidP="009A417B">
      <w:pPr>
        <w:autoSpaceDE w:val="0"/>
        <w:autoSpaceDN w:val="0"/>
        <w:adjustRightInd w:val="0"/>
        <w:spacing w:after="0" w:line="240" w:lineRule="auto"/>
        <w:jc w:val="left"/>
        <w:rPr>
          <w:del w:id="592" w:author="Bence" w:date="2017-05-21T10:47:00Z"/>
          <w:rFonts w:ascii="Courier New" w:hAnsi="Courier New" w:cs="Courier New"/>
          <w:color w:val="000000"/>
          <w:sz w:val="20"/>
          <w:szCs w:val="20"/>
          <w:highlight w:val="white"/>
        </w:rPr>
      </w:pPr>
      <w:del w:id="593"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05E9EDC" w14:textId="6F7D0853" w:rsidR="009A417B" w:rsidDel="0065500B" w:rsidRDefault="009A417B" w:rsidP="009A417B">
      <w:pPr>
        <w:autoSpaceDE w:val="0"/>
        <w:autoSpaceDN w:val="0"/>
        <w:adjustRightInd w:val="0"/>
        <w:spacing w:after="0" w:line="240" w:lineRule="auto"/>
        <w:jc w:val="left"/>
        <w:rPr>
          <w:del w:id="594" w:author="Bence" w:date="2017-05-21T10:47:00Z"/>
          <w:rFonts w:ascii="Courier New" w:hAnsi="Courier New" w:cs="Courier New"/>
          <w:color w:val="000000"/>
          <w:sz w:val="20"/>
          <w:szCs w:val="20"/>
          <w:highlight w:val="white"/>
        </w:rPr>
      </w:pPr>
      <w:del w:id="595"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901330B" w14:textId="6DFD05D8" w:rsidR="009A417B" w:rsidDel="0065500B" w:rsidRDefault="009A417B" w:rsidP="009A417B">
      <w:pPr>
        <w:autoSpaceDE w:val="0"/>
        <w:autoSpaceDN w:val="0"/>
        <w:adjustRightInd w:val="0"/>
        <w:spacing w:after="0" w:line="240" w:lineRule="auto"/>
        <w:jc w:val="left"/>
        <w:rPr>
          <w:del w:id="596" w:author="Bence" w:date="2017-05-21T10:47:00Z"/>
          <w:rFonts w:ascii="Courier New" w:hAnsi="Courier New" w:cs="Courier New"/>
          <w:color w:val="000000"/>
          <w:sz w:val="20"/>
          <w:szCs w:val="20"/>
          <w:highlight w:val="white"/>
        </w:rPr>
      </w:pPr>
      <w:del w:id="597"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w:delText>
        </w:r>
      </w:del>
      <w:del w:id="598" w:author="Bence" w:date="2017-05-21T10:39:00Z">
        <w:r w:rsidDel="0065500B">
          <w:rPr>
            <w:rFonts w:ascii="Courier New" w:hAnsi="Courier New" w:cs="Courier New"/>
            <w:color w:val="800000"/>
            <w:sz w:val="20"/>
            <w:szCs w:val="20"/>
            <w:highlight w:val="white"/>
          </w:rPr>
          <w:delText>device</w:delText>
        </w:r>
      </w:del>
      <w:del w:id="599" w:author="Bence" w:date="2017-05-21T10:47:00Z">
        <w:r w:rsidDel="0065500B">
          <w:rPr>
            <w:rFonts w:ascii="Courier New" w:hAnsi="Courier New" w:cs="Courier New"/>
            <w:color w:val="800000"/>
            <w:sz w:val="20"/>
            <w:szCs w:val="20"/>
            <w:highlight w:val="white"/>
          </w:rPr>
          <w:delText>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FF8000"/>
            <w:sz w:val="20"/>
            <w:szCs w:val="20"/>
            <w:highlight w:val="white"/>
          </w:rPr>
          <w:delText>1</w:delText>
        </w:r>
        <w:r w:rsidDel="0065500B">
          <w:rPr>
            <w:rFonts w:ascii="Courier New" w:hAnsi="Courier New" w:cs="Courier New"/>
            <w:b/>
            <w:bCs/>
            <w:color w:val="8000FF"/>
            <w:sz w:val="20"/>
            <w:szCs w:val="20"/>
            <w:highlight w:val="white"/>
          </w:rPr>
          <w:delText>,</w:delText>
        </w:r>
      </w:del>
    </w:p>
    <w:p w14:paraId="0E0FEDAA" w14:textId="001264DD" w:rsidR="009A417B" w:rsidDel="0065500B" w:rsidRDefault="009A417B" w:rsidP="009A417B">
      <w:pPr>
        <w:autoSpaceDE w:val="0"/>
        <w:autoSpaceDN w:val="0"/>
        <w:adjustRightInd w:val="0"/>
        <w:spacing w:after="0" w:line="240" w:lineRule="auto"/>
        <w:jc w:val="left"/>
        <w:rPr>
          <w:del w:id="600" w:author="Bence" w:date="2017-05-21T10:47:00Z"/>
          <w:rFonts w:ascii="Courier New" w:hAnsi="Courier New" w:cs="Courier New"/>
          <w:color w:val="000000"/>
          <w:sz w:val="20"/>
          <w:szCs w:val="20"/>
          <w:highlight w:val="white"/>
        </w:rPr>
      </w:pPr>
      <w:del w:id="601" w:author="Bence" w:date="2017-05-21T10:47: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"name"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"lampa1"</w:delText>
        </w:r>
      </w:del>
    </w:p>
    <w:p w14:paraId="141D3CDF" w14:textId="0308BED3" w:rsidR="008D7D01" w:rsidDel="0065500B" w:rsidRDefault="009A417B" w:rsidP="00C46C8D">
      <w:pPr>
        <w:rPr>
          <w:del w:id="602" w:author="Bence" w:date="2017-05-21T10:47:00Z"/>
        </w:rPr>
      </w:pPr>
      <w:del w:id="603" w:author="Bence" w:date="2017-05-21T10:47:00Z">
        <w:r w:rsidDel="0065500B">
          <w:rPr>
            <w:rFonts w:ascii="Courier New" w:hAnsi="Courier New" w:cs="Courier New"/>
            <w:b/>
            <w:bCs/>
            <w:color w:val="8000FF"/>
            <w:sz w:val="20"/>
            <w:szCs w:val="20"/>
            <w:highlight w:val="white"/>
          </w:rPr>
          <w:delText>}</w:delText>
        </w:r>
      </w:del>
    </w:p>
    <w:p w14:paraId="40B4EDA2" w14:textId="77777777" w:rsidR="00833F04" w:rsidRDefault="00833F04" w:rsidP="00C46C8D">
      <w:r>
        <w:t>A hozzá t</w:t>
      </w:r>
      <w:r w:rsidR="00754571">
        <w:t xml:space="preserve">artozó </w:t>
      </w:r>
      <w:commentRangeStart w:id="604"/>
      <w:r w:rsidR="00754571">
        <w:t xml:space="preserve">séma </w:t>
      </w:r>
      <w:commentRangeEnd w:id="604"/>
      <w:r w:rsidR="00604AE8">
        <w:rPr>
          <w:rStyle w:val="Jegyzethivatkozs"/>
        </w:rPr>
        <w:commentReference w:id="604"/>
      </w:r>
      <w:r w:rsidR="00754571">
        <w:t>pedig:</w:t>
      </w:r>
    </w:p>
    <w:p w14:paraId="055A1203" w14:textId="5D553AA3" w:rsidR="001B34E3" w:rsidRDefault="001B34E3" w:rsidP="00301D50">
      <w:pPr>
        <w:autoSpaceDE w:val="0"/>
        <w:autoSpaceDN w:val="0"/>
        <w:adjustRightInd w:val="0"/>
        <w:spacing w:after="0" w:line="240" w:lineRule="auto"/>
        <w:jc w:val="left"/>
        <w:rPr>
          <w:ins w:id="605" w:author="Bence" w:date="2017-05-21T10:47:00Z"/>
          <w:rFonts w:ascii="Courier New" w:hAnsi="Courier New" w:cs="Courier New"/>
          <w:b/>
          <w:bCs/>
          <w:color w:val="8000FF"/>
          <w:sz w:val="20"/>
          <w:szCs w:val="20"/>
          <w:highlight w:val="white"/>
        </w:rPr>
      </w:pPr>
    </w:p>
    <w:p w14:paraId="29B7748E" w14:textId="77777777" w:rsidR="0065500B" w:rsidRDefault="0065500B" w:rsidP="00301D50">
      <w:pPr>
        <w:autoSpaceDE w:val="0"/>
        <w:autoSpaceDN w:val="0"/>
        <w:adjustRightInd w:val="0"/>
        <w:spacing w:after="0" w:line="240" w:lineRule="auto"/>
        <w:jc w:val="left"/>
        <w:rPr>
          <w:rFonts w:ascii="Courier New" w:hAnsi="Courier New" w:cs="Courier New"/>
          <w:b/>
          <w:bCs/>
          <w:color w:val="8000FF"/>
          <w:sz w:val="20"/>
          <w:szCs w:val="20"/>
          <w:highlight w:val="white"/>
        </w:rPr>
        <w:sectPr w:rsidR="0065500B" w:rsidSect="00D42C9D">
          <w:footerReference w:type="default" r:id="rId18"/>
          <w:pgSz w:w="11906" w:h="16838"/>
          <w:pgMar w:top="899" w:right="1418" w:bottom="1134" w:left="1418" w:header="709" w:footer="709" w:gutter="0"/>
          <w:cols w:space="708"/>
          <w:docGrid w:linePitch="360"/>
        </w:sectPr>
      </w:pPr>
    </w:p>
    <w:p w14:paraId="1526B9FD" w14:textId="77777777" w:rsidR="00EE5175" w:rsidRDefault="00EE5175" w:rsidP="00EE5175">
      <w:pPr>
        <w:autoSpaceDE w:val="0"/>
        <w:autoSpaceDN w:val="0"/>
        <w:adjustRightInd w:val="0"/>
        <w:spacing w:after="0" w:line="240" w:lineRule="auto"/>
        <w:jc w:val="left"/>
        <w:rPr>
          <w:ins w:id="606" w:author="Bence" w:date="2017-05-21T10:52:00Z"/>
          <w:rFonts w:ascii="Courier New" w:hAnsi="Courier New" w:cs="Courier New"/>
          <w:color w:val="000000"/>
          <w:sz w:val="20"/>
          <w:szCs w:val="20"/>
          <w:highlight w:val="white"/>
        </w:rPr>
      </w:pPr>
      <w:ins w:id="607" w:author="Bence" w:date="2017-05-21T10:52:00Z">
        <w:r>
          <w:rPr>
            <w:rFonts w:ascii="Courier New" w:hAnsi="Courier New" w:cs="Courier New"/>
            <w:b/>
            <w:bCs/>
            <w:color w:val="8000FF"/>
            <w:sz w:val="20"/>
            <w:szCs w:val="20"/>
            <w:highlight w:val="white"/>
          </w:rPr>
          <w:lastRenderedPageBreak/>
          <w:t>{</w:t>
        </w:r>
      </w:ins>
    </w:p>
    <w:p w14:paraId="09B9E605" w14:textId="77777777" w:rsidR="00EE5175" w:rsidRDefault="00EE5175" w:rsidP="00EE5175">
      <w:pPr>
        <w:autoSpaceDE w:val="0"/>
        <w:autoSpaceDN w:val="0"/>
        <w:adjustRightInd w:val="0"/>
        <w:spacing w:after="0" w:line="240" w:lineRule="auto"/>
        <w:jc w:val="left"/>
        <w:rPr>
          <w:ins w:id="608" w:author="Bence" w:date="2017-05-21T10:52:00Z"/>
          <w:rFonts w:ascii="Courier New" w:hAnsi="Courier New" w:cs="Courier New"/>
          <w:color w:val="000000"/>
          <w:sz w:val="20"/>
          <w:szCs w:val="20"/>
          <w:highlight w:val="white"/>
        </w:rPr>
      </w:pPr>
      <w:ins w:id="60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"Rule"</w:t>
        </w:r>
        <w:r>
          <w:rPr>
            <w:rFonts w:ascii="Courier New" w:hAnsi="Courier New" w:cs="Courier New"/>
            <w:b/>
            <w:bCs/>
            <w:color w:val="8000FF"/>
            <w:sz w:val="20"/>
            <w:szCs w:val="20"/>
            <w:highlight w:val="white"/>
          </w:rPr>
          <w:t>,</w:t>
        </w:r>
      </w:ins>
    </w:p>
    <w:p w14:paraId="3BBA0FC1" w14:textId="77777777" w:rsidR="00EE5175" w:rsidRDefault="00EE5175" w:rsidP="00EE5175">
      <w:pPr>
        <w:autoSpaceDE w:val="0"/>
        <w:autoSpaceDN w:val="0"/>
        <w:adjustRightInd w:val="0"/>
        <w:spacing w:after="0" w:line="240" w:lineRule="auto"/>
        <w:jc w:val="left"/>
        <w:rPr>
          <w:ins w:id="610" w:author="Bence" w:date="2017-05-21T10:52:00Z"/>
          <w:rFonts w:ascii="Courier New" w:hAnsi="Courier New" w:cs="Courier New"/>
          <w:color w:val="000000"/>
          <w:sz w:val="20"/>
          <w:szCs w:val="20"/>
          <w:highlight w:val="white"/>
        </w:rPr>
      </w:pPr>
      <w:ins w:id="611"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6BFB32F5" w14:textId="77777777" w:rsidR="00EE5175" w:rsidRDefault="00EE5175" w:rsidP="00EE5175">
      <w:pPr>
        <w:autoSpaceDE w:val="0"/>
        <w:autoSpaceDN w:val="0"/>
        <w:adjustRightInd w:val="0"/>
        <w:spacing w:after="0" w:line="240" w:lineRule="auto"/>
        <w:jc w:val="left"/>
        <w:rPr>
          <w:ins w:id="612" w:author="Bence" w:date="2017-05-21T10:52:00Z"/>
          <w:rFonts w:ascii="Courier New" w:hAnsi="Courier New" w:cs="Courier New"/>
          <w:color w:val="000000"/>
          <w:sz w:val="20"/>
          <w:szCs w:val="20"/>
          <w:highlight w:val="white"/>
        </w:rPr>
      </w:pPr>
      <w:ins w:id="613"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EDEC4A9" w14:textId="77777777" w:rsidR="00EE5175" w:rsidRDefault="00EE5175" w:rsidP="00EE5175">
      <w:pPr>
        <w:autoSpaceDE w:val="0"/>
        <w:autoSpaceDN w:val="0"/>
        <w:adjustRightInd w:val="0"/>
        <w:spacing w:after="0" w:line="240" w:lineRule="auto"/>
        <w:jc w:val="left"/>
        <w:rPr>
          <w:ins w:id="614" w:author="Bence" w:date="2017-05-21T10:52:00Z"/>
          <w:rFonts w:ascii="Courier New" w:hAnsi="Courier New" w:cs="Courier New"/>
          <w:color w:val="000000"/>
          <w:sz w:val="20"/>
          <w:szCs w:val="20"/>
          <w:highlight w:val="white"/>
        </w:rPr>
      </w:pPr>
      <w:ins w:id="61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2B5159" w14:textId="77777777" w:rsidR="00EE5175" w:rsidRDefault="00EE5175" w:rsidP="00EE5175">
      <w:pPr>
        <w:autoSpaceDE w:val="0"/>
        <w:autoSpaceDN w:val="0"/>
        <w:adjustRightInd w:val="0"/>
        <w:spacing w:after="0" w:line="240" w:lineRule="auto"/>
        <w:jc w:val="left"/>
        <w:rPr>
          <w:ins w:id="616" w:author="Bence" w:date="2017-05-21T10:52:00Z"/>
          <w:rFonts w:ascii="Courier New" w:hAnsi="Courier New" w:cs="Courier New"/>
          <w:color w:val="000000"/>
          <w:sz w:val="20"/>
          <w:szCs w:val="20"/>
          <w:highlight w:val="white"/>
        </w:rPr>
      </w:pPr>
      <w:ins w:id="617"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b/>
            <w:bCs/>
            <w:color w:val="8000FF"/>
            <w:sz w:val="20"/>
            <w:szCs w:val="20"/>
            <w:highlight w:val="white"/>
          </w:rPr>
          <w:t>,</w:t>
        </w:r>
      </w:ins>
    </w:p>
    <w:p w14:paraId="0FDCA7E4" w14:textId="77777777" w:rsidR="00EE5175" w:rsidRDefault="00EE5175" w:rsidP="00EE5175">
      <w:pPr>
        <w:autoSpaceDE w:val="0"/>
        <w:autoSpaceDN w:val="0"/>
        <w:adjustRightInd w:val="0"/>
        <w:spacing w:after="0" w:line="240" w:lineRule="auto"/>
        <w:jc w:val="left"/>
        <w:rPr>
          <w:ins w:id="618" w:author="Bence" w:date="2017-05-21T10:52:00Z"/>
          <w:rFonts w:ascii="Courier New" w:hAnsi="Courier New" w:cs="Courier New"/>
          <w:color w:val="000000"/>
          <w:sz w:val="20"/>
          <w:szCs w:val="20"/>
          <w:highlight w:val="white"/>
        </w:rPr>
      </w:pPr>
      <w:ins w:id="619"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"User id"</w:t>
        </w:r>
      </w:ins>
    </w:p>
    <w:p w14:paraId="1F21802A" w14:textId="77777777" w:rsidR="00EE5175" w:rsidRDefault="00EE5175" w:rsidP="00EE5175">
      <w:pPr>
        <w:autoSpaceDE w:val="0"/>
        <w:autoSpaceDN w:val="0"/>
        <w:adjustRightInd w:val="0"/>
        <w:spacing w:after="0" w:line="240" w:lineRule="auto"/>
        <w:jc w:val="left"/>
        <w:rPr>
          <w:ins w:id="620" w:author="Bence" w:date="2017-05-21T10:52:00Z"/>
          <w:rFonts w:ascii="Courier New" w:hAnsi="Courier New" w:cs="Courier New"/>
          <w:color w:val="000000"/>
          <w:sz w:val="20"/>
          <w:szCs w:val="20"/>
          <w:highlight w:val="white"/>
        </w:rPr>
      </w:pPr>
      <w:ins w:id="621"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3E96C9" w14:textId="77777777" w:rsidR="00EE5175" w:rsidRDefault="00EE5175" w:rsidP="00EE5175">
      <w:pPr>
        <w:autoSpaceDE w:val="0"/>
        <w:autoSpaceDN w:val="0"/>
        <w:adjustRightInd w:val="0"/>
        <w:spacing w:after="0" w:line="240" w:lineRule="auto"/>
        <w:jc w:val="left"/>
        <w:rPr>
          <w:ins w:id="622" w:author="Bence" w:date="2017-05-21T10:52:00Z"/>
          <w:rFonts w:ascii="Courier New" w:hAnsi="Courier New" w:cs="Courier New"/>
          <w:color w:val="000000"/>
          <w:sz w:val="20"/>
          <w:szCs w:val="20"/>
          <w:highlight w:val="white"/>
        </w:rPr>
      </w:pPr>
      <w:ins w:id="623"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32B7A74" w14:textId="77777777" w:rsidR="00EE5175" w:rsidRDefault="00EE5175" w:rsidP="00EE5175">
      <w:pPr>
        <w:autoSpaceDE w:val="0"/>
        <w:autoSpaceDN w:val="0"/>
        <w:adjustRightInd w:val="0"/>
        <w:spacing w:after="0" w:line="240" w:lineRule="auto"/>
        <w:jc w:val="left"/>
        <w:rPr>
          <w:ins w:id="624" w:author="Bence" w:date="2017-05-21T10:52:00Z"/>
          <w:rFonts w:ascii="Courier New" w:hAnsi="Courier New" w:cs="Courier New"/>
          <w:color w:val="000000"/>
          <w:sz w:val="20"/>
          <w:szCs w:val="20"/>
          <w:highlight w:val="white"/>
        </w:rPr>
      </w:pPr>
      <w:ins w:id="62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b/>
            <w:bCs/>
            <w:color w:val="8000FF"/>
            <w:sz w:val="20"/>
            <w:szCs w:val="20"/>
            <w:highlight w:val="white"/>
          </w:rPr>
          <w:t>,</w:t>
        </w:r>
      </w:ins>
    </w:p>
    <w:p w14:paraId="6605A162" w14:textId="77777777" w:rsidR="00EE5175" w:rsidRDefault="00EE5175" w:rsidP="00EE5175">
      <w:pPr>
        <w:autoSpaceDE w:val="0"/>
        <w:autoSpaceDN w:val="0"/>
        <w:adjustRightInd w:val="0"/>
        <w:spacing w:after="0" w:line="240" w:lineRule="auto"/>
        <w:jc w:val="left"/>
        <w:rPr>
          <w:ins w:id="626" w:author="Bence" w:date="2017-05-21T10:52:00Z"/>
          <w:rFonts w:ascii="Courier New" w:hAnsi="Courier New" w:cs="Courier New"/>
          <w:color w:val="000000"/>
          <w:sz w:val="20"/>
          <w:szCs w:val="20"/>
          <w:highlight w:val="white"/>
        </w:rPr>
      </w:pPr>
      <w:ins w:id="627"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ins>
    </w:p>
    <w:p w14:paraId="010D2684" w14:textId="77777777" w:rsidR="00EE5175" w:rsidRDefault="00EE5175" w:rsidP="00EE5175">
      <w:pPr>
        <w:autoSpaceDE w:val="0"/>
        <w:autoSpaceDN w:val="0"/>
        <w:adjustRightInd w:val="0"/>
        <w:spacing w:after="0" w:line="240" w:lineRule="auto"/>
        <w:jc w:val="left"/>
        <w:rPr>
          <w:ins w:id="628" w:author="Bence" w:date="2017-05-21T10:52:00Z"/>
          <w:rFonts w:ascii="Courier New" w:hAnsi="Courier New" w:cs="Courier New"/>
          <w:color w:val="000000"/>
          <w:sz w:val="20"/>
          <w:szCs w:val="20"/>
          <w:highlight w:val="white"/>
        </w:rPr>
      </w:pPr>
      <w:ins w:id="629"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08B375E" w14:textId="77777777" w:rsidR="00EE5175" w:rsidRDefault="00EE5175" w:rsidP="00EE5175">
      <w:pPr>
        <w:autoSpaceDE w:val="0"/>
        <w:autoSpaceDN w:val="0"/>
        <w:adjustRightInd w:val="0"/>
        <w:spacing w:after="0" w:line="240" w:lineRule="auto"/>
        <w:jc w:val="left"/>
        <w:rPr>
          <w:ins w:id="630" w:author="Bence" w:date="2017-05-21T10:52:00Z"/>
          <w:rFonts w:ascii="Courier New" w:hAnsi="Courier New" w:cs="Courier New"/>
          <w:color w:val="000000"/>
          <w:sz w:val="20"/>
          <w:szCs w:val="20"/>
          <w:highlight w:val="white"/>
        </w:rPr>
      </w:pPr>
      <w:ins w:id="631"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7D811CE" w14:textId="77777777" w:rsidR="00EE5175" w:rsidRDefault="00EE5175" w:rsidP="00EE5175">
      <w:pPr>
        <w:autoSpaceDE w:val="0"/>
        <w:autoSpaceDN w:val="0"/>
        <w:adjustRightInd w:val="0"/>
        <w:spacing w:after="0" w:line="240" w:lineRule="auto"/>
        <w:jc w:val="left"/>
        <w:rPr>
          <w:ins w:id="632" w:author="Bence" w:date="2017-05-21T10:52:00Z"/>
          <w:rFonts w:ascii="Courier New" w:hAnsi="Courier New" w:cs="Courier New"/>
          <w:color w:val="000000"/>
          <w:sz w:val="20"/>
          <w:szCs w:val="20"/>
          <w:highlight w:val="white"/>
        </w:rPr>
      </w:pPr>
      <w:ins w:id="633"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ins>
    </w:p>
    <w:p w14:paraId="272FC635" w14:textId="77777777" w:rsidR="00EE5175" w:rsidRDefault="00EE5175" w:rsidP="00EE5175">
      <w:pPr>
        <w:autoSpaceDE w:val="0"/>
        <w:autoSpaceDN w:val="0"/>
        <w:adjustRightInd w:val="0"/>
        <w:spacing w:after="0" w:line="240" w:lineRule="auto"/>
        <w:jc w:val="left"/>
        <w:rPr>
          <w:ins w:id="634" w:author="Bence" w:date="2017-05-21T10:52:00Z"/>
          <w:rFonts w:ascii="Courier New" w:hAnsi="Courier New" w:cs="Courier New"/>
          <w:color w:val="000000"/>
          <w:sz w:val="20"/>
          <w:szCs w:val="20"/>
          <w:highlight w:val="white"/>
        </w:rPr>
      </w:pPr>
      <w:ins w:id="63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6ED3A5D5" w14:textId="77777777" w:rsidR="00EE5175" w:rsidRDefault="00EE5175" w:rsidP="00EE5175">
      <w:pPr>
        <w:autoSpaceDE w:val="0"/>
        <w:autoSpaceDN w:val="0"/>
        <w:adjustRightInd w:val="0"/>
        <w:spacing w:after="0" w:line="240" w:lineRule="auto"/>
        <w:jc w:val="left"/>
        <w:rPr>
          <w:ins w:id="636" w:author="Bence" w:date="2017-05-21T10:52:00Z"/>
          <w:rFonts w:ascii="Courier New" w:hAnsi="Courier New" w:cs="Courier New"/>
          <w:color w:val="000000"/>
          <w:sz w:val="20"/>
          <w:szCs w:val="20"/>
          <w:highlight w:val="white"/>
        </w:rPr>
      </w:pPr>
      <w:ins w:id="637"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88DE0A1" w14:textId="77777777" w:rsidR="00EE5175" w:rsidRDefault="00EE5175" w:rsidP="00EE5175">
      <w:pPr>
        <w:autoSpaceDE w:val="0"/>
        <w:autoSpaceDN w:val="0"/>
        <w:adjustRightInd w:val="0"/>
        <w:spacing w:after="0" w:line="240" w:lineRule="auto"/>
        <w:jc w:val="left"/>
        <w:rPr>
          <w:ins w:id="638" w:author="Bence" w:date="2017-05-21T10:52:00Z"/>
          <w:rFonts w:ascii="Courier New" w:hAnsi="Courier New" w:cs="Courier New"/>
          <w:color w:val="000000"/>
          <w:sz w:val="20"/>
          <w:szCs w:val="20"/>
          <w:highlight w:val="white"/>
        </w:rPr>
      </w:pPr>
      <w:ins w:id="63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5EF4AE5" w14:textId="77777777" w:rsidR="00EE5175" w:rsidRDefault="00EE5175" w:rsidP="00EE5175">
      <w:pPr>
        <w:autoSpaceDE w:val="0"/>
        <w:autoSpaceDN w:val="0"/>
        <w:adjustRightInd w:val="0"/>
        <w:spacing w:after="0" w:line="240" w:lineRule="auto"/>
        <w:jc w:val="left"/>
        <w:rPr>
          <w:ins w:id="640" w:author="Bence" w:date="2017-05-21T10:52:00Z"/>
          <w:rFonts w:ascii="Courier New" w:hAnsi="Courier New" w:cs="Courier New"/>
          <w:color w:val="000000"/>
          <w:sz w:val="20"/>
          <w:szCs w:val="20"/>
          <w:highlight w:val="white"/>
        </w:rPr>
      </w:pPr>
      <w:ins w:id="641" w:author="Bence" w:date="2017-05-21T10:52:00Z">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b/>
            <w:bCs/>
            <w:color w:val="8000FF"/>
            <w:sz w:val="20"/>
            <w:szCs w:val="20"/>
            <w:highlight w:val="white"/>
          </w:rPr>
          <w:t>,</w:t>
        </w:r>
      </w:ins>
    </w:p>
    <w:p w14:paraId="4818F4D4" w14:textId="77777777" w:rsidR="00EE5175" w:rsidRDefault="00EE5175" w:rsidP="00EE5175">
      <w:pPr>
        <w:autoSpaceDE w:val="0"/>
        <w:autoSpaceDN w:val="0"/>
        <w:adjustRightInd w:val="0"/>
        <w:spacing w:after="0" w:line="240" w:lineRule="auto"/>
        <w:jc w:val="left"/>
        <w:rPr>
          <w:ins w:id="642" w:author="Bence" w:date="2017-05-21T10:52:00Z"/>
          <w:rFonts w:ascii="Courier New" w:hAnsi="Courier New" w:cs="Courier New"/>
          <w:color w:val="000000"/>
          <w:sz w:val="20"/>
          <w:szCs w:val="20"/>
          <w:highlight w:val="white"/>
        </w:rPr>
      </w:pPr>
      <w:ins w:id="643"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0075475B" w14:textId="77777777" w:rsidR="00EE5175" w:rsidRDefault="00EE5175" w:rsidP="00EE5175">
      <w:pPr>
        <w:autoSpaceDE w:val="0"/>
        <w:autoSpaceDN w:val="0"/>
        <w:adjustRightInd w:val="0"/>
        <w:spacing w:after="0" w:line="240" w:lineRule="auto"/>
        <w:jc w:val="left"/>
        <w:rPr>
          <w:ins w:id="644" w:author="Bence" w:date="2017-05-21T10:52:00Z"/>
          <w:rFonts w:ascii="Courier New" w:hAnsi="Courier New" w:cs="Courier New"/>
          <w:color w:val="000000"/>
          <w:sz w:val="20"/>
          <w:szCs w:val="20"/>
          <w:highlight w:val="white"/>
        </w:rPr>
      </w:pPr>
      <w:ins w:id="645"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E3F1579" w14:textId="77777777" w:rsidR="00EE5175" w:rsidRDefault="00EE5175" w:rsidP="00EE5175">
      <w:pPr>
        <w:autoSpaceDE w:val="0"/>
        <w:autoSpaceDN w:val="0"/>
        <w:adjustRightInd w:val="0"/>
        <w:spacing w:after="0" w:line="240" w:lineRule="auto"/>
        <w:jc w:val="left"/>
        <w:rPr>
          <w:ins w:id="646" w:author="Bence" w:date="2017-05-21T10:52:00Z"/>
          <w:rFonts w:ascii="Courier New" w:hAnsi="Courier New" w:cs="Courier New"/>
          <w:color w:val="000000"/>
          <w:sz w:val="20"/>
          <w:szCs w:val="20"/>
          <w:highlight w:val="white"/>
        </w:rPr>
      </w:pPr>
      <w:ins w:id="647"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5278B44" w14:textId="77777777" w:rsidR="00EE5175" w:rsidRDefault="00EE5175" w:rsidP="00EE5175">
      <w:pPr>
        <w:autoSpaceDE w:val="0"/>
        <w:autoSpaceDN w:val="0"/>
        <w:adjustRightInd w:val="0"/>
        <w:spacing w:after="0" w:line="240" w:lineRule="auto"/>
        <w:jc w:val="left"/>
        <w:rPr>
          <w:ins w:id="648" w:author="Bence" w:date="2017-05-21T10:52:00Z"/>
          <w:rFonts w:ascii="Courier New" w:hAnsi="Courier New" w:cs="Courier New"/>
          <w:color w:val="000000"/>
          <w:sz w:val="20"/>
          <w:szCs w:val="20"/>
          <w:highlight w:val="white"/>
        </w:rPr>
      </w:pPr>
      <w:ins w:id="64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ins>
    </w:p>
    <w:p w14:paraId="1916798C" w14:textId="77777777" w:rsidR="00EE5175" w:rsidRDefault="00EE5175" w:rsidP="00EE5175">
      <w:pPr>
        <w:autoSpaceDE w:val="0"/>
        <w:autoSpaceDN w:val="0"/>
        <w:adjustRightInd w:val="0"/>
        <w:spacing w:after="0" w:line="240" w:lineRule="auto"/>
        <w:jc w:val="left"/>
        <w:rPr>
          <w:ins w:id="650" w:author="Bence" w:date="2017-05-21T10:52:00Z"/>
          <w:rFonts w:ascii="Courier New" w:hAnsi="Courier New" w:cs="Courier New"/>
          <w:color w:val="000000"/>
          <w:sz w:val="20"/>
          <w:szCs w:val="20"/>
          <w:highlight w:val="white"/>
        </w:rPr>
      </w:pPr>
      <w:ins w:id="651"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"format"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"table"</w:t>
        </w:r>
        <w:r>
          <w:rPr>
            <w:rFonts w:ascii="Courier New" w:hAnsi="Courier New" w:cs="Courier New"/>
            <w:b/>
            <w:bCs/>
            <w:color w:val="8000FF"/>
            <w:sz w:val="20"/>
            <w:szCs w:val="20"/>
            <w:highlight w:val="white"/>
          </w:rPr>
          <w:t>,</w:t>
        </w:r>
      </w:ins>
    </w:p>
    <w:p w14:paraId="0E41B6BF" w14:textId="77777777" w:rsidR="00EE5175" w:rsidRDefault="00EE5175" w:rsidP="00EE5175">
      <w:pPr>
        <w:autoSpaceDE w:val="0"/>
        <w:autoSpaceDN w:val="0"/>
        <w:adjustRightInd w:val="0"/>
        <w:spacing w:after="0" w:line="240" w:lineRule="auto"/>
        <w:jc w:val="left"/>
        <w:rPr>
          <w:ins w:id="652" w:author="Bence" w:date="2017-05-21T10:52:00Z"/>
          <w:rFonts w:ascii="Courier New" w:hAnsi="Courier New" w:cs="Courier New"/>
          <w:color w:val="000000"/>
          <w:sz w:val="20"/>
          <w:szCs w:val="20"/>
          <w:highlight w:val="white"/>
        </w:rPr>
      </w:pPr>
      <w:ins w:id="653"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"Triggers"</w:t>
        </w:r>
        <w:r>
          <w:rPr>
            <w:rFonts w:ascii="Courier New" w:hAnsi="Courier New" w:cs="Courier New"/>
            <w:b/>
            <w:bCs/>
            <w:color w:val="8000FF"/>
            <w:sz w:val="20"/>
            <w:szCs w:val="20"/>
            <w:highlight w:val="white"/>
          </w:rPr>
          <w:t>,</w:t>
        </w:r>
      </w:ins>
    </w:p>
    <w:p w14:paraId="0A0C6A6C" w14:textId="77777777" w:rsidR="00EE5175" w:rsidRDefault="00EE5175" w:rsidP="00EE5175">
      <w:pPr>
        <w:autoSpaceDE w:val="0"/>
        <w:autoSpaceDN w:val="0"/>
        <w:adjustRightInd w:val="0"/>
        <w:spacing w:after="0" w:line="240" w:lineRule="auto"/>
        <w:jc w:val="left"/>
        <w:rPr>
          <w:ins w:id="654" w:author="Bence" w:date="2017-05-21T10:52:00Z"/>
          <w:rFonts w:ascii="Courier New" w:hAnsi="Courier New" w:cs="Courier New"/>
          <w:color w:val="000000"/>
          <w:sz w:val="20"/>
          <w:szCs w:val="20"/>
          <w:highlight w:val="white"/>
        </w:rPr>
      </w:pPr>
      <w:ins w:id="65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ins>
    </w:p>
    <w:p w14:paraId="195B6B15" w14:textId="77777777" w:rsidR="00EE5175" w:rsidRDefault="00EE5175" w:rsidP="00EE5175">
      <w:pPr>
        <w:autoSpaceDE w:val="0"/>
        <w:autoSpaceDN w:val="0"/>
        <w:adjustRightInd w:val="0"/>
        <w:spacing w:after="0" w:line="240" w:lineRule="auto"/>
        <w:jc w:val="left"/>
        <w:rPr>
          <w:ins w:id="656" w:author="Bence" w:date="2017-05-21T10:52:00Z"/>
          <w:rFonts w:ascii="Courier New" w:hAnsi="Courier New" w:cs="Courier New"/>
          <w:color w:val="000000"/>
          <w:sz w:val="20"/>
          <w:szCs w:val="20"/>
          <w:highlight w:val="white"/>
        </w:rPr>
      </w:pPr>
      <w:ins w:id="657"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327C0CB" w14:textId="77777777" w:rsidR="00EE5175" w:rsidRDefault="00EE5175" w:rsidP="00EE5175">
      <w:pPr>
        <w:autoSpaceDE w:val="0"/>
        <w:autoSpaceDN w:val="0"/>
        <w:adjustRightInd w:val="0"/>
        <w:spacing w:after="0" w:line="240" w:lineRule="auto"/>
        <w:jc w:val="left"/>
        <w:rPr>
          <w:ins w:id="658" w:author="Bence" w:date="2017-05-21T10:52:00Z"/>
          <w:rFonts w:ascii="Courier New" w:hAnsi="Courier New" w:cs="Courier New"/>
          <w:color w:val="000000"/>
          <w:sz w:val="20"/>
          <w:szCs w:val="20"/>
          <w:highlight w:val="white"/>
        </w:rPr>
      </w:pPr>
      <w:ins w:id="65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071C267C" w14:textId="77777777" w:rsidR="00EE5175" w:rsidRDefault="00EE5175" w:rsidP="00EE5175">
      <w:pPr>
        <w:autoSpaceDE w:val="0"/>
        <w:autoSpaceDN w:val="0"/>
        <w:adjustRightInd w:val="0"/>
        <w:spacing w:after="0" w:line="240" w:lineRule="auto"/>
        <w:jc w:val="left"/>
        <w:rPr>
          <w:ins w:id="660" w:author="Bence" w:date="2017-05-21T10:52:00Z"/>
          <w:rFonts w:ascii="Courier New" w:hAnsi="Courier New" w:cs="Courier New"/>
          <w:color w:val="000000"/>
          <w:sz w:val="20"/>
          <w:szCs w:val="20"/>
          <w:highlight w:val="white"/>
        </w:rPr>
      </w:pPr>
      <w:ins w:id="661"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"Trigger"</w:t>
        </w:r>
        <w:r>
          <w:rPr>
            <w:rFonts w:ascii="Courier New" w:hAnsi="Courier New" w:cs="Courier New"/>
            <w:b/>
            <w:bCs/>
            <w:color w:val="8000FF"/>
            <w:sz w:val="20"/>
            <w:szCs w:val="20"/>
            <w:highlight w:val="white"/>
          </w:rPr>
          <w:t>,</w:t>
        </w:r>
      </w:ins>
    </w:p>
    <w:p w14:paraId="5DFD0463" w14:textId="77777777" w:rsidR="00EE5175" w:rsidRDefault="00EE5175" w:rsidP="00EE5175">
      <w:pPr>
        <w:autoSpaceDE w:val="0"/>
        <w:autoSpaceDN w:val="0"/>
        <w:adjustRightInd w:val="0"/>
        <w:spacing w:after="0" w:line="240" w:lineRule="auto"/>
        <w:jc w:val="left"/>
        <w:rPr>
          <w:ins w:id="662" w:author="Bence" w:date="2017-05-21T10:52:00Z"/>
          <w:rFonts w:ascii="Courier New" w:hAnsi="Courier New" w:cs="Courier New"/>
          <w:color w:val="000000"/>
          <w:sz w:val="20"/>
          <w:szCs w:val="20"/>
          <w:highlight w:val="white"/>
        </w:rPr>
      </w:pPr>
      <w:ins w:id="663"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E9E43A6" w14:textId="77777777" w:rsidR="00EE5175" w:rsidRDefault="00EE5175" w:rsidP="00EE5175">
      <w:pPr>
        <w:autoSpaceDE w:val="0"/>
        <w:autoSpaceDN w:val="0"/>
        <w:adjustRightInd w:val="0"/>
        <w:spacing w:after="0" w:line="240" w:lineRule="auto"/>
        <w:jc w:val="left"/>
        <w:rPr>
          <w:ins w:id="664" w:author="Bence" w:date="2017-05-21T10:52:00Z"/>
          <w:rFonts w:ascii="Courier New" w:hAnsi="Courier New" w:cs="Courier New"/>
          <w:color w:val="000000"/>
          <w:sz w:val="20"/>
          <w:szCs w:val="20"/>
          <w:highlight w:val="white"/>
        </w:rPr>
      </w:pPr>
      <w:ins w:id="66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896108C" w14:textId="77777777" w:rsidR="00EE5175" w:rsidRDefault="00EE5175" w:rsidP="00EE5175">
      <w:pPr>
        <w:autoSpaceDE w:val="0"/>
        <w:autoSpaceDN w:val="0"/>
        <w:adjustRightInd w:val="0"/>
        <w:spacing w:after="0" w:line="240" w:lineRule="auto"/>
        <w:jc w:val="left"/>
        <w:rPr>
          <w:ins w:id="666" w:author="Bence" w:date="2017-05-21T10:52:00Z"/>
          <w:rFonts w:ascii="Courier New" w:hAnsi="Courier New" w:cs="Courier New"/>
          <w:color w:val="000000"/>
          <w:sz w:val="20"/>
          <w:szCs w:val="20"/>
          <w:highlight w:val="white"/>
        </w:rPr>
      </w:pPr>
      <w:ins w:id="667"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20058B26" w14:textId="77777777" w:rsidR="00EE5175" w:rsidRDefault="00EE5175" w:rsidP="00EE5175">
      <w:pPr>
        <w:autoSpaceDE w:val="0"/>
        <w:autoSpaceDN w:val="0"/>
        <w:adjustRightInd w:val="0"/>
        <w:spacing w:after="0" w:line="240" w:lineRule="auto"/>
        <w:jc w:val="left"/>
        <w:rPr>
          <w:ins w:id="668" w:author="Bence" w:date="2017-05-21T10:52:00Z"/>
          <w:rFonts w:ascii="Courier New" w:hAnsi="Courier New" w:cs="Courier New"/>
          <w:color w:val="000000"/>
          <w:sz w:val="20"/>
          <w:szCs w:val="20"/>
          <w:highlight w:val="white"/>
        </w:rPr>
      </w:pPr>
      <w:ins w:id="669"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FB804CD" w14:textId="77777777" w:rsidR="00EE5175" w:rsidRDefault="00EE5175" w:rsidP="00EE5175">
      <w:pPr>
        <w:autoSpaceDE w:val="0"/>
        <w:autoSpaceDN w:val="0"/>
        <w:adjustRightInd w:val="0"/>
        <w:spacing w:after="0" w:line="240" w:lineRule="auto"/>
        <w:jc w:val="left"/>
        <w:rPr>
          <w:ins w:id="670" w:author="Bence" w:date="2017-05-21T10:52:00Z"/>
          <w:rFonts w:ascii="Courier New" w:hAnsi="Courier New" w:cs="Courier New"/>
          <w:color w:val="000000"/>
          <w:sz w:val="20"/>
          <w:szCs w:val="20"/>
          <w:highlight w:val="white"/>
        </w:rPr>
      </w:pPr>
      <w:ins w:id="671"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19CF7B4" w14:textId="77777777" w:rsidR="00EE5175" w:rsidRDefault="00EE5175" w:rsidP="00EE5175">
      <w:pPr>
        <w:autoSpaceDE w:val="0"/>
        <w:autoSpaceDN w:val="0"/>
        <w:adjustRightInd w:val="0"/>
        <w:spacing w:after="0" w:line="240" w:lineRule="auto"/>
        <w:jc w:val="left"/>
        <w:rPr>
          <w:ins w:id="672" w:author="Bence" w:date="2017-05-21T10:52:00Z"/>
          <w:rFonts w:ascii="Courier New" w:hAnsi="Courier New" w:cs="Courier New"/>
          <w:color w:val="000000"/>
          <w:sz w:val="20"/>
          <w:szCs w:val="20"/>
          <w:highlight w:val="white"/>
        </w:rPr>
      </w:pPr>
      <w:ins w:id="673"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1DD775F5" w14:textId="77777777" w:rsidR="00EE5175" w:rsidRDefault="00EE5175" w:rsidP="00EE5175">
      <w:pPr>
        <w:autoSpaceDE w:val="0"/>
        <w:autoSpaceDN w:val="0"/>
        <w:adjustRightInd w:val="0"/>
        <w:spacing w:after="0" w:line="240" w:lineRule="auto"/>
        <w:jc w:val="left"/>
        <w:rPr>
          <w:ins w:id="674" w:author="Bence" w:date="2017-05-21T10:52:00Z"/>
          <w:rFonts w:ascii="Courier New" w:hAnsi="Courier New" w:cs="Courier New"/>
          <w:color w:val="000000"/>
          <w:sz w:val="20"/>
          <w:szCs w:val="20"/>
          <w:highlight w:val="white"/>
        </w:rPr>
      </w:pPr>
      <w:ins w:id="675"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DD4E901" w14:textId="77777777" w:rsidR="00EE5175" w:rsidRDefault="00EE5175" w:rsidP="00EE5175">
      <w:pPr>
        <w:autoSpaceDE w:val="0"/>
        <w:autoSpaceDN w:val="0"/>
        <w:adjustRightInd w:val="0"/>
        <w:spacing w:after="0" w:line="240" w:lineRule="auto"/>
        <w:jc w:val="left"/>
        <w:rPr>
          <w:ins w:id="676" w:author="Bence" w:date="2017-05-21T10:52:00Z"/>
          <w:rFonts w:ascii="Courier New" w:hAnsi="Courier New" w:cs="Courier New"/>
          <w:color w:val="000000"/>
          <w:sz w:val="20"/>
          <w:szCs w:val="20"/>
          <w:highlight w:val="white"/>
        </w:rPr>
      </w:pPr>
      <w:ins w:id="677"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"sensor_id"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BFBC3A0" w14:textId="77777777" w:rsidR="00EE5175" w:rsidRDefault="00EE5175" w:rsidP="00EE5175">
      <w:pPr>
        <w:autoSpaceDE w:val="0"/>
        <w:autoSpaceDN w:val="0"/>
        <w:adjustRightInd w:val="0"/>
        <w:spacing w:after="0" w:line="240" w:lineRule="auto"/>
        <w:jc w:val="left"/>
        <w:rPr>
          <w:ins w:id="678" w:author="Bence" w:date="2017-05-21T10:52:00Z"/>
          <w:rFonts w:ascii="Courier New" w:hAnsi="Courier New" w:cs="Courier New"/>
          <w:color w:val="000000"/>
          <w:sz w:val="20"/>
          <w:szCs w:val="20"/>
          <w:highlight w:val="white"/>
        </w:rPr>
      </w:pPr>
      <w:ins w:id="67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248C9922" w14:textId="77777777" w:rsidR="00EE5175" w:rsidRDefault="00EE5175" w:rsidP="00EE5175">
      <w:pPr>
        <w:autoSpaceDE w:val="0"/>
        <w:autoSpaceDN w:val="0"/>
        <w:adjustRightInd w:val="0"/>
        <w:spacing w:after="0" w:line="240" w:lineRule="auto"/>
        <w:jc w:val="left"/>
        <w:rPr>
          <w:ins w:id="680" w:author="Bence" w:date="2017-05-21T10:52:00Z"/>
          <w:rFonts w:ascii="Courier New" w:hAnsi="Courier New" w:cs="Courier New"/>
          <w:color w:val="000000"/>
          <w:sz w:val="20"/>
          <w:szCs w:val="20"/>
          <w:highlight w:val="white"/>
        </w:rPr>
      </w:pPr>
      <w:ins w:id="681" w:author="Bence" w:date="2017-05-21T10:52:00Z">
        <w:r>
          <w:rPr>
            <w:rFonts w:ascii="Courier New" w:hAnsi="Courier New" w:cs="Courier New"/>
            <w:color w:val="000000"/>
            <w:sz w:val="20"/>
            <w:szCs w:val="20"/>
            <w:highlight w:val="white"/>
          </w:rPr>
          <w:lastRenderedPageBreak/>
          <w:t xml:space="preserve">          </w:t>
        </w:r>
        <w:r>
          <w:rPr>
            <w:rFonts w:ascii="Courier New" w:hAnsi="Courier New" w:cs="Courier New"/>
            <w:b/>
            <w:bCs/>
            <w:color w:val="8000FF"/>
            <w:sz w:val="20"/>
            <w:szCs w:val="20"/>
            <w:highlight w:val="white"/>
          </w:rPr>
          <w:t>},</w:t>
        </w:r>
      </w:ins>
    </w:p>
    <w:p w14:paraId="40DB762F" w14:textId="77777777" w:rsidR="00EE5175" w:rsidRDefault="00EE5175" w:rsidP="00EE5175">
      <w:pPr>
        <w:autoSpaceDE w:val="0"/>
        <w:autoSpaceDN w:val="0"/>
        <w:adjustRightInd w:val="0"/>
        <w:spacing w:after="0" w:line="240" w:lineRule="auto"/>
        <w:jc w:val="left"/>
        <w:rPr>
          <w:ins w:id="682" w:author="Bence" w:date="2017-05-21T10:52:00Z"/>
          <w:rFonts w:ascii="Courier New" w:hAnsi="Courier New" w:cs="Courier New"/>
          <w:color w:val="000000"/>
          <w:sz w:val="20"/>
          <w:szCs w:val="20"/>
          <w:highlight w:val="white"/>
        </w:rPr>
      </w:pPr>
      <w:ins w:id="683"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"operation"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E51B1D4" w14:textId="77777777" w:rsidR="00EE5175" w:rsidRDefault="00EE5175" w:rsidP="00EE5175">
      <w:pPr>
        <w:autoSpaceDE w:val="0"/>
        <w:autoSpaceDN w:val="0"/>
        <w:adjustRightInd w:val="0"/>
        <w:spacing w:after="0" w:line="240" w:lineRule="auto"/>
        <w:jc w:val="left"/>
        <w:rPr>
          <w:ins w:id="684" w:author="Bence" w:date="2017-05-21T10:52:00Z"/>
          <w:rFonts w:ascii="Courier New" w:hAnsi="Courier New" w:cs="Courier New"/>
          <w:color w:val="000000"/>
          <w:sz w:val="20"/>
          <w:szCs w:val="20"/>
          <w:highlight w:val="white"/>
        </w:rPr>
      </w:pPr>
      <w:ins w:id="68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5F1FFA2A" w14:textId="77777777" w:rsidR="00EE5175" w:rsidRDefault="00EE5175" w:rsidP="00EE5175">
      <w:pPr>
        <w:autoSpaceDE w:val="0"/>
        <w:autoSpaceDN w:val="0"/>
        <w:adjustRightInd w:val="0"/>
        <w:spacing w:after="0" w:line="240" w:lineRule="auto"/>
        <w:jc w:val="left"/>
        <w:rPr>
          <w:ins w:id="686" w:author="Bence" w:date="2017-05-21T10:52:00Z"/>
          <w:rFonts w:ascii="Courier New" w:hAnsi="Courier New" w:cs="Courier New"/>
          <w:color w:val="000000"/>
          <w:sz w:val="20"/>
          <w:szCs w:val="20"/>
          <w:highlight w:val="white"/>
        </w:rPr>
      </w:pPr>
      <w:ins w:id="687"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8CD0987" w14:textId="77777777" w:rsidR="00EE5175" w:rsidRDefault="00EE5175" w:rsidP="00EE5175">
      <w:pPr>
        <w:autoSpaceDE w:val="0"/>
        <w:autoSpaceDN w:val="0"/>
        <w:adjustRightInd w:val="0"/>
        <w:spacing w:after="0" w:line="240" w:lineRule="auto"/>
        <w:jc w:val="left"/>
        <w:rPr>
          <w:ins w:id="688" w:author="Bence" w:date="2017-05-21T10:52:00Z"/>
          <w:rFonts w:ascii="Courier New" w:hAnsi="Courier New" w:cs="Courier New"/>
          <w:color w:val="000000"/>
          <w:sz w:val="20"/>
          <w:szCs w:val="20"/>
          <w:highlight w:val="white"/>
        </w:rPr>
      </w:pPr>
      <w:ins w:id="68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CF36BF1" w14:textId="77777777" w:rsidR="00EE5175" w:rsidRDefault="00EE5175" w:rsidP="00EE5175">
      <w:pPr>
        <w:autoSpaceDE w:val="0"/>
        <w:autoSpaceDN w:val="0"/>
        <w:adjustRightInd w:val="0"/>
        <w:spacing w:after="0" w:line="240" w:lineRule="auto"/>
        <w:jc w:val="left"/>
        <w:rPr>
          <w:ins w:id="690" w:author="Bence" w:date="2017-05-21T10:52:00Z"/>
          <w:rFonts w:ascii="Courier New" w:hAnsi="Courier New" w:cs="Courier New"/>
          <w:color w:val="000000"/>
          <w:sz w:val="20"/>
          <w:szCs w:val="20"/>
          <w:highlight w:val="white"/>
        </w:rPr>
      </w:pPr>
      <w:ins w:id="691"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4180C59B" w14:textId="77777777" w:rsidR="00EE5175" w:rsidRDefault="00EE5175" w:rsidP="00EE5175">
      <w:pPr>
        <w:autoSpaceDE w:val="0"/>
        <w:autoSpaceDN w:val="0"/>
        <w:adjustRightInd w:val="0"/>
        <w:spacing w:after="0" w:line="240" w:lineRule="auto"/>
        <w:jc w:val="left"/>
        <w:rPr>
          <w:ins w:id="692" w:author="Bence" w:date="2017-05-21T10:52:00Z"/>
          <w:rFonts w:ascii="Courier New" w:hAnsi="Courier New" w:cs="Courier New"/>
          <w:color w:val="000000"/>
          <w:sz w:val="20"/>
          <w:szCs w:val="20"/>
          <w:highlight w:val="white"/>
        </w:rPr>
      </w:pPr>
      <w:ins w:id="693"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429A8F9" w14:textId="77777777" w:rsidR="00EE5175" w:rsidRDefault="00EE5175" w:rsidP="00EE5175">
      <w:pPr>
        <w:autoSpaceDE w:val="0"/>
        <w:autoSpaceDN w:val="0"/>
        <w:adjustRightInd w:val="0"/>
        <w:spacing w:after="0" w:line="240" w:lineRule="auto"/>
        <w:jc w:val="left"/>
        <w:rPr>
          <w:ins w:id="694" w:author="Bence" w:date="2017-05-21T10:52:00Z"/>
          <w:rFonts w:ascii="Courier New" w:hAnsi="Courier New" w:cs="Courier New"/>
          <w:color w:val="000000"/>
          <w:sz w:val="20"/>
          <w:szCs w:val="20"/>
          <w:highlight w:val="white"/>
        </w:rPr>
      </w:pPr>
      <w:ins w:id="695"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D440DE1" w14:textId="77777777" w:rsidR="00EE5175" w:rsidRDefault="00EE5175" w:rsidP="00EE5175">
      <w:pPr>
        <w:autoSpaceDE w:val="0"/>
        <w:autoSpaceDN w:val="0"/>
        <w:adjustRightInd w:val="0"/>
        <w:spacing w:after="0" w:line="240" w:lineRule="auto"/>
        <w:jc w:val="left"/>
        <w:rPr>
          <w:ins w:id="696" w:author="Bence" w:date="2017-05-21T10:52:00Z"/>
          <w:rFonts w:ascii="Courier New" w:hAnsi="Courier New" w:cs="Courier New"/>
          <w:color w:val="000000"/>
          <w:sz w:val="20"/>
          <w:szCs w:val="20"/>
          <w:highlight w:val="white"/>
        </w:rPr>
      </w:pPr>
      <w:ins w:id="697"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6D55E22" w14:textId="77777777" w:rsidR="00EE5175" w:rsidRDefault="00EE5175" w:rsidP="00EE5175">
      <w:pPr>
        <w:autoSpaceDE w:val="0"/>
        <w:autoSpaceDN w:val="0"/>
        <w:adjustRightInd w:val="0"/>
        <w:spacing w:after="0" w:line="240" w:lineRule="auto"/>
        <w:jc w:val="left"/>
        <w:rPr>
          <w:ins w:id="698" w:author="Bence" w:date="2017-05-21T10:52:00Z"/>
          <w:rFonts w:ascii="Courier New" w:hAnsi="Courier New" w:cs="Courier New"/>
          <w:color w:val="000000"/>
          <w:sz w:val="20"/>
          <w:szCs w:val="20"/>
          <w:highlight w:val="white"/>
        </w:rPr>
      </w:pPr>
      <w:ins w:id="699"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2891FB0" w14:textId="77777777" w:rsidR="00EE5175" w:rsidRDefault="00EE5175" w:rsidP="00EE5175">
      <w:pPr>
        <w:autoSpaceDE w:val="0"/>
        <w:autoSpaceDN w:val="0"/>
        <w:adjustRightInd w:val="0"/>
        <w:spacing w:after="0" w:line="240" w:lineRule="auto"/>
        <w:jc w:val="left"/>
        <w:rPr>
          <w:ins w:id="700" w:author="Bence" w:date="2017-05-21T10:52:00Z"/>
          <w:rFonts w:ascii="Courier New" w:hAnsi="Courier New" w:cs="Courier New"/>
          <w:color w:val="000000"/>
          <w:sz w:val="20"/>
          <w:szCs w:val="20"/>
          <w:highlight w:val="white"/>
        </w:rPr>
      </w:pPr>
      <w:ins w:id="701" w:author="Bence" w:date="2017-05-21T10:52:00Z">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191548A" w14:textId="77777777" w:rsidR="00EE5175" w:rsidRDefault="00EE5175" w:rsidP="00EE5175">
      <w:pPr>
        <w:autoSpaceDE w:val="0"/>
        <w:autoSpaceDN w:val="0"/>
        <w:adjustRightInd w:val="0"/>
        <w:spacing w:after="0" w:line="240" w:lineRule="auto"/>
        <w:jc w:val="left"/>
        <w:rPr>
          <w:ins w:id="702" w:author="Bence" w:date="2017-05-21T10:52:00Z"/>
          <w:rFonts w:ascii="Courier New" w:hAnsi="Courier New" w:cs="Courier New"/>
          <w:color w:val="000000"/>
          <w:sz w:val="20"/>
          <w:szCs w:val="20"/>
          <w:highlight w:val="white"/>
        </w:rPr>
      </w:pPr>
      <w:ins w:id="703"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b/>
            <w:bCs/>
            <w:color w:val="8000FF"/>
            <w:sz w:val="20"/>
            <w:szCs w:val="20"/>
            <w:highlight w:val="white"/>
          </w:rPr>
          <w:t>,</w:t>
        </w:r>
      </w:ins>
    </w:p>
    <w:p w14:paraId="1F65156B" w14:textId="77777777" w:rsidR="00EE5175" w:rsidRDefault="00EE5175" w:rsidP="00EE5175">
      <w:pPr>
        <w:autoSpaceDE w:val="0"/>
        <w:autoSpaceDN w:val="0"/>
        <w:adjustRightInd w:val="0"/>
        <w:spacing w:after="0" w:line="240" w:lineRule="auto"/>
        <w:jc w:val="left"/>
        <w:rPr>
          <w:ins w:id="704" w:author="Bence" w:date="2017-05-21T10:52:00Z"/>
          <w:rFonts w:ascii="Courier New" w:hAnsi="Courier New" w:cs="Courier New"/>
          <w:color w:val="000000"/>
          <w:sz w:val="20"/>
          <w:szCs w:val="20"/>
          <w:highlight w:val="white"/>
        </w:rPr>
      </w:pPr>
      <w:ins w:id="70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"format"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"table"</w:t>
        </w:r>
        <w:r>
          <w:rPr>
            <w:rFonts w:ascii="Courier New" w:hAnsi="Courier New" w:cs="Courier New"/>
            <w:b/>
            <w:bCs/>
            <w:color w:val="8000FF"/>
            <w:sz w:val="20"/>
            <w:szCs w:val="20"/>
            <w:highlight w:val="white"/>
          </w:rPr>
          <w:t>,</w:t>
        </w:r>
      </w:ins>
    </w:p>
    <w:p w14:paraId="03F367D7" w14:textId="77777777" w:rsidR="00EE5175" w:rsidRDefault="00EE5175" w:rsidP="00EE5175">
      <w:pPr>
        <w:autoSpaceDE w:val="0"/>
        <w:autoSpaceDN w:val="0"/>
        <w:adjustRightInd w:val="0"/>
        <w:spacing w:after="0" w:line="240" w:lineRule="auto"/>
        <w:jc w:val="left"/>
        <w:rPr>
          <w:ins w:id="706" w:author="Bence" w:date="2017-05-21T10:52:00Z"/>
          <w:rFonts w:ascii="Courier New" w:hAnsi="Courier New" w:cs="Courier New"/>
          <w:color w:val="000000"/>
          <w:sz w:val="20"/>
          <w:szCs w:val="20"/>
          <w:highlight w:val="white"/>
        </w:rPr>
      </w:pPr>
      <w:ins w:id="707"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"Actions"</w:t>
        </w:r>
        <w:r>
          <w:rPr>
            <w:rFonts w:ascii="Courier New" w:hAnsi="Courier New" w:cs="Courier New"/>
            <w:b/>
            <w:bCs/>
            <w:color w:val="8000FF"/>
            <w:sz w:val="20"/>
            <w:szCs w:val="20"/>
            <w:highlight w:val="white"/>
          </w:rPr>
          <w:t>,</w:t>
        </w:r>
      </w:ins>
    </w:p>
    <w:p w14:paraId="2BE35EE6" w14:textId="77777777" w:rsidR="00EE5175" w:rsidRDefault="00EE5175" w:rsidP="00EE5175">
      <w:pPr>
        <w:autoSpaceDE w:val="0"/>
        <w:autoSpaceDN w:val="0"/>
        <w:adjustRightInd w:val="0"/>
        <w:spacing w:after="0" w:line="240" w:lineRule="auto"/>
        <w:jc w:val="left"/>
        <w:rPr>
          <w:ins w:id="708" w:author="Bence" w:date="2017-05-21T10:52:00Z"/>
          <w:rFonts w:ascii="Courier New" w:hAnsi="Courier New" w:cs="Courier New"/>
          <w:color w:val="000000"/>
          <w:sz w:val="20"/>
          <w:szCs w:val="20"/>
          <w:highlight w:val="white"/>
        </w:rPr>
      </w:pPr>
      <w:ins w:id="70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"uniqueItems"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8000FF"/>
            <w:sz w:val="20"/>
            <w:szCs w:val="20"/>
            <w:highlight w:val="white"/>
          </w:rPr>
          <w:t>,</w:t>
        </w:r>
      </w:ins>
    </w:p>
    <w:p w14:paraId="4CBC7572" w14:textId="77777777" w:rsidR="00EE5175" w:rsidRDefault="00EE5175" w:rsidP="00EE5175">
      <w:pPr>
        <w:autoSpaceDE w:val="0"/>
        <w:autoSpaceDN w:val="0"/>
        <w:adjustRightInd w:val="0"/>
        <w:spacing w:after="0" w:line="240" w:lineRule="auto"/>
        <w:jc w:val="left"/>
        <w:rPr>
          <w:ins w:id="710" w:author="Bence" w:date="2017-05-21T10:52:00Z"/>
          <w:rFonts w:ascii="Courier New" w:hAnsi="Courier New" w:cs="Courier New"/>
          <w:color w:val="000000"/>
          <w:sz w:val="20"/>
          <w:szCs w:val="20"/>
          <w:highlight w:val="white"/>
        </w:rPr>
      </w:pPr>
      <w:ins w:id="711"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4F272B9" w14:textId="77777777" w:rsidR="00EE5175" w:rsidRDefault="00EE5175" w:rsidP="00EE5175">
      <w:pPr>
        <w:autoSpaceDE w:val="0"/>
        <w:autoSpaceDN w:val="0"/>
        <w:adjustRightInd w:val="0"/>
        <w:spacing w:after="0" w:line="240" w:lineRule="auto"/>
        <w:jc w:val="left"/>
        <w:rPr>
          <w:ins w:id="712" w:author="Bence" w:date="2017-05-21T10:52:00Z"/>
          <w:rFonts w:ascii="Courier New" w:hAnsi="Courier New" w:cs="Courier New"/>
          <w:color w:val="000000"/>
          <w:sz w:val="20"/>
          <w:szCs w:val="20"/>
          <w:highlight w:val="white"/>
        </w:rPr>
      </w:pPr>
      <w:ins w:id="713"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b/>
            <w:bCs/>
            <w:color w:val="8000FF"/>
            <w:sz w:val="20"/>
            <w:szCs w:val="20"/>
            <w:highlight w:val="white"/>
          </w:rPr>
          <w:t>,</w:t>
        </w:r>
      </w:ins>
    </w:p>
    <w:p w14:paraId="14281B05" w14:textId="77777777" w:rsidR="00EE5175" w:rsidRDefault="00EE5175" w:rsidP="00EE5175">
      <w:pPr>
        <w:autoSpaceDE w:val="0"/>
        <w:autoSpaceDN w:val="0"/>
        <w:adjustRightInd w:val="0"/>
        <w:spacing w:after="0" w:line="240" w:lineRule="auto"/>
        <w:jc w:val="left"/>
        <w:rPr>
          <w:ins w:id="714" w:author="Bence" w:date="2017-05-21T10:52:00Z"/>
          <w:rFonts w:ascii="Courier New" w:hAnsi="Courier New" w:cs="Courier New"/>
          <w:color w:val="000000"/>
          <w:sz w:val="20"/>
          <w:szCs w:val="20"/>
          <w:highlight w:val="white"/>
        </w:rPr>
      </w:pPr>
      <w:ins w:id="71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"title"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w:t>
        </w:r>
        <w:r>
          <w:rPr>
            <w:rFonts w:ascii="Courier New" w:hAnsi="Courier New" w:cs="Courier New"/>
            <w:b/>
            <w:bCs/>
            <w:color w:val="8000FF"/>
            <w:sz w:val="20"/>
            <w:szCs w:val="20"/>
            <w:highlight w:val="white"/>
          </w:rPr>
          <w:t>,</w:t>
        </w:r>
      </w:ins>
    </w:p>
    <w:p w14:paraId="61A15360" w14:textId="77777777" w:rsidR="00EE5175" w:rsidRDefault="00EE5175" w:rsidP="00EE5175">
      <w:pPr>
        <w:autoSpaceDE w:val="0"/>
        <w:autoSpaceDN w:val="0"/>
        <w:adjustRightInd w:val="0"/>
        <w:spacing w:after="0" w:line="240" w:lineRule="auto"/>
        <w:jc w:val="left"/>
        <w:rPr>
          <w:ins w:id="716" w:author="Bence" w:date="2017-05-21T10:52:00Z"/>
          <w:rFonts w:ascii="Courier New" w:hAnsi="Courier New" w:cs="Courier New"/>
          <w:color w:val="000000"/>
          <w:sz w:val="20"/>
          <w:szCs w:val="20"/>
          <w:highlight w:val="white"/>
        </w:rPr>
      </w:pPr>
      <w:ins w:id="717"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"properties"</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05086B70" w14:textId="77777777" w:rsidR="00EE5175" w:rsidRDefault="00EE5175" w:rsidP="00EE5175">
      <w:pPr>
        <w:autoSpaceDE w:val="0"/>
        <w:autoSpaceDN w:val="0"/>
        <w:adjustRightInd w:val="0"/>
        <w:spacing w:after="0" w:line="240" w:lineRule="auto"/>
        <w:jc w:val="left"/>
        <w:rPr>
          <w:ins w:id="718" w:author="Bence" w:date="2017-05-21T10:52:00Z"/>
          <w:rFonts w:ascii="Courier New" w:hAnsi="Courier New" w:cs="Courier New"/>
          <w:color w:val="000000"/>
          <w:sz w:val="20"/>
          <w:szCs w:val="20"/>
          <w:highlight w:val="white"/>
        </w:rPr>
      </w:pPr>
      <w:ins w:id="71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F0E47D5" w14:textId="77777777" w:rsidR="00EE5175" w:rsidRDefault="00EE5175" w:rsidP="00EE5175">
      <w:pPr>
        <w:autoSpaceDE w:val="0"/>
        <w:autoSpaceDN w:val="0"/>
        <w:adjustRightInd w:val="0"/>
        <w:spacing w:after="0" w:line="240" w:lineRule="auto"/>
        <w:jc w:val="left"/>
        <w:rPr>
          <w:ins w:id="720" w:author="Bence" w:date="2017-05-21T10:52:00Z"/>
          <w:rFonts w:ascii="Courier New" w:hAnsi="Courier New" w:cs="Courier New"/>
          <w:color w:val="000000"/>
          <w:sz w:val="20"/>
          <w:szCs w:val="20"/>
          <w:highlight w:val="white"/>
        </w:rPr>
      </w:pPr>
      <w:ins w:id="721"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51E68D4C" w14:textId="77777777" w:rsidR="00EE5175" w:rsidRDefault="00EE5175" w:rsidP="00EE5175">
      <w:pPr>
        <w:autoSpaceDE w:val="0"/>
        <w:autoSpaceDN w:val="0"/>
        <w:adjustRightInd w:val="0"/>
        <w:spacing w:after="0" w:line="240" w:lineRule="auto"/>
        <w:jc w:val="left"/>
        <w:rPr>
          <w:ins w:id="722" w:author="Bence" w:date="2017-05-21T10:52:00Z"/>
          <w:rFonts w:ascii="Courier New" w:hAnsi="Courier New" w:cs="Courier New"/>
          <w:color w:val="000000"/>
          <w:sz w:val="20"/>
          <w:szCs w:val="20"/>
          <w:highlight w:val="white"/>
        </w:rPr>
      </w:pPr>
      <w:ins w:id="723"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4C76B10" w14:textId="77777777" w:rsidR="00EE5175" w:rsidRDefault="00EE5175" w:rsidP="00EE5175">
      <w:pPr>
        <w:autoSpaceDE w:val="0"/>
        <w:autoSpaceDN w:val="0"/>
        <w:adjustRightInd w:val="0"/>
        <w:spacing w:after="0" w:line="240" w:lineRule="auto"/>
        <w:jc w:val="left"/>
        <w:rPr>
          <w:ins w:id="724" w:author="Bence" w:date="2017-05-21T10:52:00Z"/>
          <w:rFonts w:ascii="Courier New" w:hAnsi="Courier New" w:cs="Courier New"/>
          <w:color w:val="000000"/>
          <w:sz w:val="20"/>
          <w:szCs w:val="20"/>
          <w:highlight w:val="white"/>
        </w:rPr>
      </w:pPr>
      <w:ins w:id="725"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"actuatorid"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4162FF1B" w14:textId="77777777" w:rsidR="00EE5175" w:rsidRDefault="00EE5175" w:rsidP="00EE5175">
      <w:pPr>
        <w:autoSpaceDE w:val="0"/>
        <w:autoSpaceDN w:val="0"/>
        <w:adjustRightInd w:val="0"/>
        <w:spacing w:after="0" w:line="240" w:lineRule="auto"/>
        <w:jc w:val="left"/>
        <w:rPr>
          <w:ins w:id="726" w:author="Bence" w:date="2017-05-21T10:52:00Z"/>
          <w:rFonts w:ascii="Courier New" w:hAnsi="Courier New" w:cs="Courier New"/>
          <w:color w:val="000000"/>
          <w:sz w:val="20"/>
          <w:szCs w:val="20"/>
          <w:highlight w:val="white"/>
        </w:rPr>
      </w:pPr>
      <w:ins w:id="727"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0DE194CA" w14:textId="77777777" w:rsidR="00EE5175" w:rsidRDefault="00EE5175" w:rsidP="00EE5175">
      <w:pPr>
        <w:autoSpaceDE w:val="0"/>
        <w:autoSpaceDN w:val="0"/>
        <w:adjustRightInd w:val="0"/>
        <w:spacing w:after="0" w:line="240" w:lineRule="auto"/>
        <w:jc w:val="left"/>
        <w:rPr>
          <w:ins w:id="728" w:author="Bence" w:date="2017-05-21T10:52:00Z"/>
          <w:rFonts w:ascii="Courier New" w:hAnsi="Courier New" w:cs="Courier New"/>
          <w:color w:val="000000"/>
          <w:sz w:val="20"/>
          <w:szCs w:val="20"/>
          <w:highlight w:val="white"/>
        </w:rPr>
      </w:pPr>
      <w:ins w:id="729"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ins>
    </w:p>
    <w:p w14:paraId="2215C507" w14:textId="77777777" w:rsidR="00EE5175" w:rsidRDefault="00EE5175" w:rsidP="00EE5175">
      <w:pPr>
        <w:autoSpaceDE w:val="0"/>
        <w:autoSpaceDN w:val="0"/>
        <w:adjustRightInd w:val="0"/>
        <w:spacing w:after="0" w:line="240" w:lineRule="auto"/>
        <w:jc w:val="left"/>
        <w:rPr>
          <w:ins w:id="730" w:author="Bence" w:date="2017-05-21T10:52:00Z"/>
          <w:rFonts w:ascii="Courier New" w:hAnsi="Courier New" w:cs="Courier New"/>
          <w:color w:val="000000"/>
          <w:sz w:val="20"/>
          <w:szCs w:val="20"/>
          <w:highlight w:val="white"/>
        </w:rPr>
      </w:pPr>
      <w:ins w:id="731"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"rule_id"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3834677F" w14:textId="77777777" w:rsidR="00EE5175" w:rsidRDefault="00EE5175" w:rsidP="00EE5175">
      <w:pPr>
        <w:autoSpaceDE w:val="0"/>
        <w:autoSpaceDN w:val="0"/>
        <w:adjustRightInd w:val="0"/>
        <w:spacing w:after="0" w:line="240" w:lineRule="auto"/>
        <w:jc w:val="left"/>
        <w:rPr>
          <w:ins w:id="732" w:author="Bence" w:date="2017-05-21T10:52:00Z"/>
          <w:rFonts w:ascii="Courier New" w:hAnsi="Courier New" w:cs="Courier New"/>
          <w:color w:val="000000"/>
          <w:sz w:val="20"/>
          <w:szCs w:val="20"/>
          <w:highlight w:val="white"/>
        </w:rPr>
      </w:pPr>
      <w:ins w:id="733"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ins>
    </w:p>
    <w:p w14:paraId="4D7357B1" w14:textId="77777777" w:rsidR="00EE5175" w:rsidRDefault="00EE5175" w:rsidP="00EE5175">
      <w:pPr>
        <w:autoSpaceDE w:val="0"/>
        <w:autoSpaceDN w:val="0"/>
        <w:adjustRightInd w:val="0"/>
        <w:spacing w:after="0" w:line="240" w:lineRule="auto"/>
        <w:jc w:val="left"/>
        <w:rPr>
          <w:ins w:id="734" w:author="Bence" w:date="2017-05-21T10:52:00Z"/>
          <w:rFonts w:ascii="Courier New" w:hAnsi="Courier New" w:cs="Courier New"/>
          <w:color w:val="000000"/>
          <w:sz w:val="20"/>
          <w:szCs w:val="20"/>
          <w:highlight w:val="white"/>
        </w:rPr>
      </w:pPr>
      <w:ins w:id="735"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5CF7F1FF" w14:textId="77777777" w:rsidR="00EE5175" w:rsidRDefault="00EE5175" w:rsidP="00EE5175">
      <w:pPr>
        <w:autoSpaceDE w:val="0"/>
        <w:autoSpaceDN w:val="0"/>
        <w:adjustRightInd w:val="0"/>
        <w:spacing w:after="0" w:line="240" w:lineRule="auto"/>
        <w:jc w:val="left"/>
        <w:rPr>
          <w:ins w:id="736" w:author="Bence" w:date="2017-05-21T10:52:00Z"/>
          <w:rFonts w:ascii="Courier New" w:hAnsi="Courier New" w:cs="Courier New"/>
          <w:color w:val="000000"/>
          <w:sz w:val="20"/>
          <w:szCs w:val="20"/>
          <w:highlight w:val="white"/>
        </w:rPr>
      </w:pPr>
      <w:ins w:id="737" w:author="Bence" w:date="2017-05-21T10:52:00Z">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"value"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2F0BB587" w14:textId="77777777" w:rsidR="00EE5175" w:rsidRDefault="00EE5175" w:rsidP="00EE5175">
      <w:pPr>
        <w:autoSpaceDE w:val="0"/>
        <w:autoSpaceDN w:val="0"/>
        <w:adjustRightInd w:val="0"/>
        <w:spacing w:after="0" w:line="240" w:lineRule="auto"/>
        <w:jc w:val="left"/>
        <w:rPr>
          <w:ins w:id="738" w:author="Bence" w:date="2017-05-21T10:52:00Z"/>
          <w:rFonts w:ascii="Courier New" w:hAnsi="Courier New" w:cs="Courier New"/>
          <w:color w:val="000000"/>
          <w:sz w:val="20"/>
          <w:szCs w:val="20"/>
          <w:highlight w:val="white"/>
        </w:rPr>
      </w:pPr>
      <w:ins w:id="739" w:author="Bence" w:date="2017-05-21T10:52:00Z">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"type"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ins>
    </w:p>
    <w:p w14:paraId="6F3FD97A" w14:textId="77777777" w:rsidR="00EE5175" w:rsidRDefault="00EE5175" w:rsidP="00EE5175">
      <w:pPr>
        <w:autoSpaceDE w:val="0"/>
        <w:autoSpaceDN w:val="0"/>
        <w:adjustRightInd w:val="0"/>
        <w:spacing w:after="0" w:line="240" w:lineRule="auto"/>
        <w:jc w:val="left"/>
        <w:rPr>
          <w:ins w:id="740" w:author="Bence" w:date="2017-05-21T10:52:00Z"/>
          <w:rFonts w:ascii="Courier New" w:hAnsi="Courier New" w:cs="Courier New"/>
          <w:color w:val="000000"/>
          <w:sz w:val="20"/>
          <w:szCs w:val="20"/>
          <w:highlight w:val="white"/>
        </w:rPr>
      </w:pPr>
      <w:ins w:id="741"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F870A90" w14:textId="77777777" w:rsidR="00EE5175" w:rsidRDefault="00EE5175" w:rsidP="00EE5175">
      <w:pPr>
        <w:autoSpaceDE w:val="0"/>
        <w:autoSpaceDN w:val="0"/>
        <w:adjustRightInd w:val="0"/>
        <w:spacing w:after="0" w:line="240" w:lineRule="auto"/>
        <w:jc w:val="left"/>
        <w:rPr>
          <w:ins w:id="742" w:author="Bence" w:date="2017-05-21T10:52:00Z"/>
          <w:rFonts w:ascii="Courier New" w:hAnsi="Courier New" w:cs="Courier New"/>
          <w:color w:val="000000"/>
          <w:sz w:val="20"/>
          <w:szCs w:val="20"/>
          <w:highlight w:val="white"/>
        </w:rPr>
      </w:pPr>
      <w:ins w:id="743"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AAD3038" w14:textId="77777777" w:rsidR="00EE5175" w:rsidRDefault="00EE5175" w:rsidP="00EE5175">
      <w:pPr>
        <w:autoSpaceDE w:val="0"/>
        <w:autoSpaceDN w:val="0"/>
        <w:adjustRightInd w:val="0"/>
        <w:spacing w:after="0" w:line="240" w:lineRule="auto"/>
        <w:jc w:val="left"/>
        <w:rPr>
          <w:ins w:id="744" w:author="Bence" w:date="2017-05-21T10:52:00Z"/>
          <w:rFonts w:ascii="Courier New" w:hAnsi="Courier New" w:cs="Courier New"/>
          <w:color w:val="000000"/>
          <w:sz w:val="20"/>
          <w:szCs w:val="20"/>
          <w:highlight w:val="white"/>
        </w:rPr>
      </w:pPr>
      <w:ins w:id="745"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611FC290" w14:textId="77777777" w:rsidR="00EE5175" w:rsidRDefault="00EE5175" w:rsidP="00EE5175">
      <w:pPr>
        <w:autoSpaceDE w:val="0"/>
        <w:autoSpaceDN w:val="0"/>
        <w:adjustRightInd w:val="0"/>
        <w:spacing w:after="0" w:line="240" w:lineRule="auto"/>
        <w:jc w:val="left"/>
        <w:rPr>
          <w:ins w:id="746" w:author="Bence" w:date="2017-05-21T10:52:00Z"/>
          <w:rFonts w:ascii="Courier New" w:hAnsi="Courier New" w:cs="Courier New"/>
          <w:color w:val="000000"/>
          <w:sz w:val="20"/>
          <w:szCs w:val="20"/>
          <w:highlight w:val="white"/>
        </w:rPr>
      </w:pPr>
      <w:ins w:id="747"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1A77EFA6" w14:textId="77777777" w:rsidR="00EE5175" w:rsidRDefault="00EE5175" w:rsidP="00EE5175">
      <w:pPr>
        <w:autoSpaceDE w:val="0"/>
        <w:autoSpaceDN w:val="0"/>
        <w:adjustRightInd w:val="0"/>
        <w:spacing w:after="0" w:line="240" w:lineRule="auto"/>
        <w:jc w:val="left"/>
        <w:rPr>
          <w:ins w:id="748" w:author="Bence" w:date="2017-05-21T10:52:00Z"/>
          <w:rFonts w:ascii="Courier New" w:hAnsi="Courier New" w:cs="Courier New"/>
          <w:color w:val="000000"/>
          <w:sz w:val="20"/>
          <w:szCs w:val="20"/>
          <w:highlight w:val="white"/>
        </w:rPr>
      </w:pPr>
      <w:ins w:id="749" w:author="Bence" w:date="2017-05-21T10:52:00Z">
        <w:r>
          <w:rPr>
            <w:rFonts w:ascii="Courier New" w:hAnsi="Courier New" w:cs="Courier New"/>
            <w:color w:val="000000"/>
            <w:sz w:val="20"/>
            <w:szCs w:val="20"/>
            <w:highlight w:val="white"/>
          </w:rPr>
          <w:tab/>
        </w:r>
      </w:ins>
    </w:p>
    <w:p w14:paraId="063164E9" w14:textId="77777777" w:rsidR="00EE5175" w:rsidRDefault="00EE5175" w:rsidP="00EE5175">
      <w:pPr>
        <w:autoSpaceDE w:val="0"/>
        <w:autoSpaceDN w:val="0"/>
        <w:adjustRightInd w:val="0"/>
        <w:spacing w:after="0" w:line="240" w:lineRule="auto"/>
        <w:jc w:val="left"/>
        <w:rPr>
          <w:ins w:id="750" w:author="Bence" w:date="2017-05-21T10:52:00Z"/>
          <w:rFonts w:ascii="Courier New" w:hAnsi="Courier New" w:cs="Courier New"/>
          <w:color w:val="000000"/>
          <w:sz w:val="20"/>
          <w:szCs w:val="20"/>
          <w:highlight w:val="white"/>
        </w:rPr>
      </w:pPr>
      <w:ins w:id="751" w:author="Bence" w:date="2017-05-21T10:52:00Z">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ins>
    </w:p>
    <w:p w14:paraId="780D49A6" w14:textId="2FF8FB90" w:rsidR="00301D50" w:rsidDel="0065500B" w:rsidRDefault="00EE5175" w:rsidP="00EE5175">
      <w:pPr>
        <w:autoSpaceDE w:val="0"/>
        <w:autoSpaceDN w:val="0"/>
        <w:adjustRightInd w:val="0"/>
        <w:spacing w:after="0" w:line="240" w:lineRule="auto"/>
        <w:jc w:val="left"/>
        <w:rPr>
          <w:del w:id="752" w:author="Bence" w:date="2017-05-21T10:48:00Z"/>
          <w:rFonts w:ascii="Courier New" w:hAnsi="Courier New" w:cs="Courier New"/>
          <w:color w:val="000000"/>
          <w:sz w:val="20"/>
          <w:szCs w:val="20"/>
          <w:highlight w:val="white"/>
        </w:rPr>
      </w:pPr>
      <w:ins w:id="753" w:author="Bence" w:date="2017-05-21T10:52:00Z">
        <w:r>
          <w:rPr>
            <w:rFonts w:ascii="Courier New" w:hAnsi="Courier New" w:cs="Courier New"/>
            <w:b/>
            <w:bCs/>
            <w:color w:val="8000FF"/>
            <w:sz w:val="20"/>
            <w:szCs w:val="20"/>
            <w:highlight w:val="white"/>
          </w:rPr>
          <w:t>}</w:t>
        </w:r>
      </w:ins>
      <w:del w:id="754" w:author="Bence" w:date="2017-05-21T10:48:00Z">
        <w:r w:rsidR="00301D50" w:rsidDel="0065500B">
          <w:rPr>
            <w:rFonts w:ascii="Courier New" w:hAnsi="Courier New" w:cs="Courier New"/>
            <w:b/>
            <w:bCs/>
            <w:color w:val="8000FF"/>
            <w:sz w:val="20"/>
            <w:szCs w:val="20"/>
            <w:highlight w:val="white"/>
          </w:rPr>
          <w:delText>{</w:delText>
        </w:r>
      </w:del>
    </w:p>
    <w:p w14:paraId="30CF516D" w14:textId="1A76245D" w:rsidR="00301D50" w:rsidDel="0065500B" w:rsidRDefault="00301D50" w:rsidP="00301D50">
      <w:pPr>
        <w:autoSpaceDE w:val="0"/>
        <w:autoSpaceDN w:val="0"/>
        <w:adjustRightInd w:val="0"/>
        <w:spacing w:after="0" w:line="240" w:lineRule="auto"/>
        <w:jc w:val="left"/>
        <w:rPr>
          <w:del w:id="755" w:author="Bence" w:date="2017-05-21T10:48:00Z"/>
          <w:rFonts w:ascii="Courier New" w:hAnsi="Courier New" w:cs="Courier New"/>
          <w:color w:val="000000"/>
          <w:sz w:val="20"/>
          <w:szCs w:val="20"/>
          <w:highlight w:val="white"/>
        </w:rPr>
      </w:pPr>
      <w:del w:id="75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"title"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"Szabály"</w:delText>
        </w:r>
        <w:r w:rsidDel="0065500B">
          <w:rPr>
            <w:rFonts w:ascii="Courier New" w:hAnsi="Courier New" w:cs="Courier New"/>
            <w:b/>
            <w:bCs/>
            <w:color w:val="8000FF"/>
            <w:sz w:val="20"/>
            <w:szCs w:val="20"/>
            <w:highlight w:val="white"/>
          </w:rPr>
          <w:delText>,</w:delText>
        </w:r>
      </w:del>
    </w:p>
    <w:p w14:paraId="1C73A0A3" w14:textId="1D1B9B93" w:rsidR="00301D50" w:rsidDel="0065500B" w:rsidRDefault="00301D50" w:rsidP="00301D50">
      <w:pPr>
        <w:autoSpaceDE w:val="0"/>
        <w:autoSpaceDN w:val="0"/>
        <w:adjustRightInd w:val="0"/>
        <w:spacing w:after="0" w:line="240" w:lineRule="auto"/>
        <w:jc w:val="left"/>
        <w:rPr>
          <w:del w:id="757" w:author="Bence" w:date="2017-05-21T10:48:00Z"/>
          <w:rFonts w:ascii="Courier New" w:hAnsi="Courier New" w:cs="Courier New"/>
          <w:color w:val="000000"/>
          <w:sz w:val="20"/>
          <w:szCs w:val="20"/>
          <w:highlight w:val="white"/>
        </w:rPr>
      </w:pPr>
      <w:del w:id="75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1AE63F1F" w14:textId="30C349A2" w:rsidR="00301D50" w:rsidDel="0065500B" w:rsidRDefault="00301D50" w:rsidP="00301D50">
      <w:pPr>
        <w:autoSpaceDE w:val="0"/>
        <w:autoSpaceDN w:val="0"/>
        <w:adjustRightInd w:val="0"/>
        <w:spacing w:after="0" w:line="240" w:lineRule="auto"/>
        <w:jc w:val="left"/>
        <w:rPr>
          <w:del w:id="759" w:author="Bence" w:date="2017-05-21T10:48:00Z"/>
          <w:rFonts w:ascii="Courier New" w:hAnsi="Courier New" w:cs="Courier New"/>
          <w:color w:val="000000"/>
          <w:sz w:val="20"/>
          <w:szCs w:val="20"/>
          <w:highlight w:val="white"/>
        </w:rPr>
      </w:pPr>
      <w:del w:id="76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E103AB1" w14:textId="6EB7A3BC" w:rsidR="00301D50" w:rsidDel="0065500B" w:rsidRDefault="00301D50" w:rsidP="00301D50">
      <w:pPr>
        <w:autoSpaceDE w:val="0"/>
        <w:autoSpaceDN w:val="0"/>
        <w:adjustRightInd w:val="0"/>
        <w:spacing w:after="0" w:line="240" w:lineRule="auto"/>
        <w:jc w:val="left"/>
        <w:rPr>
          <w:del w:id="761" w:author="Bence" w:date="2017-05-21T10:48:00Z"/>
          <w:rFonts w:ascii="Courier New" w:hAnsi="Courier New" w:cs="Courier New"/>
          <w:color w:val="000000"/>
          <w:sz w:val="20"/>
          <w:szCs w:val="20"/>
          <w:highlight w:val="white"/>
        </w:rPr>
      </w:pPr>
      <w:del w:id="76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"user_id"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FA85525" w14:textId="293171D7" w:rsidR="00301D50" w:rsidDel="0065500B" w:rsidRDefault="00301D50" w:rsidP="00301D50">
      <w:pPr>
        <w:autoSpaceDE w:val="0"/>
        <w:autoSpaceDN w:val="0"/>
        <w:adjustRightInd w:val="0"/>
        <w:spacing w:after="0" w:line="240" w:lineRule="auto"/>
        <w:jc w:val="left"/>
        <w:rPr>
          <w:del w:id="763" w:author="Bence" w:date="2017-05-21T10:48:00Z"/>
          <w:rFonts w:ascii="Courier New" w:hAnsi="Courier New" w:cs="Courier New"/>
          <w:color w:val="000000"/>
          <w:sz w:val="20"/>
          <w:szCs w:val="20"/>
          <w:highlight w:val="white"/>
        </w:rPr>
      </w:pPr>
      <w:del w:id="76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17D732CD" w14:textId="5E8949E4" w:rsidR="00301D50" w:rsidDel="0065500B" w:rsidRDefault="00301D50" w:rsidP="00301D50">
      <w:pPr>
        <w:autoSpaceDE w:val="0"/>
        <w:autoSpaceDN w:val="0"/>
        <w:adjustRightInd w:val="0"/>
        <w:spacing w:after="0" w:line="240" w:lineRule="auto"/>
        <w:jc w:val="left"/>
        <w:rPr>
          <w:del w:id="765" w:author="Bence" w:date="2017-05-21T10:48:00Z"/>
          <w:rFonts w:ascii="Courier New" w:hAnsi="Courier New" w:cs="Courier New"/>
          <w:color w:val="000000"/>
          <w:sz w:val="20"/>
          <w:szCs w:val="20"/>
          <w:highlight w:val="white"/>
        </w:rPr>
      </w:pPr>
      <w:del w:id="76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5C4AB74" w14:textId="57B6AFAC" w:rsidR="00301D50" w:rsidDel="0065500B" w:rsidRDefault="00301D50" w:rsidP="00301D50">
      <w:pPr>
        <w:autoSpaceDE w:val="0"/>
        <w:autoSpaceDN w:val="0"/>
        <w:adjustRightInd w:val="0"/>
        <w:spacing w:after="0" w:line="240" w:lineRule="auto"/>
        <w:jc w:val="left"/>
        <w:rPr>
          <w:del w:id="767" w:author="Bence" w:date="2017-05-21T10:48:00Z"/>
          <w:rFonts w:ascii="Courier New" w:hAnsi="Courier New" w:cs="Courier New"/>
          <w:color w:val="000000"/>
          <w:sz w:val="20"/>
          <w:szCs w:val="20"/>
          <w:highlight w:val="white"/>
        </w:rPr>
      </w:pPr>
      <w:del w:id="76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4F257D5" w14:textId="5FF7399A" w:rsidR="00301D50" w:rsidDel="0065500B" w:rsidRDefault="00301D50" w:rsidP="00301D50">
      <w:pPr>
        <w:autoSpaceDE w:val="0"/>
        <w:autoSpaceDN w:val="0"/>
        <w:adjustRightInd w:val="0"/>
        <w:spacing w:after="0" w:line="240" w:lineRule="auto"/>
        <w:jc w:val="left"/>
        <w:rPr>
          <w:del w:id="769" w:author="Bence" w:date="2017-05-21T10:48:00Z"/>
          <w:rFonts w:ascii="Courier New" w:hAnsi="Courier New" w:cs="Courier New"/>
          <w:color w:val="000000"/>
          <w:sz w:val="20"/>
          <w:szCs w:val="20"/>
          <w:highlight w:val="white"/>
        </w:rPr>
      </w:pPr>
      <w:del w:id="77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70206649" w14:textId="61072362" w:rsidR="00301D50" w:rsidDel="0065500B" w:rsidRDefault="00301D50" w:rsidP="00301D50">
      <w:pPr>
        <w:autoSpaceDE w:val="0"/>
        <w:autoSpaceDN w:val="0"/>
        <w:adjustRightInd w:val="0"/>
        <w:spacing w:after="0" w:line="240" w:lineRule="auto"/>
        <w:jc w:val="left"/>
        <w:rPr>
          <w:del w:id="771" w:author="Bence" w:date="2017-05-21T10:48:00Z"/>
          <w:rFonts w:ascii="Courier New" w:hAnsi="Courier New" w:cs="Courier New"/>
          <w:color w:val="000000"/>
          <w:sz w:val="20"/>
          <w:szCs w:val="20"/>
          <w:highlight w:val="white"/>
        </w:rPr>
      </w:pPr>
      <w:del w:id="77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600EB8B" w14:textId="14BBDB98" w:rsidR="00301D50" w:rsidDel="0065500B" w:rsidRDefault="00301D50" w:rsidP="00301D50">
      <w:pPr>
        <w:autoSpaceDE w:val="0"/>
        <w:autoSpaceDN w:val="0"/>
        <w:adjustRightInd w:val="0"/>
        <w:spacing w:after="0" w:line="240" w:lineRule="auto"/>
        <w:jc w:val="left"/>
        <w:rPr>
          <w:del w:id="773" w:author="Bence" w:date="2017-05-21T10:48:00Z"/>
          <w:rFonts w:ascii="Courier New" w:hAnsi="Courier New" w:cs="Courier New"/>
          <w:color w:val="000000"/>
          <w:sz w:val="20"/>
          <w:szCs w:val="20"/>
          <w:highlight w:val="white"/>
        </w:rPr>
      </w:pPr>
      <w:del w:id="77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"description"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C58F211" w14:textId="5F75D7AD" w:rsidR="00301D50" w:rsidDel="0065500B" w:rsidRDefault="00301D50" w:rsidP="00301D50">
      <w:pPr>
        <w:autoSpaceDE w:val="0"/>
        <w:autoSpaceDN w:val="0"/>
        <w:adjustRightInd w:val="0"/>
        <w:spacing w:after="0" w:line="240" w:lineRule="auto"/>
        <w:jc w:val="left"/>
        <w:rPr>
          <w:del w:id="775" w:author="Bence" w:date="2017-05-21T10:48:00Z"/>
          <w:rFonts w:ascii="Courier New" w:hAnsi="Courier New" w:cs="Courier New"/>
          <w:color w:val="000000"/>
          <w:sz w:val="20"/>
          <w:szCs w:val="20"/>
          <w:highlight w:val="white"/>
        </w:rPr>
      </w:pPr>
      <w:del w:id="77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4B4B1CFD" w14:textId="5BD075CB" w:rsidR="00301D50" w:rsidDel="0065500B" w:rsidRDefault="00301D50" w:rsidP="00301D50">
      <w:pPr>
        <w:autoSpaceDE w:val="0"/>
        <w:autoSpaceDN w:val="0"/>
        <w:adjustRightInd w:val="0"/>
        <w:spacing w:after="0" w:line="240" w:lineRule="auto"/>
        <w:jc w:val="left"/>
        <w:rPr>
          <w:del w:id="777" w:author="Bence" w:date="2017-05-21T10:48:00Z"/>
          <w:rFonts w:ascii="Courier New" w:hAnsi="Courier New" w:cs="Courier New"/>
          <w:color w:val="000000"/>
          <w:sz w:val="20"/>
          <w:szCs w:val="20"/>
          <w:highlight w:val="white"/>
        </w:rPr>
      </w:pPr>
      <w:del w:id="77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A3F333" w14:textId="7C794138" w:rsidR="00301D50" w:rsidDel="0065500B" w:rsidRDefault="00301D50" w:rsidP="00301D50">
      <w:pPr>
        <w:autoSpaceDE w:val="0"/>
        <w:autoSpaceDN w:val="0"/>
        <w:adjustRightInd w:val="0"/>
        <w:spacing w:after="0" w:line="240" w:lineRule="auto"/>
        <w:jc w:val="left"/>
        <w:rPr>
          <w:del w:id="779" w:author="Bence" w:date="2017-05-21T10:48:00Z"/>
          <w:rFonts w:ascii="Courier New" w:hAnsi="Courier New" w:cs="Courier New"/>
          <w:color w:val="000000"/>
          <w:sz w:val="20"/>
          <w:szCs w:val="20"/>
          <w:highlight w:val="white"/>
        </w:rPr>
      </w:pPr>
      <w:del w:id="78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"triggers"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BB5A478" w14:textId="54F6AE6D" w:rsidR="00301D50" w:rsidDel="0065500B" w:rsidRDefault="00301D50" w:rsidP="00301D50">
      <w:pPr>
        <w:autoSpaceDE w:val="0"/>
        <w:autoSpaceDN w:val="0"/>
        <w:adjustRightInd w:val="0"/>
        <w:spacing w:after="0" w:line="240" w:lineRule="auto"/>
        <w:jc w:val="left"/>
        <w:rPr>
          <w:del w:id="781" w:author="Bence" w:date="2017-05-21T10:48:00Z"/>
          <w:rFonts w:ascii="Courier New" w:hAnsi="Courier New" w:cs="Courier New"/>
          <w:color w:val="000000"/>
          <w:sz w:val="20"/>
          <w:szCs w:val="20"/>
          <w:highlight w:val="white"/>
        </w:rPr>
      </w:pPr>
      <w:del w:id="78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"array"</w:delText>
        </w:r>
        <w:r w:rsidDel="0065500B">
          <w:rPr>
            <w:rFonts w:ascii="Courier New" w:hAnsi="Courier New" w:cs="Courier New"/>
            <w:b/>
            <w:bCs/>
            <w:color w:val="8000FF"/>
            <w:sz w:val="20"/>
            <w:szCs w:val="20"/>
            <w:highlight w:val="white"/>
          </w:rPr>
          <w:delText>,</w:delText>
        </w:r>
      </w:del>
    </w:p>
    <w:p w14:paraId="02739199" w14:textId="74F54100" w:rsidR="00301D50" w:rsidDel="0065500B" w:rsidRDefault="00301D50" w:rsidP="00301D50">
      <w:pPr>
        <w:autoSpaceDE w:val="0"/>
        <w:autoSpaceDN w:val="0"/>
        <w:adjustRightInd w:val="0"/>
        <w:spacing w:after="0" w:line="240" w:lineRule="auto"/>
        <w:jc w:val="left"/>
        <w:rPr>
          <w:del w:id="783" w:author="Bence" w:date="2017-05-21T10:48:00Z"/>
          <w:rFonts w:ascii="Courier New" w:hAnsi="Courier New" w:cs="Courier New"/>
          <w:color w:val="000000"/>
          <w:sz w:val="20"/>
          <w:szCs w:val="20"/>
          <w:highlight w:val="white"/>
        </w:rPr>
      </w:pPr>
      <w:del w:id="78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"uniqueItems"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0000FF"/>
            <w:sz w:val="20"/>
            <w:szCs w:val="20"/>
            <w:highlight w:val="white"/>
          </w:rPr>
          <w:delText>true</w:delText>
        </w:r>
        <w:r w:rsidDel="0065500B">
          <w:rPr>
            <w:rFonts w:ascii="Courier New" w:hAnsi="Courier New" w:cs="Courier New"/>
            <w:b/>
            <w:bCs/>
            <w:color w:val="8000FF"/>
            <w:sz w:val="20"/>
            <w:szCs w:val="20"/>
            <w:highlight w:val="white"/>
          </w:rPr>
          <w:delText>,</w:delText>
        </w:r>
      </w:del>
    </w:p>
    <w:p w14:paraId="26A553C1" w14:textId="2DFEF2E6" w:rsidR="00301D50" w:rsidDel="0065500B" w:rsidRDefault="00301D50" w:rsidP="00301D50">
      <w:pPr>
        <w:autoSpaceDE w:val="0"/>
        <w:autoSpaceDN w:val="0"/>
        <w:adjustRightInd w:val="0"/>
        <w:spacing w:after="0" w:line="240" w:lineRule="auto"/>
        <w:jc w:val="left"/>
        <w:rPr>
          <w:del w:id="785" w:author="Bence" w:date="2017-05-21T10:48:00Z"/>
          <w:rFonts w:ascii="Courier New" w:hAnsi="Courier New" w:cs="Courier New"/>
          <w:color w:val="000000"/>
          <w:sz w:val="20"/>
          <w:szCs w:val="20"/>
          <w:highlight w:val="white"/>
        </w:rPr>
      </w:pPr>
      <w:del w:id="78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F8ADD4C" w14:textId="07445CC6" w:rsidR="00301D50" w:rsidDel="0065500B" w:rsidRDefault="00301D50" w:rsidP="00301D50">
      <w:pPr>
        <w:autoSpaceDE w:val="0"/>
        <w:autoSpaceDN w:val="0"/>
        <w:adjustRightInd w:val="0"/>
        <w:spacing w:after="0" w:line="240" w:lineRule="auto"/>
        <w:jc w:val="left"/>
        <w:rPr>
          <w:del w:id="787" w:author="Bence" w:date="2017-05-21T10:48:00Z"/>
          <w:rFonts w:ascii="Courier New" w:hAnsi="Courier New" w:cs="Courier New"/>
          <w:color w:val="000000"/>
          <w:sz w:val="20"/>
          <w:szCs w:val="20"/>
          <w:highlight w:val="white"/>
        </w:rPr>
      </w:pPr>
      <w:del w:id="78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7D587057" w14:textId="3E765638" w:rsidR="00301D50" w:rsidDel="0065500B" w:rsidRDefault="00301D50" w:rsidP="00301D50">
      <w:pPr>
        <w:autoSpaceDE w:val="0"/>
        <w:autoSpaceDN w:val="0"/>
        <w:adjustRightInd w:val="0"/>
        <w:spacing w:after="0" w:line="240" w:lineRule="auto"/>
        <w:jc w:val="left"/>
        <w:rPr>
          <w:del w:id="789" w:author="Bence" w:date="2017-05-21T10:48:00Z"/>
          <w:rFonts w:ascii="Courier New" w:hAnsi="Courier New" w:cs="Courier New"/>
          <w:color w:val="000000"/>
          <w:sz w:val="20"/>
          <w:szCs w:val="20"/>
          <w:highlight w:val="white"/>
        </w:rPr>
      </w:pPr>
      <w:del w:id="79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4DAC19A" w14:textId="589010BB" w:rsidR="00301D50" w:rsidDel="0065500B" w:rsidRDefault="00301D50" w:rsidP="00301D50">
      <w:pPr>
        <w:autoSpaceDE w:val="0"/>
        <w:autoSpaceDN w:val="0"/>
        <w:adjustRightInd w:val="0"/>
        <w:spacing w:after="0" w:line="240" w:lineRule="auto"/>
        <w:jc w:val="left"/>
        <w:rPr>
          <w:del w:id="791" w:author="Bence" w:date="2017-05-21T10:48:00Z"/>
          <w:rFonts w:ascii="Courier New" w:hAnsi="Courier New" w:cs="Courier New"/>
          <w:color w:val="000000"/>
          <w:sz w:val="20"/>
          <w:szCs w:val="20"/>
          <w:highlight w:val="white"/>
        </w:rPr>
      </w:pPr>
      <w:del w:id="79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741FE80" w14:textId="24FC000F" w:rsidR="00301D50" w:rsidDel="0065500B" w:rsidRDefault="00301D50" w:rsidP="00301D50">
      <w:pPr>
        <w:autoSpaceDE w:val="0"/>
        <w:autoSpaceDN w:val="0"/>
        <w:adjustRightInd w:val="0"/>
        <w:spacing w:after="0" w:line="240" w:lineRule="auto"/>
        <w:jc w:val="left"/>
        <w:rPr>
          <w:del w:id="793" w:author="Bence" w:date="2017-05-21T10:48:00Z"/>
          <w:rFonts w:ascii="Courier New" w:hAnsi="Courier New" w:cs="Courier New"/>
          <w:color w:val="000000"/>
          <w:sz w:val="20"/>
          <w:szCs w:val="20"/>
          <w:highlight w:val="white"/>
        </w:rPr>
      </w:pPr>
      <w:del w:id="79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59CD27E6" w14:textId="7A553190" w:rsidR="00301D50" w:rsidDel="0065500B" w:rsidRDefault="00301D50" w:rsidP="00301D50">
      <w:pPr>
        <w:autoSpaceDE w:val="0"/>
        <w:autoSpaceDN w:val="0"/>
        <w:adjustRightInd w:val="0"/>
        <w:spacing w:after="0" w:line="240" w:lineRule="auto"/>
        <w:jc w:val="left"/>
        <w:rPr>
          <w:del w:id="795" w:author="Bence" w:date="2017-05-21T10:48:00Z"/>
          <w:rFonts w:ascii="Courier New" w:hAnsi="Courier New" w:cs="Courier New"/>
          <w:color w:val="000000"/>
          <w:sz w:val="20"/>
          <w:szCs w:val="20"/>
          <w:highlight w:val="white"/>
        </w:rPr>
      </w:pPr>
      <w:del w:id="79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E80939F" w14:textId="1670A422" w:rsidR="00301D50" w:rsidDel="0065500B" w:rsidRDefault="00301D50" w:rsidP="00301D50">
      <w:pPr>
        <w:autoSpaceDE w:val="0"/>
        <w:autoSpaceDN w:val="0"/>
        <w:adjustRightInd w:val="0"/>
        <w:spacing w:after="0" w:line="240" w:lineRule="auto"/>
        <w:jc w:val="left"/>
        <w:rPr>
          <w:del w:id="797" w:author="Bence" w:date="2017-05-21T10:48:00Z"/>
          <w:rFonts w:ascii="Courier New" w:hAnsi="Courier New" w:cs="Courier New"/>
          <w:color w:val="000000"/>
          <w:sz w:val="20"/>
          <w:szCs w:val="20"/>
          <w:highlight w:val="white"/>
        </w:rPr>
      </w:pPr>
      <w:del w:id="79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5AC1846" w14:textId="299445C2" w:rsidR="00301D50" w:rsidDel="0065500B" w:rsidRDefault="00301D50" w:rsidP="00301D50">
      <w:pPr>
        <w:autoSpaceDE w:val="0"/>
        <w:autoSpaceDN w:val="0"/>
        <w:adjustRightInd w:val="0"/>
        <w:spacing w:after="0" w:line="240" w:lineRule="auto"/>
        <w:jc w:val="left"/>
        <w:rPr>
          <w:del w:id="799" w:author="Bence" w:date="2017-05-21T10:48:00Z"/>
          <w:rFonts w:ascii="Courier New" w:hAnsi="Courier New" w:cs="Courier New"/>
          <w:color w:val="000000"/>
          <w:sz w:val="20"/>
          <w:szCs w:val="20"/>
          <w:highlight w:val="white"/>
        </w:rPr>
      </w:pPr>
      <w:del w:id="80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062C0349" w14:textId="2163F65F" w:rsidR="00301D50" w:rsidDel="0065500B" w:rsidRDefault="00301D50" w:rsidP="00301D50">
      <w:pPr>
        <w:autoSpaceDE w:val="0"/>
        <w:autoSpaceDN w:val="0"/>
        <w:adjustRightInd w:val="0"/>
        <w:spacing w:after="0" w:line="240" w:lineRule="auto"/>
        <w:jc w:val="left"/>
        <w:rPr>
          <w:del w:id="801" w:author="Bence" w:date="2017-05-21T10:48:00Z"/>
          <w:rFonts w:ascii="Courier New" w:hAnsi="Courier New" w:cs="Courier New"/>
          <w:color w:val="000000"/>
          <w:sz w:val="20"/>
          <w:szCs w:val="20"/>
          <w:highlight w:val="white"/>
        </w:rPr>
      </w:pPr>
      <w:del w:id="80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186B06E" w14:textId="15480D2A" w:rsidR="00301D50" w:rsidDel="0065500B" w:rsidRDefault="00301D50" w:rsidP="00301D50">
      <w:pPr>
        <w:autoSpaceDE w:val="0"/>
        <w:autoSpaceDN w:val="0"/>
        <w:adjustRightInd w:val="0"/>
        <w:spacing w:after="0" w:line="240" w:lineRule="auto"/>
        <w:jc w:val="left"/>
        <w:rPr>
          <w:del w:id="803" w:author="Bence" w:date="2017-05-21T10:48:00Z"/>
          <w:rFonts w:ascii="Courier New" w:hAnsi="Courier New" w:cs="Courier New"/>
          <w:color w:val="000000"/>
          <w:sz w:val="20"/>
          <w:szCs w:val="20"/>
          <w:highlight w:val="white"/>
        </w:rPr>
      </w:pPr>
      <w:del w:id="80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"sensor_id"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72B4C8C" w14:textId="6D8B6C59" w:rsidR="00301D50" w:rsidDel="0065500B" w:rsidRDefault="00301D50" w:rsidP="00301D50">
      <w:pPr>
        <w:autoSpaceDE w:val="0"/>
        <w:autoSpaceDN w:val="0"/>
        <w:adjustRightInd w:val="0"/>
        <w:spacing w:after="0" w:line="240" w:lineRule="auto"/>
        <w:jc w:val="left"/>
        <w:rPr>
          <w:del w:id="805" w:author="Bence" w:date="2017-05-21T10:48:00Z"/>
          <w:rFonts w:ascii="Courier New" w:hAnsi="Courier New" w:cs="Courier New"/>
          <w:color w:val="000000"/>
          <w:sz w:val="20"/>
          <w:szCs w:val="20"/>
          <w:highlight w:val="white"/>
        </w:rPr>
      </w:pPr>
      <w:del w:id="80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23244F82" w14:textId="23F32C9A" w:rsidR="00301D50" w:rsidDel="0065500B" w:rsidRDefault="00301D50" w:rsidP="00301D50">
      <w:pPr>
        <w:autoSpaceDE w:val="0"/>
        <w:autoSpaceDN w:val="0"/>
        <w:adjustRightInd w:val="0"/>
        <w:spacing w:after="0" w:line="240" w:lineRule="auto"/>
        <w:jc w:val="left"/>
        <w:rPr>
          <w:del w:id="807" w:author="Bence" w:date="2017-05-21T10:48:00Z"/>
          <w:rFonts w:ascii="Courier New" w:hAnsi="Courier New" w:cs="Courier New"/>
          <w:color w:val="000000"/>
          <w:sz w:val="20"/>
          <w:szCs w:val="20"/>
          <w:highlight w:val="white"/>
        </w:rPr>
      </w:pPr>
      <w:del w:id="80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430AEDFE" w14:textId="73684CEF" w:rsidR="00301D50" w:rsidDel="0065500B" w:rsidRDefault="00301D50" w:rsidP="00301D50">
      <w:pPr>
        <w:autoSpaceDE w:val="0"/>
        <w:autoSpaceDN w:val="0"/>
        <w:adjustRightInd w:val="0"/>
        <w:spacing w:after="0" w:line="240" w:lineRule="auto"/>
        <w:jc w:val="left"/>
        <w:rPr>
          <w:del w:id="809" w:author="Bence" w:date="2017-05-21T10:48:00Z"/>
          <w:rFonts w:ascii="Courier New" w:hAnsi="Courier New" w:cs="Courier New"/>
          <w:color w:val="000000"/>
          <w:sz w:val="20"/>
          <w:szCs w:val="20"/>
          <w:highlight w:val="white"/>
        </w:rPr>
      </w:pPr>
      <w:del w:id="81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"operation"</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558F2DB" w14:textId="3DA0D476" w:rsidR="00301D50" w:rsidDel="0065500B" w:rsidRDefault="00301D50" w:rsidP="00301D50">
      <w:pPr>
        <w:autoSpaceDE w:val="0"/>
        <w:autoSpaceDN w:val="0"/>
        <w:adjustRightInd w:val="0"/>
        <w:spacing w:after="0" w:line="240" w:lineRule="auto"/>
        <w:jc w:val="left"/>
        <w:rPr>
          <w:del w:id="811" w:author="Bence" w:date="2017-05-21T10:48:00Z"/>
          <w:rFonts w:ascii="Courier New" w:hAnsi="Courier New" w:cs="Courier New"/>
          <w:color w:val="000000"/>
          <w:sz w:val="20"/>
          <w:szCs w:val="20"/>
          <w:highlight w:val="white"/>
        </w:rPr>
      </w:pPr>
      <w:del w:id="81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10697D46" w14:textId="3F8BBF3E" w:rsidR="00301D50" w:rsidDel="0065500B" w:rsidRDefault="00301D50" w:rsidP="00301D50">
      <w:pPr>
        <w:autoSpaceDE w:val="0"/>
        <w:autoSpaceDN w:val="0"/>
        <w:adjustRightInd w:val="0"/>
        <w:spacing w:after="0" w:line="240" w:lineRule="auto"/>
        <w:jc w:val="left"/>
        <w:rPr>
          <w:del w:id="813" w:author="Bence" w:date="2017-05-21T10:48:00Z"/>
          <w:rFonts w:ascii="Courier New" w:hAnsi="Courier New" w:cs="Courier New"/>
          <w:color w:val="000000"/>
          <w:sz w:val="20"/>
          <w:szCs w:val="20"/>
          <w:highlight w:val="white"/>
        </w:rPr>
      </w:pPr>
      <w:del w:id="81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9F7A55F" w14:textId="4D3D3E75" w:rsidR="00301D50" w:rsidDel="0065500B" w:rsidRDefault="00301D50" w:rsidP="00301D50">
      <w:pPr>
        <w:autoSpaceDE w:val="0"/>
        <w:autoSpaceDN w:val="0"/>
        <w:adjustRightInd w:val="0"/>
        <w:spacing w:after="0" w:line="240" w:lineRule="auto"/>
        <w:jc w:val="left"/>
        <w:rPr>
          <w:del w:id="815" w:author="Bence" w:date="2017-05-21T10:48:00Z"/>
          <w:rFonts w:ascii="Courier New" w:hAnsi="Courier New" w:cs="Courier New"/>
          <w:color w:val="000000"/>
          <w:sz w:val="20"/>
          <w:szCs w:val="20"/>
          <w:highlight w:val="white"/>
        </w:rPr>
      </w:pPr>
      <w:del w:id="81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C8FF72A" w14:textId="0CCBF7D7" w:rsidR="00301D50" w:rsidDel="0065500B" w:rsidRDefault="00301D50" w:rsidP="00301D50">
      <w:pPr>
        <w:autoSpaceDE w:val="0"/>
        <w:autoSpaceDN w:val="0"/>
        <w:adjustRightInd w:val="0"/>
        <w:spacing w:after="0" w:line="240" w:lineRule="auto"/>
        <w:jc w:val="left"/>
        <w:rPr>
          <w:del w:id="817" w:author="Bence" w:date="2017-05-21T10:48:00Z"/>
          <w:rFonts w:ascii="Courier New" w:hAnsi="Courier New" w:cs="Courier New"/>
          <w:color w:val="000000"/>
          <w:sz w:val="20"/>
          <w:szCs w:val="20"/>
          <w:highlight w:val="white"/>
        </w:rPr>
      </w:pPr>
      <w:del w:id="81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6A09F54D" w14:textId="09A62A4E" w:rsidR="00301D50" w:rsidDel="0065500B" w:rsidRDefault="00301D50" w:rsidP="00301D50">
      <w:pPr>
        <w:autoSpaceDE w:val="0"/>
        <w:autoSpaceDN w:val="0"/>
        <w:adjustRightInd w:val="0"/>
        <w:spacing w:after="0" w:line="240" w:lineRule="auto"/>
        <w:jc w:val="left"/>
        <w:rPr>
          <w:del w:id="819" w:author="Bence" w:date="2017-05-21T10:48:00Z"/>
          <w:rFonts w:ascii="Courier New" w:hAnsi="Courier New" w:cs="Courier New"/>
          <w:color w:val="000000"/>
          <w:sz w:val="20"/>
          <w:szCs w:val="20"/>
          <w:highlight w:val="white"/>
        </w:rPr>
      </w:pPr>
      <w:del w:id="82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146C4F" w14:textId="3ACC4755" w:rsidR="00301D50" w:rsidDel="0065500B" w:rsidRDefault="00301D50" w:rsidP="00301D50">
      <w:pPr>
        <w:autoSpaceDE w:val="0"/>
        <w:autoSpaceDN w:val="0"/>
        <w:adjustRightInd w:val="0"/>
        <w:spacing w:after="0" w:line="240" w:lineRule="auto"/>
        <w:jc w:val="left"/>
        <w:rPr>
          <w:del w:id="821" w:author="Bence" w:date="2017-05-21T10:48:00Z"/>
          <w:rFonts w:ascii="Courier New" w:hAnsi="Courier New" w:cs="Courier New"/>
          <w:color w:val="000000"/>
          <w:sz w:val="20"/>
          <w:szCs w:val="20"/>
          <w:highlight w:val="white"/>
        </w:rPr>
      </w:pPr>
      <w:del w:id="82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98BC44C" w14:textId="4AE31C00" w:rsidR="00301D50" w:rsidDel="0065500B" w:rsidRDefault="00301D50" w:rsidP="00301D50">
      <w:pPr>
        <w:autoSpaceDE w:val="0"/>
        <w:autoSpaceDN w:val="0"/>
        <w:adjustRightInd w:val="0"/>
        <w:spacing w:after="0" w:line="240" w:lineRule="auto"/>
        <w:jc w:val="left"/>
        <w:rPr>
          <w:del w:id="823" w:author="Bence" w:date="2017-05-21T10:48:00Z"/>
          <w:rFonts w:ascii="Courier New" w:hAnsi="Courier New" w:cs="Courier New"/>
          <w:color w:val="000000"/>
          <w:sz w:val="20"/>
          <w:szCs w:val="20"/>
          <w:highlight w:val="white"/>
        </w:rPr>
      </w:pPr>
      <w:del w:id="82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1F6A142" w14:textId="6999B4EB" w:rsidR="00301D50" w:rsidDel="0065500B" w:rsidRDefault="00301D50" w:rsidP="00301D50">
      <w:pPr>
        <w:autoSpaceDE w:val="0"/>
        <w:autoSpaceDN w:val="0"/>
        <w:adjustRightInd w:val="0"/>
        <w:spacing w:after="0" w:line="240" w:lineRule="auto"/>
        <w:jc w:val="left"/>
        <w:rPr>
          <w:del w:id="825" w:author="Bence" w:date="2017-05-21T10:48:00Z"/>
          <w:rFonts w:ascii="Courier New" w:hAnsi="Courier New" w:cs="Courier New"/>
          <w:color w:val="000000"/>
          <w:sz w:val="20"/>
          <w:szCs w:val="20"/>
          <w:highlight w:val="white"/>
        </w:rPr>
      </w:pPr>
      <w:del w:id="82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D950803" w14:textId="042E075A" w:rsidR="00301D50" w:rsidDel="0065500B" w:rsidRDefault="00301D50" w:rsidP="00301D50">
      <w:pPr>
        <w:autoSpaceDE w:val="0"/>
        <w:autoSpaceDN w:val="0"/>
        <w:adjustRightInd w:val="0"/>
        <w:spacing w:after="0" w:line="240" w:lineRule="auto"/>
        <w:jc w:val="left"/>
        <w:rPr>
          <w:del w:id="827" w:author="Bence" w:date="2017-05-21T10:48:00Z"/>
          <w:rFonts w:ascii="Courier New" w:hAnsi="Courier New" w:cs="Courier New"/>
          <w:color w:val="000000"/>
          <w:sz w:val="20"/>
          <w:szCs w:val="20"/>
          <w:highlight w:val="white"/>
        </w:rPr>
      </w:pPr>
      <w:del w:id="82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9614D49" w14:textId="6F109CEA" w:rsidR="00301D50" w:rsidDel="0065500B" w:rsidRDefault="00301D50" w:rsidP="00301D50">
      <w:pPr>
        <w:autoSpaceDE w:val="0"/>
        <w:autoSpaceDN w:val="0"/>
        <w:adjustRightInd w:val="0"/>
        <w:spacing w:after="0" w:line="240" w:lineRule="auto"/>
        <w:jc w:val="left"/>
        <w:rPr>
          <w:del w:id="829" w:author="Bence" w:date="2017-05-21T10:48:00Z"/>
          <w:rFonts w:ascii="Courier New" w:hAnsi="Courier New" w:cs="Courier New"/>
          <w:color w:val="000000"/>
          <w:sz w:val="20"/>
          <w:szCs w:val="20"/>
          <w:highlight w:val="white"/>
        </w:rPr>
      </w:pPr>
      <w:del w:id="83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"array"</w:delText>
        </w:r>
        <w:r w:rsidDel="0065500B">
          <w:rPr>
            <w:rFonts w:ascii="Courier New" w:hAnsi="Courier New" w:cs="Courier New"/>
            <w:b/>
            <w:bCs/>
            <w:color w:val="8000FF"/>
            <w:sz w:val="20"/>
            <w:szCs w:val="20"/>
            <w:highlight w:val="white"/>
          </w:rPr>
          <w:delText>,</w:delText>
        </w:r>
      </w:del>
    </w:p>
    <w:p w14:paraId="74DEAD2D" w14:textId="1A7D872E" w:rsidR="00301D50" w:rsidDel="0065500B" w:rsidRDefault="00301D50" w:rsidP="00301D50">
      <w:pPr>
        <w:autoSpaceDE w:val="0"/>
        <w:autoSpaceDN w:val="0"/>
        <w:adjustRightInd w:val="0"/>
        <w:spacing w:after="0" w:line="240" w:lineRule="auto"/>
        <w:jc w:val="left"/>
        <w:rPr>
          <w:del w:id="831" w:author="Bence" w:date="2017-05-21T10:48:00Z"/>
          <w:rFonts w:ascii="Courier New" w:hAnsi="Courier New" w:cs="Courier New"/>
          <w:color w:val="000000"/>
          <w:sz w:val="20"/>
          <w:szCs w:val="20"/>
          <w:highlight w:val="white"/>
        </w:rPr>
      </w:pPr>
      <w:del w:id="83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"uniqueItems"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0000FF"/>
            <w:sz w:val="20"/>
            <w:szCs w:val="20"/>
            <w:highlight w:val="white"/>
          </w:rPr>
          <w:delText>true</w:delText>
        </w:r>
        <w:r w:rsidDel="0065500B">
          <w:rPr>
            <w:rFonts w:ascii="Courier New" w:hAnsi="Courier New" w:cs="Courier New"/>
            <w:b/>
            <w:bCs/>
            <w:color w:val="8000FF"/>
            <w:sz w:val="20"/>
            <w:szCs w:val="20"/>
            <w:highlight w:val="white"/>
          </w:rPr>
          <w:delText>,</w:delText>
        </w:r>
      </w:del>
    </w:p>
    <w:p w14:paraId="1DA69860" w14:textId="2344BC01" w:rsidR="00301D50" w:rsidDel="0065500B" w:rsidRDefault="00301D50" w:rsidP="00301D50">
      <w:pPr>
        <w:autoSpaceDE w:val="0"/>
        <w:autoSpaceDN w:val="0"/>
        <w:adjustRightInd w:val="0"/>
        <w:spacing w:after="0" w:line="240" w:lineRule="auto"/>
        <w:jc w:val="left"/>
        <w:rPr>
          <w:del w:id="833" w:author="Bence" w:date="2017-05-21T10:48:00Z"/>
          <w:rFonts w:ascii="Courier New" w:hAnsi="Courier New" w:cs="Courier New"/>
          <w:color w:val="000000"/>
          <w:sz w:val="20"/>
          <w:szCs w:val="20"/>
          <w:highlight w:val="white"/>
        </w:rPr>
      </w:pPr>
      <w:del w:id="83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"items"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306CA0" w14:textId="178FEC68" w:rsidR="00301D50" w:rsidDel="0065500B" w:rsidRDefault="00301D50" w:rsidP="00301D50">
      <w:pPr>
        <w:autoSpaceDE w:val="0"/>
        <w:autoSpaceDN w:val="0"/>
        <w:adjustRightInd w:val="0"/>
        <w:spacing w:after="0" w:line="240" w:lineRule="auto"/>
        <w:jc w:val="left"/>
        <w:rPr>
          <w:del w:id="835" w:author="Bence" w:date="2017-05-21T10:48:00Z"/>
          <w:rFonts w:ascii="Courier New" w:hAnsi="Courier New" w:cs="Courier New"/>
          <w:color w:val="000000"/>
          <w:sz w:val="20"/>
          <w:szCs w:val="20"/>
          <w:highlight w:val="white"/>
        </w:rPr>
      </w:pPr>
      <w:del w:id="83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"object"</w:delText>
        </w:r>
        <w:r w:rsidDel="0065500B">
          <w:rPr>
            <w:rFonts w:ascii="Courier New" w:hAnsi="Courier New" w:cs="Courier New"/>
            <w:b/>
            <w:bCs/>
            <w:color w:val="8000FF"/>
            <w:sz w:val="20"/>
            <w:szCs w:val="20"/>
            <w:highlight w:val="white"/>
          </w:rPr>
          <w:delText>,</w:delText>
        </w:r>
      </w:del>
    </w:p>
    <w:p w14:paraId="2BC3F01F" w14:textId="69C3400A" w:rsidR="00301D50" w:rsidDel="0065500B" w:rsidRDefault="00301D50" w:rsidP="00301D50">
      <w:pPr>
        <w:autoSpaceDE w:val="0"/>
        <w:autoSpaceDN w:val="0"/>
        <w:adjustRightInd w:val="0"/>
        <w:spacing w:after="0" w:line="240" w:lineRule="auto"/>
        <w:jc w:val="left"/>
        <w:rPr>
          <w:del w:id="837" w:author="Bence" w:date="2017-05-21T10:48:00Z"/>
          <w:rFonts w:ascii="Courier New" w:hAnsi="Courier New" w:cs="Courier New"/>
          <w:color w:val="000000"/>
          <w:sz w:val="20"/>
          <w:szCs w:val="20"/>
          <w:highlight w:val="white"/>
        </w:rPr>
      </w:pPr>
      <w:del w:id="83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"properties"</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6DF9F5E" w14:textId="5EF9158A" w:rsidR="00301D50" w:rsidDel="0065500B" w:rsidRDefault="00301D50" w:rsidP="00301D50">
      <w:pPr>
        <w:autoSpaceDE w:val="0"/>
        <w:autoSpaceDN w:val="0"/>
        <w:adjustRightInd w:val="0"/>
        <w:spacing w:after="0" w:line="240" w:lineRule="auto"/>
        <w:jc w:val="left"/>
        <w:rPr>
          <w:del w:id="839" w:author="Bence" w:date="2017-05-21T10:48:00Z"/>
          <w:rFonts w:ascii="Courier New" w:hAnsi="Courier New" w:cs="Courier New"/>
          <w:color w:val="000000"/>
          <w:sz w:val="20"/>
          <w:szCs w:val="20"/>
          <w:highlight w:val="white"/>
        </w:rPr>
      </w:pPr>
      <w:del w:id="84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"action_id"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BF1A547" w14:textId="22B1E5D8" w:rsidR="00301D50" w:rsidDel="0065500B" w:rsidRDefault="00301D50" w:rsidP="00301D50">
      <w:pPr>
        <w:autoSpaceDE w:val="0"/>
        <w:autoSpaceDN w:val="0"/>
        <w:adjustRightInd w:val="0"/>
        <w:spacing w:after="0" w:line="240" w:lineRule="auto"/>
        <w:jc w:val="left"/>
        <w:rPr>
          <w:del w:id="841" w:author="Bence" w:date="2017-05-21T10:48:00Z"/>
          <w:rFonts w:ascii="Courier New" w:hAnsi="Courier New" w:cs="Courier New"/>
          <w:color w:val="000000"/>
          <w:sz w:val="20"/>
          <w:szCs w:val="20"/>
          <w:highlight w:val="white"/>
        </w:rPr>
      </w:pPr>
      <w:del w:id="84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205E5D40" w14:textId="29D2D966" w:rsidR="00301D50" w:rsidDel="0065500B" w:rsidRDefault="00301D50" w:rsidP="00301D50">
      <w:pPr>
        <w:autoSpaceDE w:val="0"/>
        <w:autoSpaceDN w:val="0"/>
        <w:adjustRightInd w:val="0"/>
        <w:spacing w:after="0" w:line="240" w:lineRule="auto"/>
        <w:jc w:val="left"/>
        <w:rPr>
          <w:del w:id="843" w:author="Bence" w:date="2017-05-21T10:48:00Z"/>
          <w:rFonts w:ascii="Courier New" w:hAnsi="Courier New" w:cs="Courier New"/>
          <w:color w:val="000000"/>
          <w:sz w:val="20"/>
          <w:szCs w:val="20"/>
          <w:highlight w:val="white"/>
        </w:rPr>
      </w:pPr>
      <w:del w:id="84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F2C2C87" w14:textId="56737A84" w:rsidR="00301D50" w:rsidDel="0065500B" w:rsidRDefault="00301D50" w:rsidP="00301D50">
      <w:pPr>
        <w:autoSpaceDE w:val="0"/>
        <w:autoSpaceDN w:val="0"/>
        <w:adjustRightInd w:val="0"/>
        <w:spacing w:after="0" w:line="240" w:lineRule="auto"/>
        <w:jc w:val="left"/>
        <w:rPr>
          <w:del w:id="845" w:author="Bence" w:date="2017-05-21T10:48:00Z"/>
          <w:rFonts w:ascii="Courier New" w:hAnsi="Courier New" w:cs="Courier New"/>
          <w:color w:val="000000"/>
          <w:sz w:val="20"/>
          <w:szCs w:val="20"/>
          <w:highlight w:val="white"/>
        </w:rPr>
      </w:pPr>
      <w:del w:id="84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"actuatorid"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CB50D70" w14:textId="571D846C" w:rsidR="00301D50" w:rsidDel="0065500B" w:rsidRDefault="00301D50" w:rsidP="00301D50">
      <w:pPr>
        <w:autoSpaceDE w:val="0"/>
        <w:autoSpaceDN w:val="0"/>
        <w:adjustRightInd w:val="0"/>
        <w:spacing w:after="0" w:line="240" w:lineRule="auto"/>
        <w:jc w:val="left"/>
        <w:rPr>
          <w:del w:id="847" w:author="Bence" w:date="2017-05-21T10:48:00Z"/>
          <w:rFonts w:ascii="Courier New" w:hAnsi="Courier New" w:cs="Courier New"/>
          <w:color w:val="000000"/>
          <w:sz w:val="20"/>
          <w:szCs w:val="20"/>
          <w:highlight w:val="white"/>
        </w:rPr>
      </w:pPr>
      <w:del w:id="84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08D145BA" w14:textId="087F0EB3" w:rsidR="00301D50" w:rsidDel="0065500B" w:rsidRDefault="00301D50" w:rsidP="00301D50">
      <w:pPr>
        <w:autoSpaceDE w:val="0"/>
        <w:autoSpaceDN w:val="0"/>
        <w:adjustRightInd w:val="0"/>
        <w:spacing w:after="0" w:line="240" w:lineRule="auto"/>
        <w:jc w:val="left"/>
        <w:rPr>
          <w:del w:id="849" w:author="Bence" w:date="2017-05-21T10:48:00Z"/>
          <w:rFonts w:ascii="Courier New" w:hAnsi="Courier New" w:cs="Courier New"/>
          <w:color w:val="000000"/>
          <w:sz w:val="20"/>
          <w:szCs w:val="20"/>
          <w:highlight w:val="white"/>
        </w:rPr>
      </w:pPr>
      <w:del w:id="85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5F6CA159" w14:textId="48A2A04A" w:rsidR="00301D50" w:rsidDel="0065500B" w:rsidRDefault="00301D50" w:rsidP="00301D50">
      <w:pPr>
        <w:autoSpaceDE w:val="0"/>
        <w:autoSpaceDN w:val="0"/>
        <w:adjustRightInd w:val="0"/>
        <w:spacing w:after="0" w:line="240" w:lineRule="auto"/>
        <w:jc w:val="left"/>
        <w:rPr>
          <w:del w:id="851" w:author="Bence" w:date="2017-05-21T10:48:00Z"/>
          <w:rFonts w:ascii="Courier New" w:hAnsi="Courier New" w:cs="Courier New"/>
          <w:color w:val="000000"/>
          <w:sz w:val="20"/>
          <w:szCs w:val="20"/>
          <w:highlight w:val="white"/>
        </w:rPr>
      </w:pPr>
      <w:del w:id="85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"rule_id"</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576B6AF" w14:textId="46FD902E" w:rsidR="00301D50" w:rsidDel="0065500B" w:rsidRDefault="00301D50" w:rsidP="00301D50">
      <w:pPr>
        <w:autoSpaceDE w:val="0"/>
        <w:autoSpaceDN w:val="0"/>
        <w:adjustRightInd w:val="0"/>
        <w:spacing w:after="0" w:line="240" w:lineRule="auto"/>
        <w:jc w:val="left"/>
        <w:rPr>
          <w:del w:id="853" w:author="Bence" w:date="2017-05-21T10:48:00Z"/>
          <w:rFonts w:ascii="Courier New" w:hAnsi="Courier New" w:cs="Courier New"/>
          <w:color w:val="000000"/>
          <w:sz w:val="20"/>
          <w:szCs w:val="20"/>
          <w:highlight w:val="white"/>
        </w:rPr>
      </w:pPr>
      <w:del w:id="85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"integer"</w:delText>
        </w:r>
      </w:del>
    </w:p>
    <w:p w14:paraId="164B523C" w14:textId="7A7F7EC1" w:rsidR="00301D50" w:rsidDel="0065500B" w:rsidRDefault="00301D50" w:rsidP="00301D50">
      <w:pPr>
        <w:autoSpaceDE w:val="0"/>
        <w:autoSpaceDN w:val="0"/>
        <w:adjustRightInd w:val="0"/>
        <w:spacing w:after="0" w:line="240" w:lineRule="auto"/>
        <w:jc w:val="left"/>
        <w:rPr>
          <w:del w:id="855" w:author="Bence" w:date="2017-05-21T10:48:00Z"/>
          <w:rFonts w:ascii="Courier New" w:hAnsi="Courier New" w:cs="Courier New"/>
          <w:color w:val="000000"/>
          <w:sz w:val="20"/>
          <w:szCs w:val="20"/>
          <w:highlight w:val="white"/>
        </w:rPr>
      </w:pPr>
      <w:del w:id="85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629E8888" w14:textId="61580B83" w:rsidR="00301D50" w:rsidDel="0065500B" w:rsidRDefault="00301D50" w:rsidP="00301D50">
      <w:pPr>
        <w:autoSpaceDE w:val="0"/>
        <w:autoSpaceDN w:val="0"/>
        <w:adjustRightInd w:val="0"/>
        <w:spacing w:after="0" w:line="240" w:lineRule="auto"/>
        <w:jc w:val="left"/>
        <w:rPr>
          <w:del w:id="857" w:author="Bence" w:date="2017-05-21T10:48:00Z"/>
          <w:rFonts w:ascii="Courier New" w:hAnsi="Courier New" w:cs="Courier New"/>
          <w:color w:val="000000"/>
          <w:sz w:val="20"/>
          <w:szCs w:val="20"/>
          <w:highlight w:val="white"/>
        </w:rPr>
      </w:pPr>
      <w:del w:id="85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"value"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76E8C735" w14:textId="0A9B94D2" w:rsidR="00301D50" w:rsidDel="0065500B" w:rsidRDefault="00301D50" w:rsidP="00301D50">
      <w:pPr>
        <w:autoSpaceDE w:val="0"/>
        <w:autoSpaceDN w:val="0"/>
        <w:adjustRightInd w:val="0"/>
        <w:spacing w:after="0" w:line="240" w:lineRule="auto"/>
        <w:jc w:val="left"/>
        <w:rPr>
          <w:del w:id="859" w:author="Bence" w:date="2017-05-21T10:48:00Z"/>
          <w:rFonts w:ascii="Courier New" w:hAnsi="Courier New" w:cs="Courier New"/>
          <w:color w:val="000000"/>
          <w:sz w:val="20"/>
          <w:szCs w:val="20"/>
          <w:highlight w:val="white"/>
        </w:rPr>
      </w:pPr>
      <w:del w:id="86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"type"</w:delText>
        </w:r>
        <w:r w:rsidDel="0065500B">
          <w:rPr>
            <w:rFonts w:ascii="Courier New" w:hAnsi="Courier New" w:cs="Courier New"/>
            <w:b/>
            <w:bCs/>
            <w:color w:val="8000FF"/>
            <w:sz w:val="20"/>
            <w:szCs w:val="20"/>
            <w:highlight w:val="white"/>
          </w:rPr>
          <w:delText>:</w:delText>
        </w:r>
        <w:r w:rsidDel="0065500B">
          <w:rPr>
            <w:rFonts w:ascii="Courier New" w:hAnsi="Courier New" w:cs="Courier New"/>
            <w:color w:val="000000"/>
            <w:sz w:val="20"/>
            <w:szCs w:val="20"/>
            <w:highlight w:val="white"/>
          </w:rPr>
          <w:delText xml:space="preserve"> </w:delText>
        </w:r>
        <w:r w:rsidDel="0065500B">
          <w:rPr>
            <w:rFonts w:ascii="Courier New" w:hAnsi="Courier New" w:cs="Courier New"/>
            <w:color w:val="800000"/>
            <w:sz w:val="20"/>
            <w:szCs w:val="20"/>
            <w:highlight w:val="white"/>
          </w:rPr>
          <w:delText>"string"</w:delText>
        </w:r>
      </w:del>
    </w:p>
    <w:p w14:paraId="5B2F3B7B" w14:textId="1358FBF1" w:rsidR="00301D50" w:rsidDel="0065500B" w:rsidRDefault="00301D50" w:rsidP="00301D50">
      <w:pPr>
        <w:autoSpaceDE w:val="0"/>
        <w:autoSpaceDN w:val="0"/>
        <w:adjustRightInd w:val="0"/>
        <w:spacing w:after="0" w:line="240" w:lineRule="auto"/>
        <w:jc w:val="left"/>
        <w:rPr>
          <w:del w:id="861" w:author="Bence" w:date="2017-05-21T10:48:00Z"/>
          <w:rFonts w:ascii="Courier New" w:hAnsi="Courier New" w:cs="Courier New"/>
          <w:color w:val="000000"/>
          <w:sz w:val="20"/>
          <w:szCs w:val="20"/>
          <w:highlight w:val="white"/>
        </w:rPr>
      </w:pPr>
      <w:del w:id="862"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3E09C802" w14:textId="3409032F" w:rsidR="00301D50" w:rsidDel="0065500B" w:rsidRDefault="00301D50" w:rsidP="00301D50">
      <w:pPr>
        <w:autoSpaceDE w:val="0"/>
        <w:autoSpaceDN w:val="0"/>
        <w:adjustRightInd w:val="0"/>
        <w:spacing w:after="0" w:line="240" w:lineRule="auto"/>
        <w:jc w:val="left"/>
        <w:rPr>
          <w:del w:id="863" w:author="Bence" w:date="2017-05-21T10:48:00Z"/>
          <w:rFonts w:ascii="Courier New" w:hAnsi="Courier New" w:cs="Courier New"/>
          <w:color w:val="000000"/>
          <w:sz w:val="20"/>
          <w:szCs w:val="20"/>
          <w:highlight w:val="white"/>
        </w:rPr>
      </w:pPr>
      <w:del w:id="864"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184AC4E7" w14:textId="7B6E599C" w:rsidR="00301D50" w:rsidDel="0065500B" w:rsidRDefault="00301D50" w:rsidP="00301D50">
      <w:pPr>
        <w:autoSpaceDE w:val="0"/>
        <w:autoSpaceDN w:val="0"/>
        <w:adjustRightInd w:val="0"/>
        <w:spacing w:after="0" w:line="240" w:lineRule="auto"/>
        <w:jc w:val="left"/>
        <w:rPr>
          <w:del w:id="865" w:author="Bence" w:date="2017-05-21T10:48:00Z"/>
          <w:rFonts w:ascii="Courier New" w:hAnsi="Courier New" w:cs="Courier New"/>
          <w:color w:val="000000"/>
          <w:sz w:val="20"/>
          <w:szCs w:val="20"/>
          <w:highlight w:val="white"/>
        </w:rPr>
      </w:pPr>
      <w:del w:id="866"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7709309" w14:textId="744A84A7" w:rsidR="00301D50" w:rsidDel="0065500B" w:rsidRDefault="00301D50" w:rsidP="00301D50">
      <w:pPr>
        <w:autoSpaceDE w:val="0"/>
        <w:autoSpaceDN w:val="0"/>
        <w:adjustRightInd w:val="0"/>
        <w:spacing w:after="0" w:line="240" w:lineRule="auto"/>
        <w:jc w:val="left"/>
        <w:rPr>
          <w:del w:id="867" w:author="Bence" w:date="2017-05-21T10:48:00Z"/>
          <w:rFonts w:ascii="Courier New" w:hAnsi="Courier New" w:cs="Courier New"/>
          <w:color w:val="000000"/>
          <w:sz w:val="20"/>
          <w:szCs w:val="20"/>
          <w:highlight w:val="white"/>
        </w:rPr>
      </w:pPr>
      <w:del w:id="868"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04C56DD4" w14:textId="17E9FAF3" w:rsidR="00301D50" w:rsidDel="0065500B" w:rsidRDefault="00301D50" w:rsidP="00301D50">
      <w:pPr>
        <w:autoSpaceDE w:val="0"/>
        <w:autoSpaceDN w:val="0"/>
        <w:adjustRightInd w:val="0"/>
        <w:spacing w:after="0" w:line="240" w:lineRule="auto"/>
        <w:jc w:val="left"/>
        <w:rPr>
          <w:del w:id="869" w:author="Bence" w:date="2017-05-21T10:48:00Z"/>
          <w:rFonts w:ascii="Courier New" w:hAnsi="Courier New" w:cs="Courier New"/>
          <w:color w:val="000000"/>
          <w:sz w:val="20"/>
          <w:szCs w:val="20"/>
          <w:highlight w:val="white"/>
        </w:rPr>
      </w:pPr>
      <w:del w:id="870" w:author="Bence" w:date="2017-05-21T10:48:00Z">
        <w:r w:rsidDel="0065500B">
          <w:rPr>
            <w:rFonts w:ascii="Courier New" w:hAnsi="Courier New" w:cs="Courier New"/>
            <w:color w:val="000000"/>
            <w:sz w:val="20"/>
            <w:szCs w:val="20"/>
            <w:highlight w:val="white"/>
          </w:rPr>
          <w:delText xml:space="preserve">  </w:delText>
        </w:r>
        <w:r w:rsidDel="0065500B">
          <w:rPr>
            <w:rFonts w:ascii="Courier New" w:hAnsi="Courier New" w:cs="Courier New"/>
            <w:b/>
            <w:bCs/>
            <w:color w:val="8000FF"/>
            <w:sz w:val="20"/>
            <w:szCs w:val="20"/>
            <w:highlight w:val="white"/>
          </w:rPr>
          <w:delText>}</w:delText>
        </w:r>
      </w:del>
    </w:p>
    <w:p w14:paraId="25132247" w14:textId="53B5ACD5" w:rsidR="00754571" w:rsidDel="0065500B" w:rsidRDefault="00301D50" w:rsidP="00301D50">
      <w:pPr>
        <w:rPr>
          <w:del w:id="871" w:author="Bence" w:date="2017-05-21T10:48:00Z"/>
        </w:rPr>
      </w:pPr>
      <w:del w:id="872" w:author="Bence" w:date="2017-05-21T10:48:00Z">
        <w:r w:rsidDel="0065500B">
          <w:rPr>
            <w:rFonts w:ascii="Courier New" w:hAnsi="Courier New" w:cs="Courier New"/>
            <w:b/>
            <w:bCs/>
            <w:color w:val="8000FF"/>
            <w:sz w:val="20"/>
            <w:szCs w:val="20"/>
            <w:highlight w:val="white"/>
          </w:rPr>
          <w:delText>}</w:delText>
        </w:r>
      </w:del>
    </w:p>
    <w:p w14:paraId="034D5F53" w14:textId="77777777" w:rsidR="001B34E3" w:rsidRDefault="001B34E3" w:rsidP="00C46C8D">
      <w:pPr>
        <w:sectPr w:rsidR="001B34E3" w:rsidSect="00F63AE9">
          <w:type w:val="continuous"/>
          <w:pgSz w:w="11906" w:h="16838"/>
          <w:pgMar w:top="899" w:right="1418" w:bottom="1134" w:left="1418" w:header="709" w:footer="709" w:gutter="0"/>
          <w:cols w:num="2" w:sep="1" w:space="709"/>
          <w:docGrid w:linePitch="360"/>
        </w:sectPr>
      </w:pPr>
    </w:p>
    <w:p w14:paraId="6A16C379" w14:textId="6B71AED7" w:rsidR="0044704C" w:rsidRDefault="0044704C" w:rsidP="00C46C8D"/>
    <w:p w14:paraId="0655F651" w14:textId="77777777" w:rsidR="00135461" w:rsidRDefault="0000178E" w:rsidP="008D7D01">
      <w:pPr>
        <w:pStyle w:val="Cmsor3"/>
      </w:pPr>
      <w:bookmarkStart w:id="873" w:name="_Toc483152333"/>
      <w:r>
        <w:t>HighStock</w:t>
      </w:r>
      <w:bookmarkEnd w:id="873"/>
    </w:p>
    <w:p w14:paraId="2AD7307B" w14:textId="77777777" w:rsidR="0000178E" w:rsidRDefault="0000178E" w:rsidP="0000178E">
      <w:r>
        <w:t xml:space="preserve">A HighCharts egy tisztán JavaScript nyelven írt könyvtár, melynek segítségével webes környezetben készíthetünk grafikonokat. </w:t>
      </w:r>
    </w:p>
    <w:p w14:paraId="1C6BBB39" w14:textId="418DF678" w:rsidR="0000178E" w:rsidRDefault="0000178E" w:rsidP="0000178E">
      <w:r>
        <w:t>A programcsomag része a</w:t>
      </w:r>
      <w:r w:rsidR="00192ED5">
        <w:t>z eredetileg tőzsdei adatsorok megjelenítésére készült</w:t>
      </w:r>
      <w:r>
        <w:t xml:space="preserve"> HighStock</w:t>
      </w:r>
      <w:ins w:id="874" w:author="Bence" w:date="2017-05-21T17:30:00Z">
        <w:r w:rsidR="000F181B">
          <w:t xml:space="preserve"> </w:t>
        </w:r>
      </w:ins>
      <w:customXmlInsRangeStart w:id="875" w:author="Bence" w:date="2017-05-21T17:30:00Z"/>
      <w:sdt>
        <w:sdtPr>
          <w:id w:val="-376932605"/>
          <w:citation/>
        </w:sdtPr>
        <w:sdtContent>
          <w:customXmlInsRangeEnd w:id="875"/>
          <w:ins w:id="876" w:author="Bence" w:date="2017-05-21T17:30:00Z">
            <w:r w:rsidR="000F181B">
              <w:fldChar w:fldCharType="begin"/>
            </w:r>
            <w:r w:rsidR="000F181B">
              <w:instrText xml:space="preserve"> CITATION Hig17 \l 1038 </w:instrText>
            </w:r>
          </w:ins>
          <w:r w:rsidR="000F181B">
            <w:fldChar w:fldCharType="separate"/>
          </w:r>
          <w:ins w:id="877" w:author="Bence" w:date="2017-05-21T17:48:00Z">
            <w:r w:rsidR="001A7DB8">
              <w:rPr>
                <w:noProof/>
              </w:rPr>
              <w:t>[11]</w:t>
            </w:r>
          </w:ins>
          <w:ins w:id="878" w:author="Bence" w:date="2017-05-21T17:30:00Z">
            <w:r w:rsidR="000F181B">
              <w:fldChar w:fldCharType="end"/>
            </w:r>
          </w:ins>
          <w:customXmlInsRangeStart w:id="879" w:author="Bence" w:date="2017-05-21T17:30:00Z"/>
        </w:sdtContent>
      </w:sdt>
      <w:customXmlInsRangeEnd w:id="879"/>
      <w:r>
        <w:t xml:space="preserve">, </w:t>
      </w:r>
      <w:r w:rsidR="00192ED5">
        <w:t xml:space="preserve">de rugalmasságánál fogva szenzoradatok megjelenítésére is alkalmas. </w:t>
      </w:r>
      <w:r w:rsidR="00754571">
        <w:t xml:space="preserve">Az oldalon részletes API, számos tutorial és demo diagram segíti a megértést és a könnyű integrálhatóságot. </w:t>
      </w:r>
      <w:r w:rsidR="00192ED5">
        <w:t xml:space="preserve">Az eredetileg meglehetősen drága API-nak nem kereskedelmi célú felhasználásra létezik ingyenes </w:t>
      </w:r>
      <w:r w:rsidR="0044704C">
        <w:t>licensze</w:t>
      </w:r>
      <w:r w:rsidR="00192ED5">
        <w:t xml:space="preserve"> is, ami lehetővé tette a dolgozatban történő felhasználást</w:t>
      </w:r>
      <w:r w:rsidR="008E1FCD">
        <w:t xml:space="preserve"> is</w:t>
      </w:r>
      <w:r w:rsidR="00192ED5">
        <w:t xml:space="preserve">. </w:t>
      </w:r>
    </w:p>
    <w:p w14:paraId="6BFA39B2" w14:textId="77777777" w:rsidR="009F0D17" w:rsidRDefault="00CB6F2F" w:rsidP="009F0D17">
      <w:pPr>
        <w:keepNext/>
        <w:jc w:val="center"/>
      </w:pPr>
      <w:r>
        <w:rPr>
          <w:noProof/>
        </w:rPr>
        <w:lastRenderedPageBreak/>
        <w:drawing>
          <wp:inline distT="0" distB="0" distL="0" distR="0" wp14:anchorId="323496E5" wp14:editId="268DA4E9">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14:paraId="79844025" w14:textId="0B412987" w:rsidR="00CB6F2F" w:rsidRDefault="003C7EC5" w:rsidP="005B4C76">
      <w:pPr>
        <w:pStyle w:val="Kpalrs"/>
      </w:pPr>
      <w:ins w:id="880" w:author="Bence" w:date="2017-05-21T13:36:00Z">
        <w:r>
          <w:fldChar w:fldCharType="begin"/>
        </w:r>
        <w:r>
          <w:instrText xml:space="preserve"> STYLEREF 1 \s </w:instrText>
        </w:r>
      </w:ins>
      <w:r>
        <w:fldChar w:fldCharType="separate"/>
      </w:r>
      <w:r w:rsidR="001A7DB8">
        <w:rPr>
          <w:noProof/>
        </w:rPr>
        <w:t>2</w:t>
      </w:r>
      <w:ins w:id="881" w:author="Bence" w:date="2017-05-21T13:36:00Z">
        <w:r>
          <w:fldChar w:fldCharType="end"/>
        </w:r>
        <w:r>
          <w:t>.</w:t>
        </w:r>
        <w:r>
          <w:fldChar w:fldCharType="begin"/>
        </w:r>
        <w:r>
          <w:instrText xml:space="preserve"> SEQ ábra \* ARABIC \s 1 </w:instrText>
        </w:r>
      </w:ins>
      <w:r>
        <w:fldChar w:fldCharType="separate"/>
      </w:r>
      <w:ins w:id="882" w:author="Bence" w:date="2017-05-21T17:48:00Z">
        <w:r w:rsidR="001A7DB8">
          <w:rPr>
            <w:noProof/>
          </w:rPr>
          <w:t>6</w:t>
        </w:r>
      </w:ins>
      <w:ins w:id="883" w:author="Bence" w:date="2017-05-21T13:36:00Z">
        <w:r>
          <w:fldChar w:fldCharType="end"/>
        </w:r>
      </w:ins>
      <w:del w:id="884" w:author="Bence" w:date="2017-05-20T14:22:00Z">
        <w:r w:rsidR="00FE5E5D" w:rsidDel="00603F1F">
          <w:fldChar w:fldCharType="begin"/>
        </w:r>
        <w:r w:rsidR="00FE5E5D" w:rsidDel="00603F1F">
          <w:delInstrText xml:space="preserve"> SEQ ábra \* ARABIC </w:delInstrText>
        </w:r>
        <w:r w:rsidR="00FE5E5D" w:rsidDel="00603F1F">
          <w:fldChar w:fldCharType="separate"/>
        </w:r>
        <w:r w:rsidR="00C84FB3" w:rsidDel="00603F1F">
          <w:rPr>
            <w:noProof/>
          </w:rPr>
          <w:delText>6</w:delText>
        </w:r>
        <w:r w:rsidR="00FE5E5D" w:rsidDel="00603F1F">
          <w:fldChar w:fldCharType="end"/>
        </w:r>
      </w:del>
      <w:r w:rsidR="009F0D17">
        <w:t>. ábra A Highstock dolgozatban is használt grafikonja</w:t>
      </w:r>
    </w:p>
    <w:p w14:paraId="619DCD97" w14:textId="011F2A6E" w:rsidR="00B961B0" w:rsidRDefault="00B961B0" w:rsidP="00B961B0">
      <w:pPr>
        <w:pStyle w:val="Cmsor3"/>
      </w:pPr>
      <w:bookmarkStart w:id="885" w:name="_Toc483152334"/>
      <w:r>
        <w:t>Bootstrap</w:t>
      </w:r>
      <w:bookmarkEnd w:id="885"/>
    </w:p>
    <w:p w14:paraId="7DE50752" w14:textId="50E84207" w:rsidR="00E30C5F" w:rsidRDefault="00B961B0" w:rsidP="00C06D70">
      <w:r>
        <w:t xml:space="preserve">A Bootstrap </w:t>
      </w:r>
      <w:customXmlInsRangeStart w:id="886" w:author="Bence" w:date="2017-05-21T17:32:00Z"/>
      <w:sdt>
        <w:sdtPr>
          <w:id w:val="-2137863680"/>
          <w:citation/>
        </w:sdtPr>
        <w:sdtContent>
          <w:customXmlInsRangeEnd w:id="886"/>
          <w:ins w:id="887" w:author="Bence" w:date="2017-05-21T17:32:00Z">
            <w:r w:rsidR="000F181B">
              <w:fldChar w:fldCharType="begin"/>
            </w:r>
            <w:r w:rsidR="000F181B">
              <w:instrText xml:space="preserve"> CITATION Boo17 \l 1038 </w:instrText>
            </w:r>
          </w:ins>
          <w:r w:rsidR="000F181B">
            <w:fldChar w:fldCharType="separate"/>
          </w:r>
          <w:ins w:id="888" w:author="Bence" w:date="2017-05-21T17:48:00Z">
            <w:r w:rsidR="001A7DB8">
              <w:rPr>
                <w:noProof/>
              </w:rPr>
              <w:t>[12]</w:t>
            </w:r>
          </w:ins>
          <w:ins w:id="889" w:author="Bence" w:date="2017-05-21T17:32:00Z">
            <w:r w:rsidR="000F181B">
              <w:fldChar w:fldCharType="end"/>
            </w:r>
          </w:ins>
          <w:customXmlInsRangeStart w:id="890" w:author="Bence" w:date="2017-05-21T17:32:00Z"/>
        </w:sdtContent>
      </w:sdt>
      <w:customXmlInsRangeEnd w:id="890"/>
      <w:ins w:id="891" w:author="Bence" w:date="2017-05-21T17:31:00Z">
        <w:r w:rsidR="000F181B">
          <w:t xml:space="preserve"> </w:t>
        </w:r>
      </w:ins>
      <w:r>
        <w:t>manapság a világon legtöbbet használt CSS</w:t>
      </w:r>
      <w:r>
        <w:rPr>
          <w:rStyle w:val="Lbjegyzet-hivatkozs"/>
        </w:rPr>
        <w:footnoteReference w:id="15"/>
      </w:r>
      <w:r>
        <w:t xml:space="preserve"> keretrendszer</w:t>
      </w:r>
      <w:r w:rsidR="00912585">
        <w:t>, melynek első verzióját a Twitter fejlesztői adták ki 2011-ben, de mára a reszponzív oldalfejlesztés egyik legfőbb eszközévé vált</w:t>
      </w:r>
      <w:r w:rsidR="00C06D70">
        <w:t xml:space="preserve">. </w:t>
      </w:r>
      <w:r w:rsidR="00912585">
        <w:t xml:space="preserve">Az open source megvalósítás, illetve hogy </w:t>
      </w:r>
      <w:r w:rsidR="00E30C5F">
        <w:t xml:space="preserve">2017-ben már a negyedik fő verzió megjelenésére számíthatunk, együttesen járulnak hozzá az egyre növekvő népszerűségéhez. </w:t>
      </w:r>
      <w:r w:rsidR="00C06D70">
        <w:t>Rendkívül sokféle, az oldalba beépíthető elemet tartalmaz, kezdve az egyszerű szövegformázási lehetőségektől egészen a táblázatokig vagy a tartalom oldalon belüli fülekbe szervezéséig.</w:t>
      </w:r>
    </w:p>
    <w:p w14:paraId="5656E374" w14:textId="29875344" w:rsidR="00B961B0" w:rsidRDefault="00E30C5F" w:rsidP="00B961B0">
      <w:r>
        <w:t>A Bootstrap használata egyszerű</w:t>
      </w:r>
      <w:r w:rsidR="00DE58B5">
        <w:t xml:space="preserve">, </w:t>
      </w:r>
      <w:r w:rsidR="00B15B39">
        <w:t>segítségével minimális</w:t>
      </w:r>
      <w:r>
        <w:t xml:space="preserve"> </w:t>
      </w:r>
      <w:r w:rsidR="00DE58B5">
        <w:t xml:space="preserve">erőfeszítéssel </w:t>
      </w:r>
      <w:r w:rsidR="008E1FCD">
        <w:rPr>
          <w:rStyle w:val="Jegyzethivatkozs"/>
        </w:rPr>
        <w:commentReference w:id="892"/>
      </w:r>
      <w:r>
        <w:t xml:space="preserve">készíthetünk reszponzív oldalakat. Ez kiemelt jelentőséggel bír, hiszen abban a korban, amikor a weboldalakat az okostelefonok kijelzőjétől kezdve a </w:t>
      </w:r>
      <w:r w:rsidR="008E1FCD">
        <w:t>PC</w:t>
      </w:r>
      <w:r>
        <w:t xml:space="preserve"> monitorokig egyaránt kényelmesen szeretnénk használni, </w:t>
      </w:r>
      <w:r w:rsidR="008B0577">
        <w:t xml:space="preserve">erre már nem plusz </w:t>
      </w:r>
      <w:r w:rsidR="00481A1E">
        <w:t>szolgáltatásként</w:t>
      </w:r>
      <w:r>
        <w:t xml:space="preserve">, hanem </w:t>
      </w:r>
      <w:r w:rsidR="00C06D70">
        <w:t xml:space="preserve">valós </w:t>
      </w:r>
      <w:r>
        <w:t>elvárás</w:t>
      </w:r>
      <w:r w:rsidR="008B0577">
        <w:t>ként tekinthetünk</w:t>
      </w:r>
      <w:r>
        <w:t xml:space="preserve">. </w:t>
      </w:r>
    </w:p>
    <w:p w14:paraId="5E60ACFC" w14:textId="77777777" w:rsidR="009A417B" w:rsidRDefault="009A417B" w:rsidP="009A417B">
      <w:pPr>
        <w:pStyle w:val="Cmsor3"/>
      </w:pPr>
      <w:bookmarkStart w:id="893" w:name="_Toc483152335"/>
      <w:r>
        <w:t>Master Login System</w:t>
      </w:r>
      <w:bookmarkEnd w:id="893"/>
    </w:p>
    <w:p w14:paraId="3DD92334" w14:textId="12B5F6FE" w:rsidR="009A417B" w:rsidRDefault="003B7ADC" w:rsidP="009A417B">
      <w:r>
        <w:t>A Master Login System</w:t>
      </w:r>
      <w:ins w:id="894" w:author="Bence" w:date="2017-05-21T17:33:00Z">
        <w:r w:rsidR="000F181B">
          <w:t xml:space="preserve"> </w:t>
        </w:r>
      </w:ins>
      <w:customXmlInsRangeStart w:id="895" w:author="Bence" w:date="2017-05-21T17:33:00Z"/>
      <w:sdt>
        <w:sdtPr>
          <w:id w:val="2008470025"/>
          <w:citation/>
        </w:sdtPr>
        <w:sdtContent>
          <w:customXmlInsRangeEnd w:id="895"/>
          <w:ins w:id="896" w:author="Bence" w:date="2017-05-21T17:33:00Z">
            <w:r w:rsidR="000F181B">
              <w:fldChar w:fldCharType="begin"/>
            </w:r>
            <w:r w:rsidR="000F181B">
              <w:instrText xml:space="preserve"> CITATION Mas17 \l 1038 </w:instrText>
            </w:r>
          </w:ins>
          <w:r w:rsidR="000F181B">
            <w:fldChar w:fldCharType="separate"/>
          </w:r>
          <w:ins w:id="897" w:author="Bence" w:date="2017-05-21T17:48:00Z">
            <w:r w:rsidR="001A7DB8">
              <w:rPr>
                <w:noProof/>
              </w:rPr>
              <w:t>[13]</w:t>
            </w:r>
          </w:ins>
          <w:ins w:id="898" w:author="Bence" w:date="2017-05-21T17:33:00Z">
            <w:r w:rsidR="000F181B">
              <w:fldChar w:fldCharType="end"/>
            </w:r>
          </w:ins>
          <w:customXmlInsRangeStart w:id="899" w:author="Bence" w:date="2017-05-21T17:33:00Z"/>
        </w:sdtContent>
      </w:sdt>
      <w:customXmlInsRangeEnd w:id="899"/>
      <w:r>
        <w:t xml:space="preserve"> egy bootstrap alapú user management keretrendszer, mely a szerver oldal alapjául szolgált. A php nyelven íródott rendszer a felhasználók kezelésére biztosít felületet, az ilyen rendszerektől elvárt alapvető </w:t>
      </w:r>
      <w:r w:rsidR="001C6D0E">
        <w:t>igényeket kiszolgálva</w:t>
      </w:r>
      <w:r>
        <w:t>.</w:t>
      </w:r>
      <w:r w:rsidR="001C6D0E">
        <w:t xml:space="preserve"> A rendszer funkciói:</w:t>
      </w:r>
    </w:p>
    <w:p w14:paraId="4E284BB2" w14:textId="77777777" w:rsidR="003B7ADC" w:rsidRDefault="003B7ADC" w:rsidP="003B7ADC">
      <w:pPr>
        <w:pStyle w:val="Listaszerbekezds"/>
        <w:numPr>
          <w:ilvl w:val="0"/>
          <w:numId w:val="18"/>
        </w:numPr>
      </w:pPr>
      <w:r>
        <w:t>Felhasználói alapműveletek (be -és kijelentkezés, regisztrálás, profil szerkesztése)</w:t>
      </w:r>
    </w:p>
    <w:p w14:paraId="7AECC247" w14:textId="77777777" w:rsidR="003B7ADC" w:rsidRDefault="003B7ADC" w:rsidP="003B7ADC">
      <w:pPr>
        <w:pStyle w:val="Listaszerbekezds"/>
        <w:numPr>
          <w:ilvl w:val="0"/>
          <w:numId w:val="18"/>
        </w:numPr>
      </w:pPr>
      <w:r>
        <w:t>Jogosultságkezelés (csoport alapú, admin, user, custom felhasználói csoportok)</w:t>
      </w:r>
    </w:p>
    <w:p w14:paraId="67E61D18" w14:textId="77777777" w:rsidR="003B7ADC" w:rsidRDefault="003B7ADC" w:rsidP="003B7ADC">
      <w:pPr>
        <w:pStyle w:val="Listaszerbekezds"/>
        <w:numPr>
          <w:ilvl w:val="0"/>
          <w:numId w:val="18"/>
        </w:numPr>
      </w:pPr>
      <w:r>
        <w:t>Admin panel</w:t>
      </w:r>
      <w:r w:rsidR="001C6D0E">
        <w:t xml:space="preserve"> (userek listázása, admin funkciók)</w:t>
      </w:r>
    </w:p>
    <w:p w14:paraId="01F712F1" w14:textId="77777777" w:rsidR="003B7ADC" w:rsidRDefault="003B7ADC" w:rsidP="003B7ADC">
      <w:pPr>
        <w:pStyle w:val="Listaszerbekezds"/>
        <w:numPr>
          <w:ilvl w:val="0"/>
          <w:numId w:val="18"/>
        </w:numPr>
      </w:pPr>
      <w:r>
        <w:t xml:space="preserve">Kapcsolattartási </w:t>
      </w:r>
      <w:r w:rsidR="008F6C44">
        <w:t>űrlapok</w:t>
      </w:r>
    </w:p>
    <w:p w14:paraId="500E124A" w14:textId="77777777" w:rsidR="0011511F" w:rsidRDefault="001C6D0E" w:rsidP="00F63AE9">
      <w:pPr>
        <w:keepNext/>
      </w:pPr>
      <w:r>
        <w:rPr>
          <w:noProof/>
        </w:rPr>
        <w:lastRenderedPageBreak/>
        <w:drawing>
          <wp:inline distT="0" distB="0" distL="0" distR="0" wp14:anchorId="22FC50B1" wp14:editId="44B06C2B">
            <wp:extent cx="5759450" cy="3027776"/>
            <wp:effectExtent l="0" t="0" r="0" b="1270"/>
            <wp:docPr id="5" name="Kép 5" descr="https://camo.githubusercontent.com/b70f0673b6d05a18bc00c53adeb6191332925149/687474703a2f2f7075752e73682f3367745a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70f0673b6d05a18bc00c53adeb6191332925149/687474703a2f2f7075752e73682f3367745a64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027776"/>
                    </a:xfrm>
                    <a:prstGeom prst="rect">
                      <a:avLst/>
                    </a:prstGeom>
                    <a:noFill/>
                    <a:ln>
                      <a:noFill/>
                    </a:ln>
                  </pic:spPr>
                </pic:pic>
              </a:graphicData>
            </a:graphic>
          </wp:inline>
        </w:drawing>
      </w:r>
    </w:p>
    <w:p w14:paraId="7E9E4645" w14:textId="4BA6C531" w:rsidR="001C6D0E" w:rsidRPr="009A417B" w:rsidRDefault="003C7EC5" w:rsidP="005B4C76">
      <w:pPr>
        <w:pStyle w:val="Kpalrs"/>
      </w:pPr>
      <w:ins w:id="900" w:author="Bence" w:date="2017-05-21T13:36:00Z">
        <w:r>
          <w:fldChar w:fldCharType="begin"/>
        </w:r>
        <w:r>
          <w:instrText xml:space="preserve"> STYLEREF 1 \s </w:instrText>
        </w:r>
      </w:ins>
      <w:r>
        <w:fldChar w:fldCharType="separate"/>
      </w:r>
      <w:r w:rsidR="001A7DB8">
        <w:rPr>
          <w:noProof/>
        </w:rPr>
        <w:t>2</w:t>
      </w:r>
      <w:ins w:id="901" w:author="Bence" w:date="2017-05-21T13:36:00Z">
        <w:r>
          <w:fldChar w:fldCharType="end"/>
        </w:r>
        <w:r>
          <w:t>.</w:t>
        </w:r>
        <w:r>
          <w:fldChar w:fldCharType="begin"/>
        </w:r>
        <w:r>
          <w:instrText xml:space="preserve"> SEQ ábra \* ARABIC \s 1 </w:instrText>
        </w:r>
      </w:ins>
      <w:r>
        <w:fldChar w:fldCharType="separate"/>
      </w:r>
      <w:ins w:id="902" w:author="Bence" w:date="2017-05-21T17:48:00Z">
        <w:r w:rsidR="001A7DB8">
          <w:rPr>
            <w:noProof/>
          </w:rPr>
          <w:t>7</w:t>
        </w:r>
      </w:ins>
      <w:ins w:id="903" w:author="Bence" w:date="2017-05-21T13:36:00Z">
        <w:r>
          <w:fldChar w:fldCharType="end"/>
        </w:r>
      </w:ins>
      <w:del w:id="904" w:author="Bence" w:date="2017-05-20T14:22:00Z">
        <w:r w:rsidR="0011511F" w:rsidDel="00603F1F">
          <w:fldChar w:fldCharType="begin"/>
        </w:r>
        <w:r w:rsidR="0011511F" w:rsidDel="00603F1F">
          <w:delInstrText xml:space="preserve"> SEQ ábra \* ARABIC </w:delInstrText>
        </w:r>
        <w:r w:rsidR="0011511F" w:rsidDel="00603F1F">
          <w:fldChar w:fldCharType="separate"/>
        </w:r>
        <w:r w:rsidR="00C84FB3" w:rsidDel="00603F1F">
          <w:rPr>
            <w:noProof/>
          </w:rPr>
          <w:delText>7</w:delText>
        </w:r>
        <w:r w:rsidR="0011511F" w:rsidDel="00603F1F">
          <w:fldChar w:fldCharType="end"/>
        </w:r>
      </w:del>
      <w:r w:rsidR="0011511F">
        <w:t>. ábra Master Login System</w:t>
      </w:r>
    </w:p>
    <w:p w14:paraId="18FAB10B" w14:textId="5072F95A" w:rsidR="005E3854" w:rsidRDefault="008F6C44" w:rsidP="005E3854">
      <w:pPr>
        <w:pStyle w:val="Cmsor2"/>
      </w:pPr>
      <w:bookmarkStart w:id="905" w:name="_Toc483152336"/>
      <w:r>
        <w:t>Beágyazott f</w:t>
      </w:r>
      <w:r w:rsidR="0037742F">
        <w:t>ejlesztőkörnyezetek</w:t>
      </w:r>
      <w:bookmarkEnd w:id="905"/>
    </w:p>
    <w:p w14:paraId="6466B3A8" w14:textId="77777777" w:rsidR="005E3854" w:rsidRDefault="005E3854" w:rsidP="005E3854">
      <w:r>
        <w:t xml:space="preserve">Az ESP8266 megjelenése (2014 második fele) óta komoly népszerűségre tett szert, így érdemes időt szánni arra, hogy megvizsgáljuk a fejlesztés platformja tekintetében a fejlesztők számára milyen </w:t>
      </w:r>
      <w:r w:rsidR="008F6C44">
        <w:t xml:space="preserve">alternatív fejlesztőrendszereket </w:t>
      </w:r>
      <w:r>
        <w:t xml:space="preserve">képes nyújtani. Ennek már csak azért is jelentősége van, mert a </w:t>
      </w:r>
      <w:r w:rsidR="008F6C44">
        <w:t xml:space="preserve">diplomaterv </w:t>
      </w:r>
      <w:r>
        <w:t>készítése során magam is többször váltottam platformot</w:t>
      </w:r>
      <w:r w:rsidR="008D7D01">
        <w:t>.</w:t>
      </w:r>
    </w:p>
    <w:p w14:paraId="53072ADE" w14:textId="77777777" w:rsidR="00A20EE7" w:rsidRDefault="00A20EE7" w:rsidP="00A20EE7">
      <w:pPr>
        <w:pStyle w:val="Cmsor3"/>
      </w:pPr>
      <w:bookmarkStart w:id="906" w:name="_Toc483152337"/>
      <w:r>
        <w:t>AT-Command</w:t>
      </w:r>
      <w:bookmarkEnd w:id="906"/>
    </w:p>
    <w:p w14:paraId="550463A2" w14:textId="5FAC9A5A" w:rsidR="005E3854" w:rsidRDefault="005E3854" w:rsidP="005E3854">
      <w:r>
        <w:t xml:space="preserve">Az IC-n gyárilag is </w:t>
      </w:r>
      <w:r w:rsidR="008F6C44">
        <w:t>feltöltött</w:t>
      </w:r>
      <w:r>
        <w:t xml:space="preserve"> AT</w:t>
      </w:r>
      <w:ins w:id="907" w:author="Bence" w:date="2017-05-21T17:34:00Z">
        <w:r w:rsidR="000F181B">
          <w:t>-</w:t>
        </w:r>
      </w:ins>
      <w:del w:id="908" w:author="Bence" w:date="2017-05-21T17:34:00Z">
        <w:r w:rsidDel="000F181B">
          <w:delText xml:space="preserve"> </w:delText>
        </w:r>
      </w:del>
      <w:ins w:id="909" w:author="Bence" w:date="2017-05-21T17:34:00Z">
        <w:r w:rsidR="000F181B">
          <w:t>C</w:t>
        </w:r>
      </w:ins>
      <w:del w:id="910" w:author="Bence" w:date="2017-05-21T17:34:00Z">
        <w:r w:rsidDel="000F181B">
          <w:delText>c</w:delText>
        </w:r>
      </w:del>
      <w:r>
        <w:t>ommand</w:t>
      </w:r>
      <w:ins w:id="911" w:author="Bence" w:date="2017-05-21T17:34:00Z">
        <w:r w:rsidR="000F181B">
          <w:t xml:space="preserve"> </w:t>
        </w:r>
      </w:ins>
      <w:customXmlInsRangeStart w:id="912" w:author="Bence" w:date="2017-05-21T17:35:00Z"/>
      <w:sdt>
        <w:sdtPr>
          <w:id w:val="290561133"/>
          <w:citation/>
        </w:sdtPr>
        <w:sdtContent>
          <w:customXmlInsRangeEnd w:id="912"/>
          <w:ins w:id="913" w:author="Bence" w:date="2017-05-21T17:35:00Z">
            <w:r w:rsidR="000F181B">
              <w:fldChar w:fldCharType="begin"/>
            </w:r>
            <w:r w:rsidR="000F181B">
              <w:instrText xml:space="preserve"> CITATION ESP17 \l 1038 </w:instrText>
            </w:r>
          </w:ins>
          <w:r w:rsidR="000F181B">
            <w:fldChar w:fldCharType="separate"/>
          </w:r>
          <w:ins w:id="914" w:author="Bence" w:date="2017-05-21T17:48:00Z">
            <w:r w:rsidR="001A7DB8">
              <w:rPr>
                <w:noProof/>
              </w:rPr>
              <w:t>[14]</w:t>
            </w:r>
          </w:ins>
          <w:ins w:id="915" w:author="Bence" w:date="2017-05-21T17:35:00Z">
            <w:r w:rsidR="000F181B">
              <w:fldChar w:fldCharType="end"/>
            </w:r>
          </w:ins>
          <w:customXmlInsRangeStart w:id="916" w:author="Bence" w:date="2017-05-21T17:35:00Z"/>
        </w:sdtContent>
      </w:sdt>
      <w:customXmlInsRangeEnd w:id="916"/>
      <w:r>
        <w:t xml:space="preserve"> nyelvet használó firmware használata indokolt lehet, ha az eszközt csak a </w:t>
      </w:r>
      <w:r w:rsidR="001B34E3">
        <w:t>wifi hálózathoz csatlakozáshoz</w:t>
      </w:r>
      <w:r w:rsidR="001B34E3" w:rsidDel="001B34E3">
        <w:t xml:space="preserve"> </w:t>
      </w:r>
      <w:r>
        <w:t xml:space="preserve">miatt használjuk, de </w:t>
      </w:r>
      <w:commentRangeStart w:id="917"/>
      <w:r>
        <w:t xml:space="preserve">komplexebb </w:t>
      </w:r>
      <w:commentRangeEnd w:id="917"/>
      <w:r w:rsidR="008F6C44">
        <w:rPr>
          <w:rStyle w:val="Jegyzethivatkozs"/>
        </w:rPr>
        <w:commentReference w:id="917"/>
      </w:r>
      <w:r>
        <w:t>alkalmazásokhoz (pl. szenzorhálózatban történő felhasználásnál) érdemes valami magasabb szintű nyelvet keresni a fejlesztéshez.</w:t>
      </w:r>
    </w:p>
    <w:p w14:paraId="246F27A7" w14:textId="77777777" w:rsidR="00D275F3" w:rsidRDefault="00D275F3" w:rsidP="00D275F3">
      <w:pPr>
        <w:pStyle w:val="Cmsor3"/>
      </w:pPr>
      <w:bookmarkStart w:id="918" w:name="_Toc483152338"/>
      <w:r>
        <w:t>NodeMCU</w:t>
      </w:r>
      <w:bookmarkEnd w:id="918"/>
    </w:p>
    <w:p w14:paraId="5750F76D" w14:textId="3FE1B9AB" w:rsidR="005E3854" w:rsidRDefault="00D275F3" w:rsidP="008B0577">
      <w:r>
        <w:t xml:space="preserve">A fejlesztés kezdetén használt </w:t>
      </w:r>
      <w:r w:rsidR="00370DF0">
        <w:t xml:space="preserve">firmware </w:t>
      </w:r>
      <w:r w:rsidR="008F6C44">
        <w:rPr>
          <w:rStyle w:val="Jegyzethivatkozs"/>
        </w:rPr>
        <w:commentReference w:id="919"/>
      </w:r>
      <w:r>
        <w:t xml:space="preserve">a </w:t>
      </w:r>
      <w:r w:rsidR="005E3854">
        <w:t xml:space="preserve">NodeMCU </w:t>
      </w:r>
      <w:customXmlInsRangeStart w:id="920" w:author="Bence" w:date="2017-05-21T17:35:00Z"/>
      <w:sdt>
        <w:sdtPr>
          <w:id w:val="-426111172"/>
          <w:citation/>
        </w:sdtPr>
        <w:sdtContent>
          <w:customXmlInsRangeEnd w:id="920"/>
          <w:ins w:id="921" w:author="Bence" w:date="2017-05-21T17:35:00Z">
            <w:r w:rsidR="000F181B">
              <w:fldChar w:fldCharType="begin"/>
            </w:r>
            <w:r w:rsidR="000F181B">
              <w:instrText xml:space="preserve"> CITATION Nod17 \l 1038 </w:instrText>
            </w:r>
          </w:ins>
          <w:r w:rsidR="000F181B">
            <w:fldChar w:fldCharType="separate"/>
          </w:r>
          <w:ins w:id="922" w:author="Bence" w:date="2017-05-21T17:48:00Z">
            <w:r w:rsidR="001A7DB8">
              <w:rPr>
                <w:noProof/>
              </w:rPr>
              <w:t>[15]</w:t>
            </w:r>
          </w:ins>
          <w:ins w:id="923" w:author="Bence" w:date="2017-05-21T17:35:00Z">
            <w:r w:rsidR="000F181B">
              <w:fldChar w:fldCharType="end"/>
            </w:r>
          </w:ins>
          <w:customXmlInsRangeStart w:id="924" w:author="Bence" w:date="2017-05-21T17:35:00Z"/>
        </w:sdtContent>
      </w:sdt>
      <w:customXmlInsRangeEnd w:id="924"/>
      <w:r w:rsidR="005E3854">
        <w:t xml:space="preserve">nevet </w:t>
      </w:r>
      <w:r w:rsidR="008B0577">
        <w:t>viseli, mely egy C nyelven írt L</w:t>
      </w:r>
      <w:r w:rsidR="005E3854">
        <w:t xml:space="preserve">ua interpreter. </w:t>
      </w:r>
      <w:r w:rsidR="00897081">
        <w:t>A választás mellett elsődlegesen az szólt,</w:t>
      </w:r>
      <w:r w:rsidR="005E3854">
        <w:t xml:space="preserve"> hogy a</w:t>
      </w:r>
      <w:r w:rsidR="00F66E0E">
        <w:t xml:space="preserve">z ESP-t használó közösség </w:t>
      </w:r>
      <w:r w:rsidR="005E3854">
        <w:t>körében a korai szakaszban az egyik legnépszerűbb platform volt az ESP8266-on belül, így biztosítva a jól dokumentáltságot, a sok példakódot, valamint azt is, hogy a firmware</w:t>
      </w:r>
      <w:r w:rsidR="00CF67ED">
        <w:t>-</w:t>
      </w:r>
      <w:r w:rsidR="005E3854">
        <w:t>t a fejlesztők folyamatosan fejlesztik és karban</w:t>
      </w:r>
      <w:r w:rsidR="00176479">
        <w:t xml:space="preserve"> is </w:t>
      </w:r>
      <w:r w:rsidR="005E3854">
        <w:t xml:space="preserve">tartják. A NodeMCU kezdeti lendülete mára kissé erejét vesztette, de továbbra is a </w:t>
      </w:r>
      <w:r w:rsidR="00176479">
        <w:t xml:space="preserve">nagyobb </w:t>
      </w:r>
      <w:r w:rsidR="005E3854">
        <w:t>támogatottságú környezetek közé tartozik.</w:t>
      </w:r>
      <w:r w:rsidR="008B0577">
        <w:t xml:space="preserve"> Egyszerűbb üzleti logikájú működés megvalósítására minden további nélkül ajánlott a használata. A rendszer fejlesztése során azonban nálam stabilitási gondok léptek fel: a NodeMCU-nál sokszor okozott gondot a memóriakorlátok betartása, egy egyszerű webes </w:t>
      </w:r>
      <w:r w:rsidR="008B0577">
        <w:lastRenderedPageBreak/>
        <w:t xml:space="preserve">felület létrehozása is már komoly megszorításokat igényelt, ezek sokszor valószínűleg a firmware apróbb </w:t>
      </w:r>
      <w:r w:rsidR="00370DF0">
        <w:t>hibáiból eredő pazarló memóriahasználatra voltak visszavezethetőek</w:t>
      </w:r>
      <w:r w:rsidR="008B0577">
        <w:t>.</w:t>
      </w:r>
    </w:p>
    <w:p w14:paraId="5830EE8E" w14:textId="77777777" w:rsidR="00D275F3" w:rsidRDefault="00D275F3" w:rsidP="00D275F3">
      <w:pPr>
        <w:pStyle w:val="Cmsor3"/>
      </w:pPr>
      <w:bookmarkStart w:id="925" w:name="_Toc483152339"/>
      <w:r>
        <w:t>ESP SDK</w:t>
      </w:r>
      <w:bookmarkEnd w:id="925"/>
    </w:p>
    <w:p w14:paraId="683CB53F" w14:textId="7FE4F530" w:rsidR="005E3854" w:rsidRDefault="005E3854" w:rsidP="005E3854">
      <w:r>
        <w:t xml:space="preserve">A szakdolgozat készítésének kezdetén a </w:t>
      </w:r>
      <w:r w:rsidR="00370DF0">
        <w:t xml:space="preserve">firmware </w:t>
      </w:r>
      <w:r w:rsidR="009118F4">
        <w:rPr>
          <w:rStyle w:val="Jegyzethivatkozs"/>
        </w:rPr>
        <w:commentReference w:id="926"/>
      </w:r>
      <w:r>
        <w:t xml:space="preserve">váltás mellett </w:t>
      </w:r>
      <w:commentRangeStart w:id="927"/>
      <w:r>
        <w:t>döntöttem</w:t>
      </w:r>
      <w:commentRangeEnd w:id="927"/>
      <w:r w:rsidR="009118F4">
        <w:rPr>
          <w:rStyle w:val="Jegyzethivatkozs"/>
        </w:rPr>
        <w:commentReference w:id="927"/>
      </w:r>
      <w:r>
        <w:t xml:space="preserve">, </w:t>
      </w:r>
      <w:r w:rsidR="00586C59">
        <w:t xml:space="preserve">az egyik kipróbált új rendszer </w:t>
      </w:r>
      <w:r>
        <w:t>az ESP8266-ot gyártó Espressif által fejlesztett, így lényegében hivatalosnak tekinthető SDK</w:t>
      </w:r>
      <w:ins w:id="928" w:author="Bence" w:date="2017-05-21T17:37:00Z">
        <w:r w:rsidR="000F181B">
          <w:t xml:space="preserve"> </w:t>
        </w:r>
      </w:ins>
      <w:customXmlInsRangeStart w:id="929" w:author="Bence" w:date="2017-05-21T17:37:00Z"/>
      <w:sdt>
        <w:sdtPr>
          <w:id w:val="-1253350502"/>
          <w:citation/>
        </w:sdtPr>
        <w:sdtContent>
          <w:customXmlInsRangeEnd w:id="929"/>
          <w:ins w:id="930" w:author="Bence" w:date="2017-05-21T17:37:00Z">
            <w:r w:rsidR="000F181B">
              <w:fldChar w:fldCharType="begin"/>
            </w:r>
            <w:r w:rsidR="000F181B">
              <w:instrText xml:space="preserve"> CITATION SDK17 \l 1038 </w:instrText>
            </w:r>
          </w:ins>
          <w:r w:rsidR="000F181B">
            <w:fldChar w:fldCharType="separate"/>
          </w:r>
          <w:ins w:id="931" w:author="Bence" w:date="2017-05-21T17:48:00Z">
            <w:r w:rsidR="001A7DB8">
              <w:rPr>
                <w:noProof/>
              </w:rPr>
              <w:t>[16]</w:t>
            </w:r>
          </w:ins>
          <w:ins w:id="932" w:author="Bence" w:date="2017-05-21T17:37:00Z">
            <w:r w:rsidR="000F181B">
              <w:fldChar w:fldCharType="end"/>
            </w:r>
          </w:ins>
          <w:customXmlInsRangeStart w:id="933" w:author="Bence" w:date="2017-05-21T17:37:00Z"/>
        </w:sdtContent>
      </w:sdt>
      <w:customXmlInsRangeEnd w:id="933"/>
      <w:r>
        <w:t xml:space="preserve"> lett. Ennek két alapvető változata az OS nélküli, és az RTOS</w:t>
      </w:r>
      <w:r w:rsidR="00F66E0E">
        <w:rPr>
          <w:rStyle w:val="Lbjegyzet-hivatkozs"/>
        </w:rPr>
        <w:footnoteReference w:id="16"/>
      </w:r>
      <w:r w:rsidR="007F75E8">
        <w:t xml:space="preserve"> </w:t>
      </w:r>
      <w:r>
        <w:t xml:space="preserve">alapú megvalósítás, </w:t>
      </w:r>
      <w:r w:rsidR="008B0577">
        <w:t xml:space="preserve">a fő különbség, hogy míg előbbiben az eseménykezelés elsősorban timer és call-back hívások segítségével valósul meg, utóbbi a </w:t>
      </w:r>
      <w:r w:rsidR="00A93A7B">
        <w:t>FreeRTOS</w:t>
      </w:r>
      <w:r w:rsidR="002A1EE8">
        <w:rPr>
          <w:rStyle w:val="Lbjegyzet-hivatkozs"/>
        </w:rPr>
        <w:footnoteReference w:id="17"/>
      </w:r>
      <w:r w:rsidR="002A1EE8">
        <w:t xml:space="preserve"> </w:t>
      </w:r>
      <w:r w:rsidR="00A93A7B">
        <w:t>ütemezőjére</w:t>
      </w:r>
      <w:r w:rsidR="008B0577">
        <w:t xml:space="preserve"> épít. </w:t>
      </w:r>
      <w:r w:rsidR="00897081">
        <w:t>Én a feladat jellegéhez való jobb illeszkedés miatt a NO</w:t>
      </w:r>
      <w:r w:rsidR="007F75E8">
        <w:t>N</w:t>
      </w:r>
      <w:r w:rsidR="00897081">
        <w:t>OS verziót használtam</w:t>
      </w:r>
      <w:r>
        <w:t xml:space="preserve">. </w:t>
      </w:r>
      <w:r w:rsidR="00586C59">
        <w:t xml:space="preserve">A </w:t>
      </w:r>
      <w:commentRangeStart w:id="934"/>
      <w:r w:rsidR="00586C59">
        <w:t xml:space="preserve">platform </w:t>
      </w:r>
      <w:commentRangeEnd w:id="934"/>
      <w:r w:rsidR="00A93A7B">
        <w:rPr>
          <w:rStyle w:val="Jegyzethivatkozs"/>
        </w:rPr>
        <w:commentReference w:id="934"/>
      </w:r>
      <w:r w:rsidR="00586C59">
        <w:t xml:space="preserve">mellett egyértelmű előny volt a </w:t>
      </w:r>
      <w:commentRangeStart w:id="935"/>
      <w:r w:rsidR="00586C59">
        <w:t>C nyelv</w:t>
      </w:r>
      <w:commentRangeEnd w:id="935"/>
      <w:r w:rsidR="00A93A7B">
        <w:rPr>
          <w:rStyle w:val="Jegyzethivatkozs"/>
        </w:rPr>
        <w:commentReference w:id="935"/>
      </w:r>
      <w:r w:rsidR="00897081">
        <w:t>,</w:t>
      </w:r>
      <w:r>
        <w:t xml:space="preserve"> magamhoz közelebbinek éreztem</w:t>
      </w:r>
      <w:r w:rsidR="00897081">
        <w:t xml:space="preserve"> és</w:t>
      </w:r>
      <w:r>
        <w:t xml:space="preserve"> </w:t>
      </w:r>
      <w:r w:rsidR="007F75E8">
        <w:t xml:space="preserve">felhasználható függvénykönyvtárak széles választékának köszönhetően </w:t>
      </w:r>
      <w:r>
        <w:t xml:space="preserve">több funkciót is </w:t>
      </w:r>
      <w:r w:rsidR="0035662A">
        <w:t xml:space="preserve">jelentősen </w:t>
      </w:r>
      <w:r>
        <w:t xml:space="preserve">kisebb munkával sikerült újraimplementálnom. </w:t>
      </w:r>
      <w:r w:rsidR="007F75E8">
        <w:t>Sajnos a működés implementálása során többször rá kellett jönnöm, hogy a kiadott SDK bár folyamatos fejlesztés alatt van, sajnos még mindig sok hibát tartalmaz, ami nehézkessé tette az eszközben rejlő lehetőségek kiaknázását. Például bár hivatalosan az API tartalmazta az SSDP</w:t>
      </w:r>
      <w:r w:rsidR="00EC55B3">
        <w:rPr>
          <w:rStyle w:val="Lbjegyzet-hivatkozs"/>
        </w:rPr>
        <w:footnoteReference w:id="18"/>
      </w:r>
      <w:r w:rsidR="007F75E8">
        <w:t xml:space="preserve"> implementációját, a valóságban ezt nem sikerült életre keltenem, az interneten az SDK fórumjait böngészve pedig azt tapasztaltam, hogy ez egy javításra váró hiba. </w:t>
      </w:r>
    </w:p>
    <w:p w14:paraId="7C020ECB" w14:textId="77777777" w:rsidR="00D275F3" w:rsidRDefault="00D275F3" w:rsidP="00D275F3">
      <w:pPr>
        <w:pStyle w:val="Cmsor3"/>
      </w:pPr>
      <w:bookmarkStart w:id="936" w:name="_Toc483152340"/>
      <w:r>
        <w:t>Arduino</w:t>
      </w:r>
      <w:bookmarkEnd w:id="936"/>
    </w:p>
    <w:p w14:paraId="75FE8AF0" w14:textId="22D6D644" w:rsidR="009F0D17" w:rsidRDefault="005E3854" w:rsidP="005E3854">
      <w:r w:rsidRPr="008A62F3">
        <w:t xml:space="preserve">Az </w:t>
      </w:r>
      <w:r w:rsidRPr="008A62F3">
        <w:rPr>
          <w:bCs/>
        </w:rPr>
        <w:t>Arduino</w:t>
      </w:r>
      <w:ins w:id="937" w:author="Bence" w:date="2017-05-21T17:38:00Z">
        <w:r w:rsidR="000F181B">
          <w:rPr>
            <w:bCs/>
          </w:rPr>
          <w:t xml:space="preserve"> </w:t>
        </w:r>
      </w:ins>
      <w:customXmlInsRangeStart w:id="938" w:author="Bence" w:date="2017-05-21T17:38:00Z"/>
      <w:sdt>
        <w:sdtPr>
          <w:rPr>
            <w:bCs/>
          </w:rPr>
          <w:id w:val="193738296"/>
          <w:citation/>
        </w:sdtPr>
        <w:sdtContent>
          <w:customXmlInsRangeEnd w:id="938"/>
          <w:ins w:id="939" w:author="Bence" w:date="2017-05-21T17:38:00Z">
            <w:r w:rsidR="000F181B">
              <w:rPr>
                <w:bCs/>
              </w:rPr>
              <w:fldChar w:fldCharType="begin"/>
            </w:r>
            <w:r w:rsidR="000F181B">
              <w:rPr>
                <w:bCs/>
              </w:rPr>
              <w:instrText xml:space="preserve"> CITATION Ard17 \l 1038 </w:instrText>
            </w:r>
          </w:ins>
          <w:r w:rsidR="000F181B">
            <w:rPr>
              <w:bCs/>
            </w:rPr>
            <w:fldChar w:fldCharType="separate"/>
          </w:r>
          <w:ins w:id="940" w:author="Bence" w:date="2017-05-21T17:48:00Z">
            <w:r w:rsidR="001A7DB8">
              <w:rPr>
                <w:noProof/>
              </w:rPr>
              <w:t>[17]</w:t>
            </w:r>
          </w:ins>
          <w:ins w:id="941" w:author="Bence" w:date="2017-05-21T17:38:00Z">
            <w:r w:rsidR="000F181B">
              <w:rPr>
                <w:bCs/>
              </w:rPr>
              <w:fldChar w:fldCharType="end"/>
            </w:r>
          </w:ins>
          <w:customXmlInsRangeStart w:id="942" w:author="Bence" w:date="2017-05-21T17:38:00Z"/>
        </w:sdtContent>
      </w:sdt>
      <w:customXmlInsRangeEnd w:id="942"/>
      <w:r w:rsidRPr="008A62F3">
        <w:t xml:space="preserve"> egy az Atmel AVR mikrovezérlő családra épülő,</w:t>
      </w:r>
      <w:r w:rsidR="009F0D17">
        <w:t xml:space="preserve"> szintén C nyelvű</w:t>
      </w:r>
      <w:r w:rsidRPr="008A62F3">
        <w:t xml:space="preserve"> szabad szoftveres elektronikai fejlesztőplatform</w:t>
      </w:r>
      <w:r w:rsidR="009F0D17">
        <w:t>, mely alapvetően a gy</w:t>
      </w:r>
      <w:r w:rsidR="001C6D0E">
        <w:t xml:space="preserve">ártó saját eszközeihez készült és </w:t>
      </w:r>
      <w:r w:rsidR="0013421E">
        <w:t>„easy to use” szemlélete</w:t>
      </w:r>
      <w:r w:rsidR="009F0D17">
        <w:t xml:space="preserve"> révén hamar elterjedt</w:t>
      </w:r>
      <w:r w:rsidR="00152414">
        <w:t xml:space="preserve"> főleg a hobbi felhasználók körében</w:t>
      </w:r>
      <w:r w:rsidR="009F0D17">
        <w:t xml:space="preserve">. Ez a folyamat azzal járt, hogy hamarosan más több más eszközre is megjelent a platform implementációja, a kereskedelmi forgalomban való megjelenését követően erre az ESP8266 </w:t>
      </w:r>
      <w:customXmlInsRangeStart w:id="943" w:author="Bence" w:date="2017-05-21T17:39:00Z"/>
      <w:sdt>
        <w:sdtPr>
          <w:id w:val="-1633542539"/>
          <w:citation/>
        </w:sdtPr>
        <w:sdtContent>
          <w:customXmlInsRangeEnd w:id="943"/>
          <w:ins w:id="944" w:author="Bence" w:date="2017-05-21T17:39:00Z">
            <w:r w:rsidR="000F181B">
              <w:fldChar w:fldCharType="begin"/>
            </w:r>
            <w:r w:rsidR="000F181B">
              <w:instrText xml:space="preserve"> CITATION ESP171 \l 1038 </w:instrText>
            </w:r>
          </w:ins>
          <w:r w:rsidR="000F181B">
            <w:fldChar w:fldCharType="separate"/>
          </w:r>
          <w:ins w:id="945" w:author="Bence" w:date="2017-05-21T17:48:00Z">
            <w:r w:rsidR="001A7DB8">
              <w:rPr>
                <w:noProof/>
              </w:rPr>
              <w:t>[18]</w:t>
            </w:r>
          </w:ins>
          <w:ins w:id="946" w:author="Bence" w:date="2017-05-21T17:39:00Z">
            <w:r w:rsidR="000F181B">
              <w:fldChar w:fldCharType="end"/>
            </w:r>
          </w:ins>
          <w:customXmlInsRangeStart w:id="947" w:author="Bence" w:date="2017-05-21T17:39:00Z"/>
        </w:sdtContent>
      </w:sdt>
      <w:customXmlInsRangeEnd w:id="947"/>
      <w:r w:rsidR="009F0D17">
        <w:t>esetében sem kellett sokat várni.</w:t>
      </w:r>
      <w:r w:rsidR="00554C83">
        <w:t xml:space="preserve"> </w:t>
      </w:r>
      <w:r w:rsidR="002A1EE8">
        <w:t>Előnyei</w:t>
      </w:r>
      <w:r w:rsidR="00554C83">
        <w:t xml:space="preserve"> közé sorolható az egyszerű </w:t>
      </w:r>
      <w:r w:rsidR="00F07CD7">
        <w:t>használhatósága</w:t>
      </w:r>
      <w:r w:rsidR="00554C83">
        <w:t xml:space="preserve">, széles körű elterjedtsége, a funkciók </w:t>
      </w:r>
      <w:r w:rsidR="00F07CD7">
        <w:t xml:space="preserve">jól dokumentáltsága, rengeteg online példakód. </w:t>
      </w:r>
      <w:r w:rsidR="002A1EE8">
        <w:t>Ezen felül az ESP SDK-val tapasztaltakkal szemben az Arduino esetében azt tapasztaltam, hogy a leírt funkciók valóban működnek is, használat közben sokkal megbízhatóbbnak éreztem</w:t>
      </w:r>
      <w:r w:rsidR="00F07CD7">
        <w:t>,</w:t>
      </w:r>
      <w:r w:rsidR="002A1EE8">
        <w:t xml:space="preserve"> így</w:t>
      </w:r>
      <w:r w:rsidR="00F07CD7">
        <w:t xml:space="preserve"> az ESP modulokon végzett fejlesztést teljes egészében erre a platformra építettem fel.</w:t>
      </w:r>
    </w:p>
    <w:p w14:paraId="41250981" w14:textId="77777777" w:rsidR="009F0D17" w:rsidRDefault="0013421E" w:rsidP="0013421E">
      <w:pPr>
        <w:pStyle w:val="Cmsor3"/>
      </w:pPr>
      <w:bookmarkStart w:id="948" w:name="_Toc483152341"/>
      <w:r>
        <w:lastRenderedPageBreak/>
        <w:t xml:space="preserve">Egyéb </w:t>
      </w:r>
      <w:r w:rsidR="008D3CFF">
        <w:t>fejlesztőrendszerek</w:t>
      </w:r>
      <w:bookmarkEnd w:id="948"/>
    </w:p>
    <w:p w14:paraId="44EA7E7E" w14:textId="6E09F239" w:rsidR="005E3854" w:rsidDel="009B1AA4" w:rsidRDefault="009F0D17" w:rsidP="005E3854">
      <w:pPr>
        <w:rPr>
          <w:del w:id="949" w:author="Bence" w:date="2017-05-21T14:20:00Z"/>
        </w:rPr>
      </w:pPr>
      <w:r>
        <w:t>F</w:t>
      </w:r>
      <w:r w:rsidR="005E3854">
        <w:t xml:space="preserve">entieken felül természetesen léteznek más alternatívák is, például a </w:t>
      </w:r>
      <w:r w:rsidR="00ED222E">
        <w:t>P</w:t>
      </w:r>
      <w:r w:rsidR="005E3854">
        <w:t>ython fejlesztési felületet nyújtó MicroPython</w:t>
      </w:r>
      <w:ins w:id="950" w:author="Bence" w:date="2017-05-21T17:40:00Z">
        <w:r w:rsidR="000F181B">
          <w:t xml:space="preserve"> </w:t>
        </w:r>
      </w:ins>
      <w:customXmlInsRangeStart w:id="951" w:author="Bence" w:date="2017-05-21T17:40:00Z"/>
      <w:sdt>
        <w:sdtPr>
          <w:id w:val="161125262"/>
          <w:citation/>
        </w:sdtPr>
        <w:sdtContent>
          <w:customXmlInsRangeEnd w:id="951"/>
          <w:ins w:id="952" w:author="Bence" w:date="2017-05-21T17:40:00Z">
            <w:r w:rsidR="000F181B">
              <w:fldChar w:fldCharType="begin"/>
            </w:r>
            <w:r w:rsidR="000F181B">
              <w:instrText xml:space="preserve"> CITATION Mic17 \l 1038 </w:instrText>
            </w:r>
          </w:ins>
          <w:r w:rsidR="000F181B">
            <w:fldChar w:fldCharType="separate"/>
          </w:r>
          <w:ins w:id="953" w:author="Bence" w:date="2017-05-21T17:48:00Z">
            <w:r w:rsidR="001A7DB8">
              <w:rPr>
                <w:noProof/>
              </w:rPr>
              <w:t>[19]</w:t>
            </w:r>
          </w:ins>
          <w:ins w:id="954" w:author="Bence" w:date="2017-05-21T17:40:00Z">
            <w:r w:rsidR="000F181B">
              <w:fldChar w:fldCharType="end"/>
            </w:r>
          </w:ins>
          <w:customXmlInsRangeStart w:id="955" w:author="Bence" w:date="2017-05-21T17:40:00Z"/>
        </w:sdtContent>
      </w:sdt>
      <w:customXmlInsRangeEnd w:id="955"/>
      <w:r w:rsidR="005E3854">
        <w:t xml:space="preserve"> keretrendszernek is van implementációja ESP8266-ra, de ezekkel nem foglalkoztam részletesebben</w:t>
      </w:r>
      <w:r w:rsidR="00F07CD7">
        <w:t xml:space="preserve"> a dolgozat elkészítése során</w:t>
      </w:r>
      <w:r w:rsidR="005E3854">
        <w:t xml:space="preserve">. </w:t>
      </w:r>
    </w:p>
    <w:p w14:paraId="73037F70" w14:textId="77777777" w:rsidR="005E3854" w:rsidRDefault="005E3854" w:rsidP="000B05CD"/>
    <w:p w14:paraId="683CD975" w14:textId="14F180B7" w:rsidR="00F6036B" w:rsidRDefault="005E3854" w:rsidP="00F6036B">
      <w:pPr>
        <w:pStyle w:val="Cmsor1"/>
      </w:pPr>
      <w:bookmarkStart w:id="956" w:name="_Toc483152342"/>
      <w:r>
        <w:lastRenderedPageBreak/>
        <w:t>Tervezés</w:t>
      </w:r>
      <w:r w:rsidR="00142C0A">
        <w:t xml:space="preserve"> és megvalósítás</w:t>
      </w:r>
      <w:bookmarkEnd w:id="956"/>
    </w:p>
    <w:p w14:paraId="0D2ED858" w14:textId="0562BD1E" w:rsidR="0083127F" w:rsidRPr="00F63AE9" w:rsidRDefault="0083127F" w:rsidP="00F63AE9">
      <w:r>
        <w:t xml:space="preserve">Az előző fejezetben </w:t>
      </w:r>
      <w:r w:rsidR="00080A5C">
        <w:t>az üzleti és nyílt forráskódú megoldások megismerése során egyaránt azt láttam, hogy az újabb rendszerek már szinte kivétel nélkül előnyben részesítik a vezeték nélküli megoldásokat, hiszen ez biztosítja a könnyebb beépíthetőséget (már meglévő lakásba is)</w:t>
      </w:r>
      <w:r w:rsidR="003615E2">
        <w:t>, valamint</w:t>
      </w:r>
      <w:r w:rsidR="00080A5C">
        <w:t xml:space="preserve"> a rendszer elemeinek </w:t>
      </w:r>
      <w:r w:rsidR="003615E2">
        <w:t xml:space="preserve">cserélhetőségét és bővíthetőségét is. Kritikus tényező azonban a rendszerek ára, mely sok potenciális felhasználó számára jelenleg elérhetetlenné teszi az okosotthon rendszerek használatát. A tanulságok figyelembevételével ez a fejezet a korábban ismertetett technológiákra alapozva egy teljes okosotthon rendszer tervezési </w:t>
      </w:r>
      <w:r w:rsidR="00142C0A">
        <w:t xml:space="preserve">és elkészítési </w:t>
      </w:r>
      <w:r w:rsidR="003615E2">
        <w:t>folyamatát mutatja meg</w:t>
      </w:r>
      <w:r w:rsidR="00142C0A">
        <w:t>.</w:t>
      </w:r>
    </w:p>
    <w:p w14:paraId="016F3B65" w14:textId="77777777" w:rsidR="009A68FF" w:rsidRDefault="009A68FF" w:rsidP="009A68FF">
      <w:pPr>
        <w:pStyle w:val="Cmsor2"/>
        <w:rPr>
          <w:lang w:eastAsia="en-US"/>
        </w:rPr>
      </w:pPr>
      <w:bookmarkStart w:id="957" w:name="_Toc483152343"/>
      <w:r>
        <w:rPr>
          <w:lang w:eastAsia="en-US"/>
        </w:rPr>
        <w:t>A feladat célja</w:t>
      </w:r>
      <w:bookmarkEnd w:id="957"/>
    </w:p>
    <w:p w14:paraId="234635A9" w14:textId="59EF6C5D" w:rsidR="009A68FF" w:rsidRDefault="009A68FF" w:rsidP="009A68FF">
      <w:pPr>
        <w:rPr>
          <w:lang w:eastAsia="en-US"/>
        </w:rPr>
      </w:pPr>
      <w:r>
        <w:rPr>
          <w:lang w:eastAsia="en-US"/>
        </w:rPr>
        <w:t xml:space="preserve">A feladatban egy otthonautomatizálási projekt részeként </w:t>
      </w:r>
      <w:commentRangeStart w:id="958"/>
      <w:r>
        <w:rPr>
          <w:lang w:eastAsia="en-US"/>
        </w:rPr>
        <w:t xml:space="preserve">szeretnék </w:t>
      </w:r>
      <w:commentRangeEnd w:id="958"/>
      <w:r w:rsidR="008802D8">
        <w:rPr>
          <w:rStyle w:val="Jegyzethivatkozs"/>
        </w:rPr>
        <w:commentReference w:id="958"/>
      </w:r>
      <w:r>
        <w:rPr>
          <w:lang w:eastAsia="en-US"/>
        </w:rPr>
        <w:t xml:space="preserve">a kommunikáció támogatására létrehozni egy hálózatot, melynek csomópontjaiban az internetre kapcsolódni képes eszközök egy központi szerverrel kommunikálnának. </w:t>
      </w:r>
    </w:p>
    <w:p w14:paraId="57854F10" w14:textId="4B4BC570" w:rsidR="009A68FF" w:rsidRDefault="00471BD0" w:rsidP="009A68FF">
      <w:pPr>
        <w:rPr>
          <w:lang w:eastAsia="en-US"/>
        </w:rPr>
      </w:pPr>
      <w:r>
        <w:rPr>
          <w:lang w:eastAsia="en-US"/>
        </w:rPr>
        <w:t>Az eszközök</w:t>
      </w:r>
      <w:r w:rsidR="009A68FF">
        <w:rPr>
          <w:lang w:eastAsia="en-US"/>
        </w:rPr>
        <w:t xml:space="preserve"> két funkciót valósítanak meg</w:t>
      </w:r>
      <w:del w:id="959" w:author="Bence" w:date="2017-05-21T17:41:00Z">
        <w:r w:rsidR="009A68FF" w:rsidDel="009315A8">
          <w:rPr>
            <w:lang w:eastAsia="en-US"/>
          </w:rPr>
          <w:delText xml:space="preserve">.  Egyrészt képesnek kell </w:delText>
        </w:r>
        <w:r w:rsidR="00370DF0" w:rsidDel="009315A8">
          <w:rPr>
            <w:lang w:eastAsia="en-US"/>
          </w:rPr>
          <w:delText xml:space="preserve">lennie </w:delText>
        </w:r>
        <w:r w:rsidR="009A68FF" w:rsidDel="009315A8">
          <w:rPr>
            <w:lang w:eastAsia="en-US"/>
          </w:rPr>
          <w:delText>arra</w:delText>
        </w:r>
      </w:del>
      <w:ins w:id="960" w:author="Bence" w:date="2017-05-21T17:41:00Z">
        <w:r w:rsidR="009315A8">
          <w:rPr>
            <w:lang w:eastAsia="en-US"/>
          </w:rPr>
          <w:t>. Meg kell oldani</w:t>
        </w:r>
      </w:ins>
      <w:r w:rsidR="009A68FF">
        <w:rPr>
          <w:lang w:eastAsia="en-US"/>
        </w:rPr>
        <w:t>,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303706C5" w14:textId="549268E2" w:rsidR="009A68FF" w:rsidRDefault="009A68FF" w:rsidP="009A68FF">
      <w:pPr>
        <w:tabs>
          <w:tab w:val="left" w:pos="3140"/>
        </w:tabs>
        <w:rPr>
          <w:lang w:eastAsia="en-US"/>
        </w:rPr>
      </w:pPr>
      <w:r>
        <w:rPr>
          <w:lang w:eastAsia="en-US"/>
        </w:rPr>
        <w:t xml:space="preserve">Ugyancsak megvalósítandó feladat a </w:t>
      </w:r>
      <w:commentRangeStart w:id="961"/>
      <w:r>
        <w:rPr>
          <w:lang w:eastAsia="en-US"/>
        </w:rPr>
        <w:t xml:space="preserve">központi szerver </w:t>
      </w:r>
      <w:commentRangeEnd w:id="961"/>
      <w:r w:rsidR="008802D8">
        <w:rPr>
          <w:rStyle w:val="Jegyzethivatkozs"/>
        </w:rPr>
        <w:commentReference w:id="961"/>
      </w:r>
      <w:r>
        <w:rPr>
          <w:lang w:eastAsia="en-US"/>
        </w:rPr>
        <w:t xml:space="preserve">implementációja. Ennek több, a feladat szempontjából lényeges funkciója is van. Egyrészt képesnek kell lennie a szenzorok számára </w:t>
      </w:r>
      <w:r w:rsidR="00BE74A4">
        <w:rPr>
          <w:lang w:eastAsia="en-US"/>
        </w:rPr>
        <w:t>lehetőséget biztosítani a méréseik feltöltésére.</w:t>
      </w:r>
      <w:r>
        <w:rPr>
          <w:lang w:eastAsia="en-US"/>
        </w:rPr>
        <w:t xml:space="preserve"> Ezeket természetesen a rendszer más nélkülözhetetlen adataival együtt tárolni is szeretnénk, így szükséges, hogy valamilyen adatbázisunk is legyen. A központi szerver</w:t>
      </w:r>
      <w:r w:rsidR="00BE74A4">
        <w:rPr>
          <w:lang w:eastAsia="en-US"/>
        </w:rPr>
        <w:t>en szükséges egy webes felület kialakítása, ahol a felhasználók elvégezhetik a rendszer konfigurálását</w:t>
      </w:r>
      <w:r>
        <w:rPr>
          <w:lang w:eastAsia="en-US"/>
        </w:rPr>
        <w:t>.</w:t>
      </w:r>
      <w:r w:rsidR="00370DF0">
        <w:rPr>
          <w:lang w:eastAsia="en-US"/>
        </w:rPr>
        <w:t xml:space="preserve"> Természetesen egy weboldal tetszőleges számú otthont kiszolgálhat, a felhasználói jogosultságkezelésnek köszönhetőe</w:t>
      </w:r>
      <w:r w:rsidR="005D67D0">
        <w:rPr>
          <w:lang w:eastAsia="en-US"/>
        </w:rPr>
        <w:t>n az egyes rendszerek kezelőfelülete el van választva egymástól, a felhasználók csak a saját rendszereikhez kapnak hozzáférést.</w:t>
      </w:r>
    </w:p>
    <w:p w14:paraId="5937A584" w14:textId="40C91156" w:rsidR="00AB38A4" w:rsidRDefault="00AB38A4" w:rsidP="009A68FF">
      <w:pPr>
        <w:tabs>
          <w:tab w:val="left" w:pos="3140"/>
        </w:tabs>
        <w:rPr>
          <w:lang w:eastAsia="en-US"/>
        </w:rPr>
      </w:pPr>
      <w:r>
        <w:rPr>
          <w:lang w:eastAsia="en-US"/>
        </w:rPr>
        <w:t>Már a tervezési szakaszban érdemes foglalkozni az esetlegesen felmerülő problémákkal, amelyek a rend</w:t>
      </w:r>
      <w:r w:rsidR="002834F6">
        <w:rPr>
          <w:lang w:eastAsia="en-US"/>
        </w:rPr>
        <w:t>szer működését befolyásolják. Az int</w:t>
      </w:r>
      <w:r>
        <w:rPr>
          <w:lang w:eastAsia="en-US"/>
        </w:rPr>
        <w:t>e</w:t>
      </w:r>
      <w:r w:rsidR="002834F6">
        <w:rPr>
          <w:lang w:eastAsia="en-US"/>
        </w:rPr>
        <w:t>rneten keresztül adatokat továbbító e</w:t>
      </w:r>
      <w:r w:rsidR="00A90B15">
        <w:rPr>
          <w:lang w:eastAsia="en-US"/>
        </w:rPr>
        <w:t>szközök</w:t>
      </w:r>
      <w:r>
        <w:rPr>
          <w:lang w:eastAsia="en-US"/>
        </w:rPr>
        <w:t xml:space="preserve"> esetében például fontos kérdés az, hogy mi történik akkor, ha </w:t>
      </w:r>
      <w:r w:rsidR="002834F6">
        <w:rPr>
          <w:lang w:eastAsia="en-US"/>
        </w:rPr>
        <w:t xml:space="preserve">az internetkapcsolatunk valamilyen oknál fogva rövidebb, vagy akár hosszabb időre megszakad. Egy egyszerű architektúrában, ahol a szenzorok és beavatkozók a központi szerverrel kapcsolatot tartva csak </w:t>
      </w:r>
      <w:r w:rsidR="002834F6">
        <w:rPr>
          <w:lang w:eastAsia="en-US"/>
        </w:rPr>
        <w:lastRenderedPageBreak/>
        <w:t>üzeneteket küldenek és fogadnak, ez a probléma megszűnéséig a rendszer teljes időleges működésképtelenségét okozná, hiszen egyrészt a szenzoradatok nem érkeznek meg a szerverhez, másrészt a beavatkozónak küldött utasítások sem érnének célba. A probléma áthidalására érdemes olyan megoldást találni, ahol az internetkapcsolat megszakadása esetén is képesek a lakáson belüli eszközök működni, legfeljebb időlegesen a szerverről történő konfigurálási lehetőségeinket veszítjük el.</w:t>
      </w:r>
      <w:r w:rsidR="00BE74A4">
        <w:rPr>
          <w:lang w:eastAsia="en-US"/>
        </w:rPr>
        <w:t xml:space="preserve"> </w:t>
      </w:r>
    </w:p>
    <w:p w14:paraId="02F90CCF" w14:textId="3BDA099A" w:rsidR="00471BD0" w:rsidRDefault="00471BD0" w:rsidP="005B45E2">
      <w:pPr>
        <w:pStyle w:val="Cmsor2"/>
        <w:rPr>
          <w:lang w:eastAsia="en-US"/>
        </w:rPr>
      </w:pPr>
      <w:bookmarkStart w:id="962" w:name="_Toc483152344"/>
      <w:r>
        <w:rPr>
          <w:lang w:eastAsia="en-US"/>
        </w:rPr>
        <w:t>Követelmények</w:t>
      </w:r>
      <w:bookmarkEnd w:id="962"/>
    </w:p>
    <w:p w14:paraId="36AF3A81" w14:textId="77B6DB16" w:rsidR="00471BD0" w:rsidRDefault="00471BD0" w:rsidP="005B45E2">
      <w:pPr>
        <w:rPr>
          <w:lang w:eastAsia="en-US"/>
        </w:rPr>
      </w:pPr>
      <w:r>
        <w:rPr>
          <w:lang w:eastAsia="en-US"/>
        </w:rPr>
        <w:t>A 3.1 fejezetben leírtakat követően fontos lépés a rendszerre vonatkozó</w:t>
      </w:r>
      <w:r w:rsidR="00BE74A4">
        <w:rPr>
          <w:lang w:eastAsia="en-US"/>
        </w:rPr>
        <w:t xml:space="preserve"> legfontosabb</w:t>
      </w:r>
      <w:r>
        <w:rPr>
          <w:lang w:eastAsia="en-US"/>
        </w:rPr>
        <w:t xml:space="preserve"> elvárások áttekinthető pontokba szedett megfogalmazása, hiszen a későbbiekben ezen követelmények alapján lesz ellenőrizhető, hogy a rendszer teljesíti-e az előzetes elvárásokat. </w:t>
      </w:r>
    </w:p>
    <w:p w14:paraId="1F66CF9A" w14:textId="7BEB1163" w:rsidR="00BE74A4" w:rsidRDefault="00BE74A4" w:rsidP="005B45E2">
      <w:pPr>
        <w:pStyle w:val="Cmsor3"/>
        <w:rPr>
          <w:lang w:eastAsia="en-US"/>
        </w:rPr>
      </w:pPr>
      <w:bookmarkStart w:id="963" w:name="_Toc483152345"/>
      <w:r>
        <w:rPr>
          <w:lang w:eastAsia="en-US"/>
        </w:rPr>
        <w:t>Funkcionális követelmények</w:t>
      </w:r>
      <w:bookmarkEnd w:id="963"/>
    </w:p>
    <w:p w14:paraId="04070079" w14:textId="77741441" w:rsidR="00BE74A4" w:rsidRDefault="00BE74A4" w:rsidP="005B45E2">
      <w:pPr>
        <w:rPr>
          <w:lang w:eastAsia="en-US"/>
        </w:rPr>
      </w:pPr>
      <w:r>
        <w:rPr>
          <w:lang w:eastAsia="en-US"/>
        </w:rPr>
        <w:t>A teljes rendszerrel szemben támasztott legfontosabb követelmények:</w:t>
      </w:r>
    </w:p>
    <w:p w14:paraId="3B39EB30" w14:textId="2B3F7143" w:rsidR="00BE74A4" w:rsidRDefault="00BE74A4" w:rsidP="005B45E2">
      <w:pPr>
        <w:pStyle w:val="Listaszerbekezds"/>
        <w:numPr>
          <w:ilvl w:val="0"/>
          <w:numId w:val="22"/>
        </w:numPr>
        <w:rPr>
          <w:lang w:eastAsia="en-US"/>
        </w:rPr>
      </w:pPr>
      <w:r>
        <w:rPr>
          <w:lang w:eastAsia="en-US"/>
        </w:rPr>
        <w:t xml:space="preserve">Az okosotthon rendszerben szerepelnie kell </w:t>
      </w:r>
    </w:p>
    <w:p w14:paraId="3BE8E664" w14:textId="542F9DC4" w:rsidR="00BE74A4" w:rsidRDefault="00281A0F" w:rsidP="005B45E2">
      <w:pPr>
        <w:pStyle w:val="Listaszerbekezds"/>
        <w:numPr>
          <w:ilvl w:val="1"/>
          <w:numId w:val="22"/>
        </w:numPr>
        <w:rPr>
          <w:lang w:eastAsia="en-US"/>
        </w:rPr>
      </w:pPr>
      <w:r>
        <w:rPr>
          <w:lang w:eastAsia="en-US"/>
        </w:rPr>
        <w:t>egy központi szervernek</w:t>
      </w:r>
    </w:p>
    <w:p w14:paraId="756F9FB8" w14:textId="359FA67E" w:rsidR="00BE74A4" w:rsidRDefault="00BE74A4" w:rsidP="005B45E2">
      <w:pPr>
        <w:pStyle w:val="Listaszerbekezds"/>
        <w:numPr>
          <w:ilvl w:val="1"/>
          <w:numId w:val="22"/>
        </w:numPr>
        <w:rPr>
          <w:lang w:eastAsia="en-US"/>
        </w:rPr>
      </w:pPr>
      <w:r>
        <w:rPr>
          <w:lang w:eastAsia="en-US"/>
        </w:rPr>
        <w:t>szenzor eszközöknek, melyek képesek a környezetük érzékelésére, és a mért eredményeiket képesek továbbítani a megfelelő irányba</w:t>
      </w:r>
    </w:p>
    <w:p w14:paraId="48C30B56" w14:textId="31496379" w:rsidR="00BE74A4" w:rsidRDefault="00BE74A4" w:rsidP="005B45E2">
      <w:pPr>
        <w:pStyle w:val="Listaszerbekezds"/>
        <w:numPr>
          <w:ilvl w:val="1"/>
          <w:numId w:val="22"/>
        </w:numPr>
        <w:rPr>
          <w:lang w:eastAsia="en-US"/>
        </w:rPr>
      </w:pPr>
      <w:r>
        <w:rPr>
          <w:lang w:eastAsia="en-US"/>
        </w:rPr>
        <w:t>beavatkozó eszk</w:t>
      </w:r>
      <w:r w:rsidR="005629FE">
        <w:rPr>
          <w:lang w:eastAsia="en-US"/>
        </w:rPr>
        <w:t>özöknek, melyek kapott utasításoknak megfelelően képesek a környezetükbe történő beavatkozásra</w:t>
      </w:r>
    </w:p>
    <w:p w14:paraId="25051468" w14:textId="05211813" w:rsidR="00BE74A4" w:rsidRDefault="005629FE" w:rsidP="005B45E2">
      <w:pPr>
        <w:pStyle w:val="Listaszerbekezds"/>
        <w:numPr>
          <w:ilvl w:val="0"/>
          <w:numId w:val="22"/>
        </w:numPr>
        <w:rPr>
          <w:lang w:eastAsia="en-US"/>
        </w:rPr>
      </w:pPr>
      <w:r>
        <w:rPr>
          <w:lang w:eastAsia="en-US"/>
        </w:rPr>
        <w:t>A központi szerver feladata</w:t>
      </w:r>
    </w:p>
    <w:p w14:paraId="61A53132" w14:textId="50A75278" w:rsidR="005629FE" w:rsidRDefault="005629FE" w:rsidP="005B45E2">
      <w:pPr>
        <w:pStyle w:val="Listaszerbekezds"/>
        <w:numPr>
          <w:ilvl w:val="1"/>
          <w:numId w:val="22"/>
        </w:numPr>
        <w:rPr>
          <w:lang w:eastAsia="en-US"/>
        </w:rPr>
      </w:pPr>
      <w:r>
        <w:rPr>
          <w:lang w:eastAsia="en-US"/>
        </w:rPr>
        <w:t>fő adatbázis biztosítása</w:t>
      </w:r>
    </w:p>
    <w:p w14:paraId="3E13AF2B" w14:textId="3D445981" w:rsidR="005629FE" w:rsidRDefault="005629FE" w:rsidP="005B45E2">
      <w:pPr>
        <w:pStyle w:val="Listaszerbekezds"/>
        <w:numPr>
          <w:ilvl w:val="1"/>
          <w:numId w:val="22"/>
        </w:numPr>
        <w:rPr>
          <w:lang w:eastAsia="en-US"/>
        </w:rPr>
      </w:pPr>
      <w:r>
        <w:rPr>
          <w:lang w:eastAsia="en-US"/>
        </w:rPr>
        <w:t>felhasználói felület biztosítása</w:t>
      </w:r>
    </w:p>
    <w:p w14:paraId="022A84D5" w14:textId="1A670003" w:rsidR="005629FE" w:rsidRDefault="005629FE" w:rsidP="005B45E2">
      <w:pPr>
        <w:pStyle w:val="Listaszerbekezds"/>
        <w:numPr>
          <w:ilvl w:val="2"/>
          <w:numId w:val="22"/>
        </w:numPr>
        <w:rPr>
          <w:lang w:eastAsia="en-US"/>
        </w:rPr>
      </w:pPr>
      <w:r>
        <w:rPr>
          <w:lang w:eastAsia="en-US"/>
        </w:rPr>
        <w:t>alapvető user adminisztrációs feladatok</w:t>
      </w:r>
    </w:p>
    <w:p w14:paraId="7C78400A" w14:textId="1160D739" w:rsidR="005629FE" w:rsidRDefault="005629FE" w:rsidP="005B45E2">
      <w:pPr>
        <w:pStyle w:val="Listaszerbekezds"/>
        <w:numPr>
          <w:ilvl w:val="2"/>
          <w:numId w:val="22"/>
        </w:numPr>
        <w:rPr>
          <w:lang w:eastAsia="en-US"/>
        </w:rPr>
      </w:pPr>
      <w:r>
        <w:rPr>
          <w:lang w:eastAsia="en-US"/>
        </w:rPr>
        <w:t>eszköz kezelési feladatok (eszközök, szenzorok</w:t>
      </w:r>
      <w:r w:rsidR="00281A0F">
        <w:rPr>
          <w:lang w:eastAsia="en-US"/>
        </w:rPr>
        <w:t>,</w:t>
      </w:r>
      <w:r>
        <w:rPr>
          <w:lang w:eastAsia="en-US"/>
        </w:rPr>
        <w:t xml:space="preserve"> beavatkozók felvétele a rendszerbe, vezérlési szabályok megalkotására)</w:t>
      </w:r>
    </w:p>
    <w:p w14:paraId="4B2D542A" w14:textId="65906BC6" w:rsidR="00281A0F" w:rsidRDefault="00281A0F" w:rsidP="005B45E2">
      <w:pPr>
        <w:pStyle w:val="Listaszerbekezds"/>
        <w:numPr>
          <w:ilvl w:val="2"/>
          <w:numId w:val="22"/>
        </w:numPr>
        <w:rPr>
          <w:lang w:eastAsia="en-US"/>
        </w:rPr>
      </w:pPr>
      <w:r>
        <w:rPr>
          <w:lang w:eastAsia="en-US"/>
        </w:rPr>
        <w:t>szenzorhoz tartozó mérési adatok megtekinthetősége grafikon formájában</w:t>
      </w:r>
    </w:p>
    <w:p w14:paraId="36E8E636" w14:textId="07BFFF2A" w:rsidR="005629FE" w:rsidRDefault="005629FE" w:rsidP="005B45E2">
      <w:pPr>
        <w:pStyle w:val="Listaszerbekezds"/>
        <w:numPr>
          <w:ilvl w:val="1"/>
          <w:numId w:val="22"/>
        </w:numPr>
        <w:rPr>
          <w:lang w:eastAsia="en-US"/>
        </w:rPr>
      </w:pPr>
      <w:r>
        <w:rPr>
          <w:lang w:eastAsia="en-US"/>
        </w:rPr>
        <w:t>Forgalom kezelése</w:t>
      </w:r>
    </w:p>
    <w:p w14:paraId="6BAC9691" w14:textId="1031BB24" w:rsidR="005629FE" w:rsidRDefault="00281A0F" w:rsidP="005B45E2">
      <w:pPr>
        <w:pStyle w:val="Listaszerbekezds"/>
        <w:numPr>
          <w:ilvl w:val="2"/>
          <w:numId w:val="22"/>
        </w:numPr>
        <w:rPr>
          <w:lang w:eastAsia="en-US"/>
        </w:rPr>
      </w:pPr>
      <w:r>
        <w:rPr>
          <w:lang w:eastAsia="en-US"/>
        </w:rPr>
        <w:t>bejövő szenzor mérési eredmények</w:t>
      </w:r>
      <w:r w:rsidR="005629FE">
        <w:rPr>
          <w:lang w:eastAsia="en-US"/>
        </w:rPr>
        <w:t xml:space="preserve"> letárolása</w:t>
      </w:r>
    </w:p>
    <w:p w14:paraId="687F5BD9" w14:textId="5E6EC9CD" w:rsidR="005629FE" w:rsidRDefault="005629FE" w:rsidP="005B45E2">
      <w:pPr>
        <w:pStyle w:val="Listaszerbekezds"/>
        <w:numPr>
          <w:ilvl w:val="2"/>
          <w:numId w:val="22"/>
        </w:numPr>
        <w:rPr>
          <w:lang w:eastAsia="en-US"/>
        </w:rPr>
      </w:pPr>
      <w:r>
        <w:rPr>
          <w:lang w:eastAsia="en-US"/>
        </w:rPr>
        <w:t>HTTP kérésekre válaszként adatokat továbbítani a kérelmező számára</w:t>
      </w:r>
      <w:r w:rsidR="00281A0F">
        <w:rPr>
          <w:lang w:eastAsia="en-US"/>
        </w:rPr>
        <w:t xml:space="preserve"> (például egy adott területhez tartozó szabályadatbázis)</w:t>
      </w:r>
    </w:p>
    <w:p w14:paraId="4B3EFFE4" w14:textId="455E0353" w:rsidR="005629FE" w:rsidRDefault="005629FE" w:rsidP="005629FE">
      <w:pPr>
        <w:pStyle w:val="Listaszerbekezds"/>
        <w:numPr>
          <w:ilvl w:val="1"/>
          <w:numId w:val="22"/>
        </w:numPr>
        <w:rPr>
          <w:lang w:eastAsia="en-US"/>
        </w:rPr>
      </w:pPr>
      <w:r>
        <w:rPr>
          <w:lang w:eastAsia="en-US"/>
        </w:rPr>
        <w:t>egy szerver több otthont is képes</w:t>
      </w:r>
      <w:r w:rsidR="00281A0F">
        <w:rPr>
          <w:lang w:eastAsia="en-US"/>
        </w:rPr>
        <w:t xml:space="preserve"> kell</w:t>
      </w:r>
      <w:r>
        <w:rPr>
          <w:lang w:eastAsia="en-US"/>
        </w:rPr>
        <w:t xml:space="preserve"> legyen kiszolgálni</w:t>
      </w:r>
    </w:p>
    <w:p w14:paraId="20AE0A66" w14:textId="4B819F5A" w:rsidR="005629FE" w:rsidRDefault="00281A0F" w:rsidP="005629FE">
      <w:pPr>
        <w:pStyle w:val="Listaszerbekezds"/>
        <w:numPr>
          <w:ilvl w:val="1"/>
          <w:numId w:val="22"/>
        </w:numPr>
        <w:rPr>
          <w:lang w:eastAsia="en-US"/>
        </w:rPr>
      </w:pPr>
      <w:r>
        <w:rPr>
          <w:lang w:eastAsia="en-US"/>
        </w:rPr>
        <w:t>jogosultságkezelés, adott felhasználó csak a saját rendszerébe tartozó eszközökhöz kap szerkesztési és megtekinthetőségi jogokat</w:t>
      </w:r>
    </w:p>
    <w:p w14:paraId="46CB12F1" w14:textId="0061E89B" w:rsidR="00281A0F" w:rsidRDefault="00281A0F" w:rsidP="005B45E2">
      <w:pPr>
        <w:pStyle w:val="Listaszerbekezds"/>
        <w:numPr>
          <w:ilvl w:val="0"/>
          <w:numId w:val="22"/>
        </w:numPr>
        <w:rPr>
          <w:lang w:eastAsia="en-US"/>
        </w:rPr>
      </w:pPr>
      <w:r>
        <w:rPr>
          <w:lang w:eastAsia="en-US"/>
        </w:rPr>
        <w:t xml:space="preserve">A </w:t>
      </w:r>
      <w:r w:rsidR="002C72E9">
        <w:rPr>
          <w:lang w:eastAsia="en-US"/>
        </w:rPr>
        <w:t>szenzor feladata</w:t>
      </w:r>
    </w:p>
    <w:p w14:paraId="017657F0" w14:textId="48F37622" w:rsidR="00281A0F" w:rsidRDefault="002C72E9" w:rsidP="00281A0F">
      <w:pPr>
        <w:pStyle w:val="Listaszerbekezds"/>
        <w:numPr>
          <w:ilvl w:val="1"/>
          <w:numId w:val="22"/>
        </w:numPr>
        <w:rPr>
          <w:lang w:eastAsia="en-US"/>
        </w:rPr>
      </w:pPr>
      <w:r>
        <w:rPr>
          <w:lang w:eastAsia="en-US"/>
        </w:rPr>
        <w:lastRenderedPageBreak/>
        <w:t>a beállításoknak megfelelően mérési eredmények előállítása és továbbküldése</w:t>
      </w:r>
      <w:r w:rsidR="00962369">
        <w:rPr>
          <w:lang w:eastAsia="en-US"/>
        </w:rPr>
        <w:t xml:space="preserve"> a közös hálózaton</w:t>
      </w:r>
    </w:p>
    <w:p w14:paraId="1D6A3A4C" w14:textId="278527CD" w:rsidR="00281A0F" w:rsidRDefault="002C72E9" w:rsidP="005B45E2">
      <w:pPr>
        <w:pStyle w:val="Listaszerbekezds"/>
        <w:numPr>
          <w:ilvl w:val="0"/>
          <w:numId w:val="22"/>
        </w:numPr>
        <w:rPr>
          <w:lang w:eastAsia="en-US"/>
        </w:rPr>
      </w:pPr>
      <w:r>
        <w:rPr>
          <w:lang w:eastAsia="en-US"/>
        </w:rPr>
        <w:t>A beavatkozó feladata</w:t>
      </w:r>
    </w:p>
    <w:p w14:paraId="21ECC636" w14:textId="1F1AA7A1" w:rsidR="002C72E9" w:rsidRDefault="00962369" w:rsidP="002C72E9">
      <w:pPr>
        <w:pStyle w:val="Listaszerbekezds"/>
        <w:numPr>
          <w:ilvl w:val="1"/>
          <w:numId w:val="22"/>
        </w:numPr>
        <w:rPr>
          <w:lang w:eastAsia="en-US"/>
        </w:rPr>
      </w:pPr>
      <w:r>
        <w:rPr>
          <w:lang w:eastAsia="en-US"/>
        </w:rPr>
        <w:t xml:space="preserve">a közös hálózaton keresztül </w:t>
      </w:r>
      <w:r w:rsidR="002C72E9">
        <w:rPr>
          <w:lang w:eastAsia="en-US"/>
        </w:rPr>
        <w:t>kapott utasításokra való reagálás, a környezetbe való beavatkozás (például egy relé átkapcsolása)</w:t>
      </w:r>
    </w:p>
    <w:p w14:paraId="329B8699" w14:textId="01CEB988" w:rsidR="005629FE" w:rsidRDefault="002C72E9" w:rsidP="005B45E2">
      <w:pPr>
        <w:pStyle w:val="Cmsor3"/>
        <w:rPr>
          <w:lang w:eastAsia="en-US"/>
        </w:rPr>
      </w:pPr>
      <w:bookmarkStart w:id="964" w:name="_Toc483152346"/>
      <w:r>
        <w:rPr>
          <w:lang w:eastAsia="en-US"/>
        </w:rPr>
        <w:t>Nem funkcionális követelmények</w:t>
      </w:r>
      <w:bookmarkEnd w:id="964"/>
    </w:p>
    <w:p w14:paraId="72B05318" w14:textId="2A61EE6F" w:rsidR="002C72E9" w:rsidRDefault="002C72E9" w:rsidP="005B45E2">
      <w:pPr>
        <w:rPr>
          <w:lang w:eastAsia="en-US"/>
        </w:rPr>
      </w:pPr>
      <w:r>
        <w:rPr>
          <w:lang w:eastAsia="en-US"/>
        </w:rPr>
        <w:t>A funkcionális követelmények megfogalmazása mellett néhány nem funkcionális elvárást is támasztottam a készítendő rendszerrel szemben:</w:t>
      </w:r>
    </w:p>
    <w:p w14:paraId="0A04D133" w14:textId="2D01678C" w:rsidR="002C72E9" w:rsidRDefault="00BF122C" w:rsidP="005B45E2">
      <w:pPr>
        <w:pStyle w:val="Listaszerbekezds"/>
        <w:numPr>
          <w:ilvl w:val="0"/>
          <w:numId w:val="23"/>
        </w:numPr>
        <w:rPr>
          <w:lang w:eastAsia="en-US"/>
        </w:rPr>
      </w:pPr>
      <w:r>
        <w:rPr>
          <w:lang w:eastAsia="en-US"/>
        </w:rPr>
        <w:t>lehetőségekhez mérten a webes felület legyen felhasználóbarát, a használatához ne legyen szükség mély informatikai ismeretekre vagy előzetes betanulásra</w:t>
      </w:r>
    </w:p>
    <w:p w14:paraId="29EE2F24" w14:textId="407F01E1" w:rsidR="00BF122C" w:rsidRDefault="00BF122C" w:rsidP="005B45E2">
      <w:pPr>
        <w:pStyle w:val="Listaszerbekezds"/>
        <w:numPr>
          <w:ilvl w:val="0"/>
          <w:numId w:val="23"/>
        </w:numPr>
        <w:rPr>
          <w:lang w:eastAsia="en-US"/>
        </w:rPr>
      </w:pPr>
      <w:r>
        <w:rPr>
          <w:lang w:eastAsia="en-US"/>
        </w:rPr>
        <w:t>a rendszer a piaci rendszerekhez képest legyen olcsón előállítható</w:t>
      </w:r>
    </w:p>
    <w:p w14:paraId="6377F28C" w14:textId="5834104E" w:rsidR="00BF122C" w:rsidRDefault="00BF122C" w:rsidP="005B45E2">
      <w:pPr>
        <w:pStyle w:val="Listaszerbekezds"/>
        <w:numPr>
          <w:ilvl w:val="0"/>
          <w:numId w:val="23"/>
        </w:numPr>
        <w:rPr>
          <w:lang w:eastAsia="en-US"/>
        </w:rPr>
      </w:pPr>
      <w:r>
        <w:rPr>
          <w:lang w:eastAsia="en-US"/>
        </w:rPr>
        <w:t>az internetes kapcsolat megszakadása esetén az otthoni rendszer ne bénuljon teljesen meg, a felhasználói konfigurálást és a mérési eredmények valós idejű megjelenítését, tehát a szerver oldali beavatkozási lehetőségeket kivéve a működés ilyen esetben is legyen folyamatos</w:t>
      </w:r>
    </w:p>
    <w:p w14:paraId="4A0B8F94" w14:textId="7E968329" w:rsidR="009A68FF" w:rsidRDefault="00BF122C" w:rsidP="005B45E2">
      <w:pPr>
        <w:pStyle w:val="Listaszerbekezds"/>
        <w:numPr>
          <w:ilvl w:val="0"/>
          <w:numId w:val="23"/>
        </w:numPr>
        <w:rPr>
          <w:lang w:eastAsia="en-US"/>
        </w:rPr>
      </w:pPr>
      <w:r>
        <w:rPr>
          <w:lang w:eastAsia="en-US"/>
        </w:rPr>
        <w:t>lehetőség szerint törekedni kell a rendszer alacsony energiafogyasztására</w:t>
      </w:r>
    </w:p>
    <w:p w14:paraId="1C718088" w14:textId="648958A8" w:rsidR="00D464CA" w:rsidRDefault="00D464CA" w:rsidP="00077BD1">
      <w:pPr>
        <w:rPr>
          <w:lang w:eastAsia="en-US"/>
        </w:rPr>
      </w:pPr>
    </w:p>
    <w:p w14:paraId="424C7AF8" w14:textId="77777777" w:rsidR="009A68FF" w:rsidRPr="009A68FF" w:rsidRDefault="009A68FF" w:rsidP="009A68FF"/>
    <w:p w14:paraId="11BB309C" w14:textId="2A15EF71" w:rsidR="00D464CA" w:rsidRDefault="00717D22" w:rsidP="005B45E2">
      <w:pPr>
        <w:pStyle w:val="Cmsor2"/>
      </w:pPr>
      <w:bookmarkStart w:id="965" w:name="_Ref483124590"/>
      <w:bookmarkStart w:id="966" w:name="_Toc483152347"/>
      <w:r>
        <w:lastRenderedPageBreak/>
        <w:t>A rendszer topológiája</w:t>
      </w:r>
      <w:bookmarkEnd w:id="965"/>
      <w:bookmarkEnd w:id="966"/>
    </w:p>
    <w:p w14:paraId="1A303D9C" w14:textId="77777777" w:rsidR="00D464CA" w:rsidRDefault="00D464CA" w:rsidP="005B45E2">
      <w:pPr>
        <w:keepNext/>
        <w:jc w:val="left"/>
      </w:pPr>
      <w:r>
        <w:t xml:space="preserve">Az ismertetett követelmények figyelembe vételével a tervezés első lépéseként ismertetem, hogy milyen egységeket tervezek megvalósítani, és ezek hogyan kapcsolódnak egymáshoz. </w:t>
      </w:r>
    </w:p>
    <w:p w14:paraId="4DCB1103" w14:textId="4E227207" w:rsidR="005D67D0" w:rsidRDefault="00D464CA" w:rsidP="005B45E2">
      <w:pPr>
        <w:keepNext/>
        <w:jc w:val="left"/>
      </w:pPr>
      <w:r>
        <w:t>Ennek áttekintéséhez a 8. ábra nyújt segítséget:</w:t>
      </w:r>
      <w:r w:rsidR="005D67D0">
        <w:rPr>
          <w:noProof/>
        </w:rPr>
        <w:drawing>
          <wp:inline distT="0" distB="0" distL="0" distR="0" wp14:anchorId="202E563F" wp14:editId="571AF997">
            <wp:extent cx="5759450" cy="3331845"/>
            <wp:effectExtent l="0" t="0" r="0" b="190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31845"/>
                    </a:xfrm>
                    <a:prstGeom prst="rect">
                      <a:avLst/>
                    </a:prstGeom>
                  </pic:spPr>
                </pic:pic>
              </a:graphicData>
            </a:graphic>
          </wp:inline>
        </w:drawing>
      </w:r>
    </w:p>
    <w:bookmarkStart w:id="967" w:name="_Ref483065525"/>
    <w:p w14:paraId="712B17AB" w14:textId="1D376FF6" w:rsidR="00717D22" w:rsidRDefault="003C7EC5" w:rsidP="005B4C76">
      <w:pPr>
        <w:pStyle w:val="Kpalrs"/>
      </w:pPr>
      <w:ins w:id="968" w:author="Bence" w:date="2017-05-21T13:36:00Z">
        <w:r>
          <w:fldChar w:fldCharType="begin"/>
        </w:r>
        <w:r>
          <w:instrText xml:space="preserve"> STYLEREF 1 \s </w:instrText>
        </w:r>
      </w:ins>
      <w:r>
        <w:fldChar w:fldCharType="separate"/>
      </w:r>
      <w:r w:rsidR="001A7DB8">
        <w:rPr>
          <w:noProof/>
        </w:rPr>
        <w:t>3</w:t>
      </w:r>
      <w:ins w:id="969" w:author="Bence" w:date="2017-05-21T13:36:00Z">
        <w:r>
          <w:fldChar w:fldCharType="end"/>
        </w:r>
        <w:r>
          <w:t>.</w:t>
        </w:r>
        <w:r>
          <w:fldChar w:fldCharType="begin"/>
        </w:r>
        <w:r>
          <w:instrText xml:space="preserve"> SEQ ábra \* ARABIC \s 1 </w:instrText>
        </w:r>
      </w:ins>
      <w:r>
        <w:fldChar w:fldCharType="separate"/>
      </w:r>
      <w:ins w:id="970" w:author="Bence" w:date="2017-05-21T17:48:00Z">
        <w:r w:rsidR="001A7DB8">
          <w:rPr>
            <w:noProof/>
          </w:rPr>
          <w:t>1</w:t>
        </w:r>
      </w:ins>
      <w:ins w:id="971" w:author="Bence" w:date="2017-05-21T13:36:00Z">
        <w:r>
          <w:fldChar w:fldCharType="end"/>
        </w:r>
      </w:ins>
      <w:del w:id="972" w:author="Bence" w:date="2017-05-20T14:22:00Z">
        <w:r w:rsidR="005D67D0" w:rsidDel="00603F1F">
          <w:fldChar w:fldCharType="begin"/>
        </w:r>
        <w:r w:rsidR="005D67D0" w:rsidDel="00603F1F">
          <w:delInstrText xml:space="preserve"> SEQ ábra \* ARABIC </w:delInstrText>
        </w:r>
        <w:r w:rsidR="005D67D0" w:rsidDel="00603F1F">
          <w:fldChar w:fldCharType="separate"/>
        </w:r>
        <w:r w:rsidR="00C84FB3" w:rsidDel="00603F1F">
          <w:rPr>
            <w:noProof/>
          </w:rPr>
          <w:delText>8</w:delText>
        </w:r>
        <w:r w:rsidR="005D67D0" w:rsidDel="00603F1F">
          <w:fldChar w:fldCharType="end"/>
        </w:r>
      </w:del>
      <w:r w:rsidR="005D67D0">
        <w:t>. ábra</w:t>
      </w:r>
      <w:bookmarkEnd w:id="967"/>
      <w:r w:rsidR="005D67D0">
        <w:t xml:space="preserve"> A rendszer topológiája</w:t>
      </w:r>
    </w:p>
    <w:p w14:paraId="1D37F196" w14:textId="2E17C427" w:rsidR="00B61DA8" w:rsidRDefault="00B61DA8" w:rsidP="00717D22">
      <w:r>
        <w:t>A központi szerver az ábra bal oldalán látható. A szürke négyzet egy, fizikailag és logikailag is  egy helyen lévő egysége</w:t>
      </w:r>
      <w:r w:rsidR="008802D8">
        <w:t>ke</w:t>
      </w:r>
      <w:r>
        <w:t xml:space="preserve">t takar, nevezzük </w:t>
      </w:r>
      <w:r w:rsidR="005D67D0">
        <w:t>lakásnak</w:t>
      </w:r>
      <w:r w:rsidR="00DE610F">
        <w:t xml:space="preserve">. A </w:t>
      </w:r>
      <w:r w:rsidR="005D67D0">
        <w:t xml:space="preserve">lakás </w:t>
      </w:r>
      <w:r w:rsidR="00DE610F">
        <w:t>alapvetően három</w:t>
      </w:r>
      <w:r>
        <w:t xml:space="preserve"> féle elemet tartalmaz,</w:t>
      </w:r>
      <w:r w:rsidR="00D464CA">
        <w:t xml:space="preserve"> a már ismert</w:t>
      </w:r>
      <w:r>
        <w:t xml:space="preserve"> szenzorokat</w:t>
      </w:r>
      <w:r w:rsidR="00D464CA">
        <w:t xml:space="preserve"> és</w:t>
      </w:r>
      <w:r>
        <w:t xml:space="preserve"> beavatkozókat, illetve</w:t>
      </w:r>
      <w:r w:rsidR="00EC55B3">
        <w:t xml:space="preserve"> kötelező elemként</w:t>
      </w:r>
      <w:r>
        <w:t xml:space="preserve"> mindenhova </w:t>
      </w:r>
      <w:r w:rsidR="00DE610F">
        <w:t xml:space="preserve">tartozik egy helyi </w:t>
      </w:r>
      <w:r w:rsidR="008802D8">
        <w:t xml:space="preserve">menedzser </w:t>
      </w:r>
      <w:r w:rsidR="00DE610F">
        <w:t>is. Az természetesen</w:t>
      </w:r>
      <w:r>
        <w:t xml:space="preserve"> nincs kizárva, hogy</w:t>
      </w:r>
      <w:r w:rsidR="00DE610F">
        <w:t xml:space="preserve"> utóbbinak</w:t>
      </w:r>
      <w:r>
        <w:t xml:space="preserve"> fizikailag valamelyik</w:t>
      </w:r>
      <w:r w:rsidR="008802D8">
        <w:t xml:space="preserve"> szenzor vagy beavatkozó</w:t>
      </w:r>
      <w:r>
        <w:t xml:space="preserve"> eszköz lássa el a feladatát</w:t>
      </w:r>
      <w:r w:rsidR="00DE610F">
        <w:t>, ahogy egy modul is lehet beavatkozó és szenzor is egyszerre, de a logikai szétválasztás miatt érdemes külön is gondolni rájuk. A központi szerverrel a helyi</w:t>
      </w:r>
      <w:r w:rsidR="00281A0F">
        <w:t xml:space="preserve"> </w:t>
      </w:r>
      <w:r w:rsidR="001268E0">
        <w:t xml:space="preserve">menedzserünk </w:t>
      </w:r>
      <w:r w:rsidR="00DE610F">
        <w:t xml:space="preserve">kommunikál, a többi modul rajta keresztül tartja a kapcsolatot, azaz a szenzorok ide küldik az adataikat, a beavatkozókat pedig közvetlen módon a lokális </w:t>
      </w:r>
      <w:r w:rsidR="001268E0">
        <w:t xml:space="preserve">menedzser </w:t>
      </w:r>
      <w:r w:rsidR="00DE610F">
        <w:t>utasítja, a saját központi szerverről frissített adatbázisa alapján.</w:t>
      </w:r>
      <w:r w:rsidR="00D464CA">
        <w:t xml:space="preserve"> A kommunikáció módja két IC (amiből az egyik a menedzser) köz</w:t>
      </w:r>
      <w:r w:rsidR="00AC2D4F">
        <w:t>ött TCP kapcsolat segítségével valósul meg, míg a menedzser és szerver között csak a szerver által biztosított HTTP lekérdezeseken keresztül történhet</w:t>
      </w:r>
      <w:r w:rsidR="00495CA1">
        <w:t xml:space="preserve"> a</w:t>
      </w:r>
      <w:r w:rsidR="00AC2D4F">
        <w:t xml:space="preserve"> kommunikáció. Ez egyúttal azt is jelenti, hogy a szerver nem tud közvetlen módon kommunikációt kezdeményezni, de a rendszer megtervezése s</w:t>
      </w:r>
      <w:ins w:id="973" w:author="Bence" w:date="2017-05-19T03:26:00Z">
        <w:r w:rsidR="00CC3ED5">
          <w:t>orán ezzel a megkötéssel számoltam.</w:t>
        </w:r>
      </w:ins>
    </w:p>
    <w:p w14:paraId="063BC1B7" w14:textId="00915343" w:rsidR="00717D22" w:rsidRDefault="00DE4C7F" w:rsidP="00F85831">
      <w:pPr>
        <w:pStyle w:val="Cmsor2"/>
      </w:pPr>
      <w:bookmarkStart w:id="974" w:name="_Toc483152348"/>
      <w:r>
        <w:lastRenderedPageBreak/>
        <w:t>ESP eszközök működése</w:t>
      </w:r>
      <w:bookmarkEnd w:id="974"/>
    </w:p>
    <w:p w14:paraId="560E9FAA" w14:textId="77777777" w:rsidR="00DE4C7F" w:rsidRDefault="00DE4C7F" w:rsidP="00DE4C7F">
      <w:pPr>
        <w:pStyle w:val="Cmsor3"/>
        <w:rPr>
          <w:lang w:eastAsia="en-US"/>
        </w:rPr>
      </w:pPr>
      <w:bookmarkStart w:id="975" w:name="_Toc483152349"/>
      <w:r>
        <w:rPr>
          <w:lang w:eastAsia="en-US"/>
        </w:rPr>
        <w:t>Felhasználói interakciók</w:t>
      </w:r>
      <w:bookmarkEnd w:id="975"/>
    </w:p>
    <w:p w14:paraId="0A1031E0" w14:textId="631B78FD" w:rsidR="00DE4C7F" w:rsidRPr="007E51E8" w:rsidRDefault="00DE4C7F" w:rsidP="00DE4C7F">
      <w:pPr>
        <w:rPr>
          <w:lang w:eastAsia="en-US"/>
        </w:rPr>
      </w:pPr>
      <w:r>
        <w:rPr>
          <w:lang w:eastAsia="en-US"/>
        </w:rPr>
        <w:t>A rendszer tervezése során figyelemmel kell lenni arra, hogy a legfeljebb átlagos informatikai ismeretekkel rendelkező felhasználók számára is minél könnyebben kezelhető legyen. Ennek jegyében a felhasználó rendszerbe való beavatkozási lehetőségeit az ESP boardon igyekeztem minimalizálni. A 8. ábrán láthatjuk, hogy a felhasználók feladata lényegében kimerül egy egyszeri inicializálásban, amit majd egy eszköz által szolgáltatott webes felületen tehetnek meg. Univerzális eszközök esetén a felhasználó ugyanezen a felületen a működési módot is kiválaszthatja, de ez a lépés előre meghatározott feladattal rendelkező ESP-k használata esetén kihagyható. A boardon található gomb segítségével probléma esetén bármikor újra lehet indítani, áramkimaradás (vagy lemerült elem) esetén a probléma megoldását követően ez automatikusan megtörténik. Minden más műveletet a felhasználó a szerver később bemutatott webes felületén tud végrehajtani.</w:t>
      </w:r>
    </w:p>
    <w:p w14:paraId="2A560E2E" w14:textId="0366267E" w:rsidR="00DE4C7F" w:rsidRDefault="00B70CC5" w:rsidP="00DE4C7F">
      <w:pPr>
        <w:keepNext/>
        <w:jc w:val="center"/>
      </w:pPr>
      <w:ins w:id="976" w:author="Bence" w:date="2017-05-21T16:40:00Z">
        <w:r>
          <w:rPr>
            <w:noProof/>
          </w:rPr>
          <w:drawing>
            <wp:inline distT="0" distB="0" distL="0" distR="0" wp14:anchorId="30F7760C" wp14:editId="1EA674E2">
              <wp:extent cx="4578485" cy="3133259"/>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871" cy="3141735"/>
                      </a:xfrm>
                      <a:prstGeom prst="rect">
                        <a:avLst/>
                      </a:prstGeom>
                    </pic:spPr>
                  </pic:pic>
                </a:graphicData>
              </a:graphic>
            </wp:inline>
          </w:drawing>
        </w:r>
      </w:ins>
      <w:del w:id="977" w:author="Bence" w:date="2017-05-21T16:40:00Z">
        <w:r w:rsidR="00DE4C7F" w:rsidDel="00B70CC5">
          <w:rPr>
            <w:noProof/>
          </w:rPr>
          <w:drawing>
            <wp:inline distT="0" distB="0" distL="0" distR="0" wp14:anchorId="16C23E66" wp14:editId="00DF5DDC">
              <wp:extent cx="4675910" cy="3187558"/>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488" cy="3190679"/>
                      </a:xfrm>
                      <a:prstGeom prst="rect">
                        <a:avLst/>
                      </a:prstGeom>
                    </pic:spPr>
                  </pic:pic>
                </a:graphicData>
              </a:graphic>
            </wp:inline>
          </w:drawing>
        </w:r>
      </w:del>
    </w:p>
    <w:p w14:paraId="426AD034" w14:textId="6B7496BB" w:rsidR="00DE4C7F" w:rsidRDefault="003C7EC5" w:rsidP="005B4C76">
      <w:pPr>
        <w:pStyle w:val="Kpalrs"/>
      </w:pPr>
      <w:ins w:id="978" w:author="Bence" w:date="2017-05-21T13:36:00Z">
        <w:r>
          <w:fldChar w:fldCharType="begin"/>
        </w:r>
        <w:r>
          <w:instrText xml:space="preserve"> STYLEREF 1 \s </w:instrText>
        </w:r>
      </w:ins>
      <w:r>
        <w:fldChar w:fldCharType="separate"/>
      </w:r>
      <w:r w:rsidR="001A7DB8">
        <w:rPr>
          <w:noProof/>
        </w:rPr>
        <w:t>3</w:t>
      </w:r>
      <w:ins w:id="979" w:author="Bence" w:date="2017-05-21T13:36:00Z">
        <w:r>
          <w:fldChar w:fldCharType="end"/>
        </w:r>
        <w:r>
          <w:t>.</w:t>
        </w:r>
        <w:r>
          <w:fldChar w:fldCharType="begin"/>
        </w:r>
        <w:r>
          <w:instrText xml:space="preserve"> SEQ ábra \* ARABIC \s 1 </w:instrText>
        </w:r>
      </w:ins>
      <w:r>
        <w:fldChar w:fldCharType="separate"/>
      </w:r>
      <w:ins w:id="980" w:author="Bence" w:date="2017-05-21T17:48:00Z">
        <w:r w:rsidR="001A7DB8">
          <w:rPr>
            <w:noProof/>
          </w:rPr>
          <w:t>2</w:t>
        </w:r>
      </w:ins>
      <w:ins w:id="981" w:author="Bence" w:date="2017-05-21T13:36:00Z">
        <w:r>
          <w:fldChar w:fldCharType="end"/>
        </w:r>
      </w:ins>
      <w:del w:id="982" w:author="Bence" w:date="2017-05-20T14:22:00Z">
        <w:r w:rsidR="00DE4C7F" w:rsidDel="00603F1F">
          <w:fldChar w:fldCharType="begin"/>
        </w:r>
        <w:r w:rsidR="00DE4C7F" w:rsidDel="00603F1F">
          <w:delInstrText xml:space="preserve"> SEQ ábra \* ARABIC </w:delInstrText>
        </w:r>
        <w:r w:rsidR="00DE4C7F" w:rsidDel="00603F1F">
          <w:fldChar w:fldCharType="separate"/>
        </w:r>
        <w:r w:rsidR="00C84FB3" w:rsidDel="00603F1F">
          <w:rPr>
            <w:noProof/>
          </w:rPr>
          <w:delText>9</w:delText>
        </w:r>
        <w:r w:rsidR="00DE4C7F" w:rsidDel="00603F1F">
          <w:fldChar w:fldCharType="end"/>
        </w:r>
      </w:del>
      <w:r w:rsidR="00DE4C7F">
        <w:t>. ábra Eszköz oldali felhasználói use casek</w:t>
      </w:r>
    </w:p>
    <w:p w14:paraId="194310A2" w14:textId="0ABE2E07" w:rsidR="00DE4C7F" w:rsidRDefault="00E55AE9" w:rsidP="00F63AE9">
      <w:pPr>
        <w:pStyle w:val="Cmsor2"/>
      </w:pPr>
      <w:bookmarkStart w:id="983" w:name="_Toc483152350"/>
      <w:r>
        <w:t>Hálózati hozzáférés inicializálása</w:t>
      </w:r>
      <w:bookmarkEnd w:id="983"/>
    </w:p>
    <w:p w14:paraId="0579FEA0" w14:textId="0D0E4B8F" w:rsidR="00DE4C7F" w:rsidRDefault="00DE4C7F" w:rsidP="00641DBD">
      <w:pPr>
        <w:pPrChange w:id="984" w:author="Bence" w:date="2017-05-21T09:53:00Z">
          <w:pPr>
            <w:jc w:val="left"/>
          </w:pPr>
        </w:pPrChange>
      </w:pPr>
      <w:r>
        <w:t xml:space="preserve">Bármilyen ESP eszköz esetén a kommunikáció egyetlen csatornája a vezeték nélküli hálózat, </w:t>
      </w:r>
      <w:r w:rsidR="00E55AE9">
        <w:t xml:space="preserve">így </w:t>
      </w:r>
      <w:r>
        <w:t xml:space="preserve">az eszköz indulását követően első feladatként szükséges, hogy a modul felcsatlakozzon valamilyen előre meghatározott vezeték nélküli hálózatra, ez például lehet a lakás otthoni </w:t>
      </w:r>
      <w:r w:rsidR="00E55AE9">
        <w:t>WiFi hálózata</w:t>
      </w:r>
      <w:r>
        <w:t>.</w:t>
      </w:r>
    </w:p>
    <w:p w14:paraId="38715636" w14:textId="294A9D2B" w:rsidR="00E55AE9" w:rsidRDefault="00E55AE9" w:rsidP="00641DBD">
      <w:pPr>
        <w:pPrChange w:id="985" w:author="Bence" w:date="2017-05-21T09:53:00Z">
          <w:pPr>
            <w:jc w:val="left"/>
          </w:pPr>
        </w:pPrChange>
      </w:pPr>
      <w:r>
        <w:t xml:space="preserve">Ennek jegyében az eszköz első indításának úgy kell megtörténnie, </w:t>
      </w:r>
      <w:r w:rsidR="00DE4C7F">
        <w:t xml:space="preserve">hogy a felhasználó </w:t>
      </w:r>
      <w:r>
        <w:t xml:space="preserve">megadhassa </w:t>
      </w:r>
      <w:r w:rsidR="00DE4C7F">
        <w:t>a Wi</w:t>
      </w:r>
      <w:r w:rsidR="00142C0A">
        <w:t>F</w:t>
      </w:r>
      <w:r w:rsidR="00DE4C7F">
        <w:t xml:space="preserve">i-re történő csatlakozásához szükséges SSID és password </w:t>
      </w:r>
      <w:r>
        <w:t>adatokat</w:t>
      </w:r>
      <w:r w:rsidR="00DE4C7F">
        <w:t>.</w:t>
      </w:r>
      <w:r>
        <w:t xml:space="preserve"> Ennek </w:t>
      </w:r>
      <w:r>
        <w:lastRenderedPageBreak/>
        <w:t>biztosítására az első alkalommal Acces Pointként induló eszköz által szolgáltatott weboldal fog szolgálni.</w:t>
      </w:r>
      <w:r w:rsidR="00DE4C7F">
        <w:t xml:space="preserve"> </w:t>
      </w:r>
      <w:r>
        <w:t xml:space="preserve">Ha ez megtörtént, a </w:t>
      </w:r>
      <w:r w:rsidR="00DE4C7F">
        <w:t>modul automatikusan s</w:t>
      </w:r>
      <w:commentRangeStart w:id="986"/>
      <w:r w:rsidR="00DE4C7F">
        <w:t xml:space="preserve">tation </w:t>
      </w:r>
      <w:commentRangeEnd w:id="986"/>
      <w:r w:rsidR="00DE4C7F">
        <w:rPr>
          <w:rStyle w:val="Jegyzethivatkozs"/>
        </w:rPr>
        <w:commentReference w:id="986"/>
      </w:r>
      <w:r w:rsidR="00DE4C7F">
        <w:t xml:space="preserve">módba vált, </w:t>
      </w:r>
      <w:r>
        <w:t>majd a saját működési módjának megfelelően már bármikor tud csatlakozni a hálózathoz, megnyitva az utat a többi eszközzel és a szerverrel történő kommunikációhoz.</w:t>
      </w:r>
    </w:p>
    <w:p w14:paraId="4035267E" w14:textId="3694859E" w:rsidR="00DE4C7F" w:rsidRDefault="00E55AE9" w:rsidP="00641DBD">
      <w:pPr>
        <w:rPr>
          <w:ins w:id="987" w:author="Bence" w:date="2017-05-21T08:40:00Z"/>
        </w:rPr>
        <w:pPrChange w:id="988" w:author="Bence" w:date="2017-05-21T09:53:00Z">
          <w:pPr>
            <w:jc w:val="left"/>
          </w:pPr>
        </w:pPrChange>
      </w:pPr>
      <w:r>
        <w:t>Természetesen sokféle okból előfordulhat, hogy a megadott vezeték nélküli csatlakozási adatokat módosítani kell, így a felhasználó számára bármikor  lehetővé kell tenni, hogy újrainicializálja az eszközt</w:t>
      </w:r>
      <w:r w:rsidR="00962369">
        <w:t>.</w:t>
      </w:r>
    </w:p>
    <w:p w14:paraId="6F850936" w14:textId="5C29EA74" w:rsidR="008C21E7" w:rsidRDefault="008C21E7" w:rsidP="00641DBD">
      <w:pPr>
        <w:rPr>
          <w:ins w:id="989" w:author="Bence" w:date="2017-05-21T09:46:00Z"/>
        </w:rPr>
        <w:pPrChange w:id="990" w:author="Bence" w:date="2017-05-21T09:53:00Z">
          <w:pPr>
            <w:jc w:val="left"/>
          </w:pPr>
        </w:pPrChange>
      </w:pPr>
      <w:ins w:id="991" w:author="Bence" w:date="2017-05-21T08:40:00Z">
        <w:r>
          <w:t>A feladat megoldásához az Arduinohoz készül</w:t>
        </w:r>
      </w:ins>
      <w:ins w:id="992" w:author="Bence" w:date="2017-05-21T08:41:00Z">
        <w:r>
          <w:t>t</w:t>
        </w:r>
      </w:ins>
      <w:ins w:id="993" w:author="Bence" w:date="2017-05-21T08:40:00Z">
        <w:r>
          <w:t xml:space="preserve"> külső </w:t>
        </w:r>
      </w:ins>
      <w:ins w:id="994" w:author="Bence" w:date="2017-05-21T08:41:00Z">
        <w:r>
          <w:t>WifiManager könyvtárat használtam fel, ez lehetőv</w:t>
        </w:r>
      </w:ins>
      <w:ins w:id="995" w:author="Bence" w:date="2017-05-21T08:42:00Z">
        <w:r>
          <w:t>é tette, hogy az első indításkor a felhasználó beállíthassa a hálózati hiteletesítési adatokat, amelyet az</w:t>
        </w:r>
      </w:ins>
      <w:ins w:id="996" w:author="Bence" w:date="2017-05-21T08:46:00Z">
        <w:r>
          <w:t xml:space="preserve"> eszköz a saját</w:t>
        </w:r>
      </w:ins>
      <w:ins w:id="997" w:author="Bence" w:date="2017-05-21T08:42:00Z">
        <w:r>
          <w:t xml:space="preserve"> EEPROM-jába </w:t>
        </w:r>
      </w:ins>
      <w:ins w:id="998" w:author="Bence" w:date="2017-05-21T08:44:00Z">
        <w:r>
          <w:t xml:space="preserve">ment le, így a konfiguráció egyszeri szükséges </w:t>
        </w:r>
      </w:ins>
      <w:ins w:id="999" w:author="Bence" w:date="2017-05-21T08:46:00Z">
        <w:r>
          <w:t xml:space="preserve">művelet, minden további indításnál rendelkezésre állnak az adatok. </w:t>
        </w:r>
      </w:ins>
    </w:p>
    <w:p w14:paraId="4F145488" w14:textId="6EB7FE46" w:rsidR="00641DBD" w:rsidRDefault="00641DBD" w:rsidP="00641DBD">
      <w:pPr>
        <w:rPr>
          <w:ins w:id="1000" w:author="Bence" w:date="2017-05-21T09:49:00Z"/>
        </w:rPr>
        <w:pPrChange w:id="1001" w:author="Bence" w:date="2017-05-21T09:53:00Z">
          <w:pPr>
            <w:jc w:val="left"/>
          </w:pPr>
        </w:pPrChange>
      </w:pPr>
      <w:ins w:id="1002" w:author="Bence" w:date="2017-05-21T09:46:00Z">
        <w:r>
          <w:t>A felhasználói folyamat lépéseit néhány ábrán mutatom be. A</w:t>
        </w:r>
      </w:ins>
      <w:ins w:id="1003" w:author="Bence" w:date="2017-05-21T09:48:00Z">
        <w:r>
          <w:t xml:space="preserve">z inicializálandó </w:t>
        </w:r>
      </w:ins>
      <w:ins w:id="1004" w:author="Bence" w:date="2017-05-21T09:46:00Z">
        <w:r>
          <w:t>eszköz</w:t>
        </w:r>
      </w:ins>
      <w:ins w:id="1005" w:author="Bence" w:date="2017-05-21T09:48:00Z">
        <w:r>
          <w:t xml:space="preserve"> indulását követően</w:t>
        </w:r>
      </w:ins>
      <w:ins w:id="1006" w:author="Bence" w:date="2017-05-21T09:46:00Z">
        <w:r>
          <w:t xml:space="preserve"> </w:t>
        </w:r>
        <w:r w:rsidRPr="00641DBD">
          <w:rPr>
            <w:i/>
            <w:rPrChange w:id="1007" w:author="Bence" w:date="2017-05-21T09:49:00Z">
              <w:rPr/>
            </w:rPrChange>
          </w:rPr>
          <w:t>ESP</w:t>
        </w:r>
      </w:ins>
      <w:ins w:id="1008" w:author="Bence" w:date="2017-05-21T09:48:00Z">
        <w:r w:rsidRPr="00641DBD">
          <w:rPr>
            <w:i/>
            <w:rPrChange w:id="1009" w:author="Bence" w:date="2017-05-21T09:49:00Z">
              <w:rPr/>
            </w:rPrChange>
          </w:rPr>
          <w:t>Config</w:t>
        </w:r>
        <w:r>
          <w:t xml:space="preserve"> SSID-vel indul AP-ként, a csatlakozáshoz használt jelszó alapesetben </w:t>
        </w:r>
        <w:r w:rsidRPr="00641DBD">
          <w:rPr>
            <w:i/>
            <w:rPrChange w:id="1010" w:author="Bence" w:date="2017-05-21T09:49:00Z">
              <w:rPr/>
            </w:rPrChange>
          </w:rPr>
          <w:t>password</w:t>
        </w:r>
        <w:r>
          <w:t>.</w:t>
        </w:r>
      </w:ins>
      <w:ins w:id="1011" w:author="Bence" w:date="2017-05-21T09:49:00Z">
        <w:r>
          <w:t xml:space="preserve"> A csatlakozást követően</w:t>
        </w:r>
      </w:ins>
      <w:ins w:id="1012" w:author="Bence" w:date="2017-05-21T09:52:00Z">
        <w:r>
          <w:t xml:space="preserve"> böngészőből</w:t>
        </w:r>
      </w:ins>
      <w:ins w:id="1013" w:author="Bence" w:date="2017-05-21T09:49:00Z">
        <w:r>
          <w:t xml:space="preserve"> a 192.168.4.1 címen </w:t>
        </w:r>
      </w:ins>
      <w:ins w:id="1014" w:author="Bence" w:date="2017-05-21T09:52:00Z">
        <w:r>
          <w:t>elérhetjük a konfigurációs felületet</w:t>
        </w:r>
      </w:ins>
      <w:ins w:id="1015" w:author="Bence" w:date="2017-05-21T09:53:00Z">
        <w:r>
          <w:t xml:space="preserve">, </w:t>
        </w:r>
      </w:ins>
      <w:ins w:id="1016" w:author="Bence" w:date="2017-05-21T09:54:00Z">
        <w:r>
          <w:t xml:space="preserve">ahogy azt </w:t>
        </w:r>
      </w:ins>
      <w:ins w:id="1017" w:author="Bence" w:date="2017-05-21T09:53:00Z">
        <w:r>
          <w:t xml:space="preserve">a </w:t>
        </w:r>
      </w:ins>
      <w:ins w:id="1018" w:author="Bence" w:date="2017-05-21T09:54:00Z">
        <w:r>
          <w:fldChar w:fldCharType="begin"/>
        </w:r>
        <w:r>
          <w:instrText xml:space="preserve"> REF _Ref483123778 \h </w:instrText>
        </w:r>
      </w:ins>
      <w:r>
        <w:fldChar w:fldCharType="separate"/>
      </w:r>
      <w:ins w:id="1019" w:author="Bence" w:date="2017-05-21T17:48:00Z">
        <w:r w:rsidR="001A7DB8">
          <w:rPr>
            <w:noProof/>
          </w:rPr>
          <w:t>3</w:t>
        </w:r>
        <w:r w:rsidR="001A7DB8">
          <w:t>.</w:t>
        </w:r>
        <w:r w:rsidR="001A7DB8">
          <w:rPr>
            <w:noProof/>
          </w:rPr>
          <w:t>3</w:t>
        </w:r>
        <w:r w:rsidR="001A7DB8">
          <w:t>. ábra</w:t>
        </w:r>
      </w:ins>
      <w:ins w:id="1020" w:author="Bence" w:date="2017-05-21T09:54:00Z">
        <w:r>
          <w:fldChar w:fldCharType="end"/>
        </w:r>
        <w:r>
          <w:t xml:space="preserve"> is mutatja.</w:t>
        </w:r>
      </w:ins>
    </w:p>
    <w:p w14:paraId="73D3CC06" w14:textId="40B34C79" w:rsidR="00641DBD" w:rsidRDefault="001663A7" w:rsidP="00641DBD">
      <w:pPr>
        <w:keepNext/>
        <w:jc w:val="center"/>
        <w:rPr>
          <w:ins w:id="1021" w:author="Bence" w:date="2017-05-21T09:53:00Z"/>
        </w:rPr>
        <w:pPrChange w:id="1022" w:author="Bence" w:date="2017-05-21T09:53:00Z">
          <w:pPr/>
        </w:pPrChange>
      </w:pPr>
      <w:ins w:id="1023" w:author="Bence" w:date="2017-05-21T10:12:00Z">
        <w:r>
          <w:pict w14:anchorId="39899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233.35pt;height:260.45pt">
              <v:imagedata r:id="rId24" o:title="kép4"/>
            </v:shape>
          </w:pict>
        </w:r>
      </w:ins>
    </w:p>
    <w:bookmarkStart w:id="1024" w:name="_Ref483123778"/>
    <w:p w14:paraId="58E3C7C8" w14:textId="6D22BCD0" w:rsidR="00641DBD" w:rsidRDefault="003C7EC5" w:rsidP="005B4C76">
      <w:pPr>
        <w:pStyle w:val="Kpalrs"/>
        <w:pPrChange w:id="1025" w:author="Bence" w:date="2017-05-21T16:37:00Z">
          <w:pPr>
            <w:jc w:val="left"/>
          </w:pPr>
        </w:pPrChange>
      </w:pPr>
      <w:ins w:id="1026" w:author="Bence" w:date="2017-05-21T13:36:00Z">
        <w:r>
          <w:fldChar w:fldCharType="begin"/>
        </w:r>
        <w:r>
          <w:instrText xml:space="preserve"> STYLEREF 1 \s </w:instrText>
        </w:r>
      </w:ins>
      <w:r>
        <w:fldChar w:fldCharType="separate"/>
      </w:r>
      <w:r w:rsidR="001A7DB8">
        <w:rPr>
          <w:noProof/>
        </w:rPr>
        <w:t>3</w:t>
      </w:r>
      <w:ins w:id="1027" w:author="Bence" w:date="2017-05-21T13:36:00Z">
        <w:r>
          <w:fldChar w:fldCharType="end"/>
        </w:r>
        <w:r>
          <w:t>.</w:t>
        </w:r>
        <w:r>
          <w:fldChar w:fldCharType="begin"/>
        </w:r>
        <w:r>
          <w:instrText xml:space="preserve"> SEQ ábra \* ARABIC \s 1 </w:instrText>
        </w:r>
      </w:ins>
      <w:r>
        <w:fldChar w:fldCharType="separate"/>
      </w:r>
      <w:ins w:id="1028" w:author="Bence" w:date="2017-05-21T17:48:00Z">
        <w:r w:rsidR="001A7DB8">
          <w:rPr>
            <w:noProof/>
          </w:rPr>
          <w:t>3</w:t>
        </w:r>
      </w:ins>
      <w:ins w:id="1029" w:author="Bence" w:date="2017-05-21T13:36:00Z">
        <w:r>
          <w:fldChar w:fldCharType="end"/>
        </w:r>
      </w:ins>
      <w:ins w:id="1030" w:author="Bence" w:date="2017-05-21T09:53:00Z">
        <w:r w:rsidR="00641DBD">
          <w:t>. ábra</w:t>
        </w:r>
        <w:bookmarkEnd w:id="1024"/>
        <w:r w:rsidR="00641DBD">
          <w:t xml:space="preserve"> ESP konfigurációs felület nyitóoldala</w:t>
        </w:r>
      </w:ins>
    </w:p>
    <w:p w14:paraId="7BA237C9" w14:textId="321A1660" w:rsidR="00DE4C7F" w:rsidRDefault="00D40D40" w:rsidP="00F63AE9">
      <w:pPr>
        <w:rPr>
          <w:ins w:id="1031" w:author="Bence" w:date="2017-05-21T10:12:00Z"/>
          <w:lang w:eastAsia="en-US"/>
        </w:rPr>
      </w:pPr>
      <w:ins w:id="1032" w:author="Bence" w:date="2017-05-21T09:57:00Z">
        <w:r>
          <w:rPr>
            <w:lang w:eastAsia="en-US"/>
          </w:rPr>
          <w:t>A felső két opció használható a konfiguráláshoz, a különbség, hogy az elsőben a nyilvánosan látható SSID-vel rendelkező hálózatokat az ESP kilistázza, így mi ezeket listából is kiválaszthatjuk. A másodikban egyszerűen megadjuk a hálózat két paraméterét a felbukkanó ablakban. (</w:t>
        </w:r>
      </w:ins>
      <w:ins w:id="1033" w:author="Bence" w:date="2017-05-21T10:14:00Z">
        <w:r w:rsidR="001663A7">
          <w:rPr>
            <w:lang w:eastAsia="en-US"/>
          </w:rPr>
          <w:fldChar w:fldCharType="begin"/>
        </w:r>
        <w:r w:rsidR="001663A7">
          <w:rPr>
            <w:lang w:eastAsia="en-US"/>
          </w:rPr>
          <w:instrText xml:space="preserve"> REF _Ref483125005 \h </w:instrText>
        </w:r>
        <w:r w:rsidR="001663A7">
          <w:rPr>
            <w:lang w:eastAsia="en-US"/>
          </w:rPr>
        </w:r>
      </w:ins>
      <w:r w:rsidR="001663A7">
        <w:rPr>
          <w:lang w:eastAsia="en-US"/>
        </w:rPr>
        <w:fldChar w:fldCharType="separate"/>
      </w:r>
      <w:ins w:id="1034" w:author="Bence" w:date="2017-05-21T17:48:00Z">
        <w:r w:rsidR="001A7DB8">
          <w:rPr>
            <w:noProof/>
          </w:rPr>
          <w:t>3</w:t>
        </w:r>
        <w:r w:rsidR="001A7DB8">
          <w:t>.</w:t>
        </w:r>
        <w:r w:rsidR="001A7DB8">
          <w:rPr>
            <w:noProof/>
          </w:rPr>
          <w:t>4</w:t>
        </w:r>
        <w:r w:rsidR="001A7DB8">
          <w:t>. ábra</w:t>
        </w:r>
      </w:ins>
      <w:ins w:id="1035" w:author="Bence" w:date="2017-05-21T10:14:00Z">
        <w:r w:rsidR="001663A7">
          <w:rPr>
            <w:lang w:eastAsia="en-US"/>
          </w:rPr>
          <w:fldChar w:fldCharType="end"/>
        </w:r>
      </w:ins>
      <w:ins w:id="1036" w:author="Bence" w:date="2017-05-21T09:57:00Z">
        <w:r>
          <w:rPr>
            <w:lang w:eastAsia="en-US"/>
          </w:rPr>
          <w:t>)</w:t>
        </w:r>
      </w:ins>
    </w:p>
    <w:p w14:paraId="7C8672A3" w14:textId="77777777" w:rsidR="001663A7" w:rsidRDefault="001663A7" w:rsidP="001663A7">
      <w:pPr>
        <w:keepNext/>
        <w:jc w:val="center"/>
        <w:rPr>
          <w:ins w:id="1037" w:author="Bence" w:date="2017-05-21T10:13:00Z"/>
        </w:rPr>
        <w:pPrChange w:id="1038" w:author="Bence" w:date="2017-05-21T10:13:00Z">
          <w:pPr/>
        </w:pPrChange>
      </w:pPr>
      <w:ins w:id="1039" w:author="Bence" w:date="2017-05-21T10:12:00Z">
        <w:r>
          <w:rPr>
            <w:lang w:eastAsia="en-US"/>
          </w:rPr>
          <w:lastRenderedPageBreak/>
          <w:pict w14:anchorId="6E584943">
            <v:shape id="_x0000_i1159" type="#_x0000_t75" style="width:229.8pt;height:171.55pt">
              <v:imagedata r:id="rId25" o:title="kép2"/>
            </v:shape>
          </w:pict>
        </w:r>
      </w:ins>
    </w:p>
    <w:bookmarkStart w:id="1040" w:name="_Ref483125005"/>
    <w:p w14:paraId="0429A81A" w14:textId="2AE096D5" w:rsidR="001663A7" w:rsidRDefault="003C7EC5" w:rsidP="005B4C76">
      <w:pPr>
        <w:pStyle w:val="Kpalrs"/>
        <w:rPr>
          <w:ins w:id="1041" w:author="Bence" w:date="2017-05-21T09:59:00Z"/>
        </w:rPr>
        <w:pPrChange w:id="1042" w:author="Bence" w:date="2017-05-21T16:37:00Z">
          <w:pPr/>
        </w:pPrChange>
      </w:pPr>
      <w:ins w:id="1043" w:author="Bence" w:date="2017-05-21T13:36:00Z">
        <w:r>
          <w:fldChar w:fldCharType="begin"/>
        </w:r>
        <w:r>
          <w:instrText xml:space="preserve"> STYLEREF 1 \s </w:instrText>
        </w:r>
      </w:ins>
      <w:r>
        <w:fldChar w:fldCharType="separate"/>
      </w:r>
      <w:r w:rsidR="001A7DB8">
        <w:rPr>
          <w:noProof/>
        </w:rPr>
        <w:t>3</w:t>
      </w:r>
      <w:ins w:id="1044" w:author="Bence" w:date="2017-05-21T13:36:00Z">
        <w:r>
          <w:fldChar w:fldCharType="end"/>
        </w:r>
        <w:r>
          <w:t>.</w:t>
        </w:r>
        <w:r>
          <w:fldChar w:fldCharType="begin"/>
        </w:r>
        <w:r>
          <w:instrText xml:space="preserve"> SEQ ábra \* ARABIC \s 1 </w:instrText>
        </w:r>
      </w:ins>
      <w:r>
        <w:fldChar w:fldCharType="separate"/>
      </w:r>
      <w:ins w:id="1045" w:author="Bence" w:date="2017-05-21T17:48:00Z">
        <w:r w:rsidR="001A7DB8">
          <w:rPr>
            <w:noProof/>
          </w:rPr>
          <w:t>4</w:t>
        </w:r>
      </w:ins>
      <w:ins w:id="1046" w:author="Bence" w:date="2017-05-21T13:36:00Z">
        <w:r>
          <w:fldChar w:fldCharType="end"/>
        </w:r>
      </w:ins>
      <w:ins w:id="1047" w:author="Bence" w:date="2017-05-21T10:13:00Z">
        <w:r w:rsidR="001663A7">
          <w:t>. ábra</w:t>
        </w:r>
        <w:bookmarkEnd w:id="1040"/>
        <w:r w:rsidR="001663A7">
          <w:t xml:space="preserve"> Hálózati adatok megadása a konfigurációs felületen</w:t>
        </w:r>
      </w:ins>
    </w:p>
    <w:p w14:paraId="2D3A3CA5" w14:textId="5E299DB5" w:rsidR="001663A7" w:rsidRDefault="00D40D40" w:rsidP="00F63AE9">
      <w:pPr>
        <w:rPr>
          <w:ins w:id="1048" w:author="Bence" w:date="2017-05-21T10:00:00Z"/>
          <w:lang w:eastAsia="en-US"/>
        </w:rPr>
      </w:pPr>
      <w:ins w:id="1049" w:author="Bence" w:date="2017-05-21T09:59:00Z">
        <w:r>
          <w:rPr>
            <w:lang w:eastAsia="en-US"/>
          </w:rPr>
          <w:t xml:space="preserve">Az </w:t>
        </w:r>
      </w:ins>
      <w:ins w:id="1050" w:author="Bence" w:date="2017-05-21T10:00:00Z">
        <w:r>
          <w:rPr>
            <w:lang w:eastAsia="en-US"/>
          </w:rPr>
          <w:t>követően válaszként értesülünk a művelet sikerességéről, az ESP újraindul, ezúttal már a saját működési módjában.</w:t>
        </w:r>
      </w:ins>
    </w:p>
    <w:p w14:paraId="25E0692D" w14:textId="076015F3" w:rsidR="00D40D40" w:rsidRDefault="00D40D40" w:rsidP="00F63AE9">
      <w:pPr>
        <w:rPr>
          <w:ins w:id="1051" w:author="Bence" w:date="2017-05-21T10:00:00Z"/>
          <w:lang w:eastAsia="en-US"/>
        </w:rPr>
      </w:pPr>
      <w:ins w:id="1052" w:author="Bence" w:date="2017-05-21T10:00:00Z">
        <w:r>
          <w:rPr>
            <w:lang w:eastAsia="en-US"/>
          </w:rPr>
          <w:t xml:space="preserve">Az Info menüpontban megtekinthetjük az eszközünk alapadatait, ezek közül a MAC címre szükség is lehet majd az eszköz szerver oldali regisztrációjánál. </w:t>
        </w:r>
      </w:ins>
      <w:ins w:id="1053" w:author="Bence" w:date="2017-05-21T10:06:00Z">
        <w:r w:rsidR="001663A7">
          <w:rPr>
            <w:lang w:eastAsia="en-US"/>
          </w:rPr>
          <w:t>(</w:t>
        </w:r>
      </w:ins>
      <w:ins w:id="1054" w:author="Bence" w:date="2017-05-21T10:14:00Z">
        <w:r w:rsidR="001663A7">
          <w:rPr>
            <w:lang w:eastAsia="en-US"/>
          </w:rPr>
          <w:fldChar w:fldCharType="begin"/>
        </w:r>
        <w:r w:rsidR="001663A7">
          <w:rPr>
            <w:lang w:eastAsia="en-US"/>
          </w:rPr>
          <w:instrText xml:space="preserve"> REF _Ref483123778 \h </w:instrText>
        </w:r>
        <w:r w:rsidR="001663A7">
          <w:rPr>
            <w:lang w:eastAsia="en-US"/>
          </w:rPr>
        </w:r>
      </w:ins>
      <w:r w:rsidR="001663A7">
        <w:rPr>
          <w:lang w:eastAsia="en-US"/>
        </w:rPr>
        <w:fldChar w:fldCharType="separate"/>
      </w:r>
      <w:ins w:id="1055" w:author="Bence" w:date="2017-05-21T17:48:00Z">
        <w:r w:rsidR="001A7DB8">
          <w:rPr>
            <w:noProof/>
          </w:rPr>
          <w:t>3</w:t>
        </w:r>
        <w:r w:rsidR="001A7DB8">
          <w:t>.</w:t>
        </w:r>
        <w:r w:rsidR="001A7DB8">
          <w:rPr>
            <w:noProof/>
          </w:rPr>
          <w:t>3</w:t>
        </w:r>
        <w:r w:rsidR="001A7DB8">
          <w:t>. ábra</w:t>
        </w:r>
      </w:ins>
      <w:ins w:id="1056" w:author="Bence" w:date="2017-05-21T10:14:00Z">
        <w:r w:rsidR="001663A7">
          <w:rPr>
            <w:lang w:eastAsia="en-US"/>
          </w:rPr>
          <w:fldChar w:fldCharType="end"/>
        </w:r>
      </w:ins>
      <w:ins w:id="1057" w:author="Bence" w:date="2017-05-21T10:06:00Z">
        <w:r w:rsidR="001663A7">
          <w:rPr>
            <w:lang w:eastAsia="en-US"/>
          </w:rPr>
          <w:t>)</w:t>
        </w:r>
      </w:ins>
    </w:p>
    <w:p w14:paraId="0F426299" w14:textId="77777777" w:rsidR="001663A7" w:rsidRDefault="001663A7" w:rsidP="001663A7">
      <w:pPr>
        <w:keepNext/>
        <w:jc w:val="center"/>
        <w:rPr>
          <w:ins w:id="1058" w:author="Bence" w:date="2017-05-21T10:13:00Z"/>
        </w:rPr>
        <w:pPrChange w:id="1059" w:author="Bence" w:date="2017-05-21T10:13:00Z">
          <w:pPr>
            <w:jc w:val="center"/>
          </w:pPr>
        </w:pPrChange>
      </w:pPr>
      <w:ins w:id="1060" w:author="Bence" w:date="2017-05-21T10:12:00Z">
        <w:r>
          <w:rPr>
            <w:lang w:eastAsia="en-US"/>
          </w:rPr>
          <w:pict w14:anchorId="35F47C9F">
            <v:shape id="_x0000_i1160" type="#_x0000_t75" style="width:177.7pt;height:243.05pt">
              <v:imagedata r:id="rId26" o:title="kép3"/>
            </v:shape>
          </w:pict>
        </w:r>
      </w:ins>
    </w:p>
    <w:p w14:paraId="129CDDE8" w14:textId="4F10697A" w:rsidR="00D40D40" w:rsidRDefault="003C7EC5" w:rsidP="005B4C76">
      <w:pPr>
        <w:pStyle w:val="Kpalrs"/>
        <w:rPr>
          <w:ins w:id="1061" w:author="Bence" w:date="2017-05-21T10:02:00Z"/>
        </w:rPr>
        <w:pPrChange w:id="1062" w:author="Bence" w:date="2017-05-21T16:37:00Z">
          <w:pPr/>
        </w:pPrChange>
      </w:pPr>
      <w:ins w:id="1063" w:author="Bence" w:date="2017-05-21T13:36:00Z">
        <w:r>
          <w:fldChar w:fldCharType="begin"/>
        </w:r>
        <w:r>
          <w:instrText xml:space="preserve"> STYLEREF 1 \s </w:instrText>
        </w:r>
      </w:ins>
      <w:r>
        <w:fldChar w:fldCharType="separate"/>
      </w:r>
      <w:r w:rsidR="001A7DB8">
        <w:rPr>
          <w:noProof/>
        </w:rPr>
        <w:t>3</w:t>
      </w:r>
      <w:ins w:id="1064" w:author="Bence" w:date="2017-05-21T13:36:00Z">
        <w:r>
          <w:fldChar w:fldCharType="end"/>
        </w:r>
        <w:r>
          <w:t>.</w:t>
        </w:r>
        <w:r>
          <w:fldChar w:fldCharType="begin"/>
        </w:r>
        <w:r>
          <w:instrText xml:space="preserve"> SEQ ábra \* ARABIC \s 1 </w:instrText>
        </w:r>
      </w:ins>
      <w:r>
        <w:fldChar w:fldCharType="separate"/>
      </w:r>
      <w:ins w:id="1065" w:author="Bence" w:date="2017-05-21T17:48:00Z">
        <w:r w:rsidR="001A7DB8">
          <w:rPr>
            <w:noProof/>
          </w:rPr>
          <w:t>5</w:t>
        </w:r>
      </w:ins>
      <w:ins w:id="1066" w:author="Bence" w:date="2017-05-21T13:36:00Z">
        <w:r>
          <w:fldChar w:fldCharType="end"/>
        </w:r>
      </w:ins>
      <w:ins w:id="1067" w:author="Bence" w:date="2017-05-21T10:13:00Z">
        <w:r w:rsidR="001663A7">
          <w:t>. ábra Info oldal a konfigurációs felületen</w:t>
        </w:r>
      </w:ins>
    </w:p>
    <w:p w14:paraId="55637D38" w14:textId="11BF8F92" w:rsidR="00D40D40" w:rsidRPr="00F63AE9" w:rsidRDefault="00D40D40" w:rsidP="00F63AE9">
      <w:pPr>
        <w:rPr>
          <w:lang w:eastAsia="en-US"/>
        </w:rPr>
      </w:pPr>
      <w:ins w:id="1068" w:author="Bence" w:date="2017-05-21T10:02:00Z">
        <w:r>
          <w:rPr>
            <w:lang w:eastAsia="en-US"/>
          </w:rPr>
          <w:t>A Reset opciót választva az eszköz törli az esetlegesen mentett adatokat és újraindul.</w:t>
        </w:r>
      </w:ins>
    </w:p>
    <w:p w14:paraId="406AA37C" w14:textId="5F4333ED" w:rsidR="00DE4C7F" w:rsidRPr="00F63AE9" w:rsidRDefault="00DE4C7F" w:rsidP="00F63AE9">
      <w:pPr>
        <w:pStyle w:val="Cmsor2"/>
      </w:pPr>
      <w:bookmarkStart w:id="1069" w:name="_Toc483152351"/>
      <w:r>
        <w:t>Működési módok</w:t>
      </w:r>
      <w:bookmarkEnd w:id="1069"/>
    </w:p>
    <w:p w14:paraId="0C2D10FC" w14:textId="1C854531" w:rsidR="00AB38A4" w:rsidRDefault="007A70EC" w:rsidP="00F63AE9">
      <w:r>
        <w:t>A</w:t>
      </w:r>
      <w:del w:id="1070" w:author="Bence" w:date="2017-05-21T10:07:00Z">
        <w:r w:rsidDel="001663A7">
          <w:delText xml:space="preserve"> </w:delText>
        </w:r>
      </w:del>
      <w:ins w:id="1071" w:author="Bence" w:date="2017-05-21T10:07:00Z">
        <w:r w:rsidR="001663A7">
          <w:t xml:space="preserve"> </w:t>
        </w:r>
        <w:r w:rsidR="001663A7">
          <w:fldChar w:fldCharType="begin"/>
        </w:r>
        <w:r w:rsidR="001663A7">
          <w:instrText xml:space="preserve"> REF _Ref483124590 \r \h </w:instrText>
        </w:r>
      </w:ins>
      <w:r w:rsidR="001663A7">
        <w:fldChar w:fldCharType="separate"/>
      </w:r>
      <w:ins w:id="1072" w:author="Bence" w:date="2017-05-21T17:48:00Z">
        <w:r w:rsidR="001A7DB8">
          <w:t>3.3</w:t>
        </w:r>
      </w:ins>
      <w:ins w:id="1073" w:author="Bence" w:date="2017-05-21T10:07:00Z">
        <w:r w:rsidR="001663A7">
          <w:fldChar w:fldCharType="end"/>
        </w:r>
        <w:r w:rsidR="001663A7">
          <w:t xml:space="preserve"> fejezet megmutatta</w:t>
        </w:r>
      </w:ins>
      <w:del w:id="1074" w:author="Bence" w:date="2017-05-21T10:07:00Z">
        <w:r w:rsidDel="001663A7">
          <w:delText>fentiekből láthatjuk</w:delText>
        </w:r>
      </w:del>
      <w:r>
        <w:t xml:space="preserve">, hogy az ESP eszközök több, felelősségét tekintve jól elkülöníthető funkciókat biztosítanak. A szenzor, beavatkozó és menedzser eszközöket a lakás különböző pontjain lehet elhelyezni igény szerint. Az elkülönített működési módok nem jelentik azt, hogy egy eszköz csak egy feladatot képes ellátni: a lakásnak lehetnek olyan pontjai, ahol egy helyen </w:t>
      </w:r>
      <w:r>
        <w:lastRenderedPageBreak/>
        <w:t>van szükségünk szenzor</w:t>
      </w:r>
      <w:ins w:id="1075" w:author="Bence" w:date="2017-05-21T10:08:00Z">
        <w:r w:rsidR="001663A7">
          <w:t>okra</w:t>
        </w:r>
      </w:ins>
      <w:r>
        <w:t xml:space="preserve"> és beavatkozó</w:t>
      </w:r>
      <w:ins w:id="1076" w:author="Bence" w:date="2017-05-21T10:08:00Z">
        <w:r w:rsidR="001663A7">
          <w:t>kra</w:t>
        </w:r>
      </w:ins>
      <w:r>
        <w:t xml:space="preserve"> </w:t>
      </w:r>
      <w:del w:id="1077" w:author="Bence" w:date="2017-05-21T10:08:00Z">
        <w:r w:rsidDel="001663A7">
          <w:delText xml:space="preserve">eszközökre </w:delText>
        </w:r>
      </w:del>
      <w:r>
        <w:t>is. Ilyenkor cél</w:t>
      </w:r>
      <w:r w:rsidR="00DE4C7F">
        <w:t xml:space="preserve"> lehet</w:t>
      </w:r>
      <w:r>
        <w:t>, hogy ne kelljen két modult telepítenünk, d</w:t>
      </w:r>
      <w:r w:rsidR="00AB38A4">
        <w:t>e figyelembe kell venni, hogy a működések és megszorításaik eltérhetnek, ezekre figyelni kell az implementációnál. Például az olyan beavatkozó eszköz, mely szenzor kiolvasási és továbbítási műveleteket végez, nem aludhat el a szenzoradatok kiolvasását követően, hiszen a beavatkozó feladatai folyamatos kapcsolatot feltételeznek a menedzser eszközzel. Helyette a szenzor életciklus egyszerűen egy ütemezett feladat, ami bizonyos időközönként lefut.</w:t>
      </w:r>
    </w:p>
    <w:p w14:paraId="3D834220" w14:textId="79711388" w:rsidR="00753170" w:rsidRDefault="00AB38A4" w:rsidP="00F63AE9">
      <w:pPr>
        <w:pStyle w:val="Cmsor3"/>
      </w:pPr>
      <w:bookmarkStart w:id="1078" w:name="_Toc483152352"/>
      <w:r>
        <w:t>Szenzor</w:t>
      </w:r>
      <w:bookmarkEnd w:id="1078"/>
    </w:p>
    <w:p w14:paraId="6F8CABC0" w14:textId="000CDF75" w:rsidR="009372A1" w:rsidRDefault="009372A1" w:rsidP="009372A1">
      <w:r>
        <w:t xml:space="preserve">A szenzorhálózat csomópontjaiban az eszköz </w:t>
      </w:r>
      <w:r w:rsidR="00AE0DDB">
        <w:t xml:space="preserve">fő </w:t>
      </w:r>
      <w:r w:rsidR="005C4CA5">
        <w:t>feladata</w:t>
      </w:r>
      <w:r w:rsidR="00AE0DDB">
        <w:t xml:space="preserve">, hogy előre meghatározott időközönként </w:t>
      </w:r>
      <w:r w:rsidR="005D67D0">
        <w:t>érzékelőivel méréseket végezzen</w:t>
      </w:r>
      <w:r w:rsidR="00AE0DDB">
        <w:t xml:space="preserve">, majd a kiolvasott adatokat </w:t>
      </w:r>
      <w:r w:rsidR="00717D22">
        <w:t xml:space="preserve">továbbítsa </w:t>
      </w:r>
      <w:r w:rsidR="001C403A">
        <w:t>a menedzser eszköznek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w:t>
      </w:r>
      <w:r w:rsidR="0051451F">
        <w:t xml:space="preserve">alvó </w:t>
      </w:r>
      <w:r w:rsidR="002945BC">
        <w:t xml:space="preserve">módban üzemeltetni az eszközt megmondva, hogy mennyi idő elteltével ébredjen fel újra az új mérés elvégzéséhez. Ha ilyen módon készítjük el a programunkat, akkor optimális esetben az eszköz akár elemről is működtethetővé válik (hosszú ideig, hónapokig, vagy akár évekig működhet elemcsere nélkül), ami kihelyezett szenzorhálózati csomópontoknál egy fontos szempont lehet. </w:t>
      </w:r>
    </w:p>
    <w:p w14:paraId="02A5D4B2" w14:textId="08E53205" w:rsidR="00B67007" w:rsidRPr="009372A1" w:rsidRDefault="00B67007" w:rsidP="009372A1">
      <w:r>
        <w:t>A fej</w:t>
      </w:r>
      <w:r w:rsidR="00C77C74">
        <w:t>lesztés eredményeként a</w:t>
      </w:r>
      <w:r w:rsidR="00FB063E">
        <w:t xml:space="preserve"> beállított</w:t>
      </w:r>
      <w:r w:rsidR="00C77C74">
        <w:t xml:space="preserve"> szenzor</w:t>
      </w:r>
      <w:r w:rsidR="00FB063E">
        <w:t xml:space="preserve"> eszköz</w:t>
      </w:r>
      <w:r w:rsidR="00C77C74">
        <w:t xml:space="preserve"> </w:t>
      </w:r>
      <w:r>
        <w:t>egy</w:t>
      </w:r>
      <w:r w:rsidR="007A70EC">
        <w:t xml:space="preserve"> egyszerűsített</w:t>
      </w:r>
      <w:r>
        <w:t xml:space="preserve"> ciklusa a következőképp vázolható.</w:t>
      </w:r>
    </w:p>
    <w:p w14:paraId="1E478643" w14:textId="31F2D283" w:rsidR="003B7BB2" w:rsidRDefault="00B70CC5" w:rsidP="00F63AE9">
      <w:pPr>
        <w:keepNext/>
      </w:pPr>
      <w:ins w:id="1079" w:author="Bence" w:date="2017-05-21T16:45:00Z">
        <w:r>
          <w:rPr>
            <w:noProof/>
          </w:rPr>
          <w:lastRenderedPageBreak/>
          <w:drawing>
            <wp:inline distT="0" distB="0" distL="0" distR="0" wp14:anchorId="2ECB6B52" wp14:editId="30B5F78C">
              <wp:extent cx="5759450" cy="484505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845050"/>
                      </a:xfrm>
                      <a:prstGeom prst="rect">
                        <a:avLst/>
                      </a:prstGeom>
                    </pic:spPr>
                  </pic:pic>
                </a:graphicData>
              </a:graphic>
            </wp:inline>
          </w:drawing>
        </w:r>
      </w:ins>
      <w:del w:id="1080" w:author="Bence" w:date="2017-05-21T16:45:00Z">
        <w:r w:rsidR="00FB063E" w:rsidDel="00B70CC5">
          <w:rPr>
            <w:noProof/>
          </w:rPr>
          <w:drawing>
            <wp:inline distT="0" distB="0" distL="0" distR="0" wp14:anchorId="5ABAD67B" wp14:editId="4B82B7DE">
              <wp:extent cx="5759450" cy="4930775"/>
              <wp:effectExtent l="0" t="0" r="0" b="317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930775"/>
                      </a:xfrm>
                      <a:prstGeom prst="rect">
                        <a:avLst/>
                      </a:prstGeom>
                    </pic:spPr>
                  </pic:pic>
                </a:graphicData>
              </a:graphic>
            </wp:inline>
          </w:drawing>
        </w:r>
      </w:del>
    </w:p>
    <w:p w14:paraId="38F6770E" w14:textId="31BBC0EC" w:rsidR="003B7BB2" w:rsidDel="00B70CC5" w:rsidRDefault="003C7EC5" w:rsidP="005B4C76">
      <w:pPr>
        <w:pStyle w:val="Kpalrs"/>
        <w:rPr>
          <w:del w:id="1081" w:author="Bence" w:date="2017-05-21T16:45:00Z"/>
        </w:rPr>
      </w:pPr>
      <w:ins w:id="1082" w:author="Bence" w:date="2017-05-21T13:36:00Z">
        <w:r>
          <w:fldChar w:fldCharType="begin"/>
        </w:r>
        <w:r>
          <w:instrText xml:space="preserve"> STYLEREF 1 \s </w:instrText>
        </w:r>
      </w:ins>
      <w:r>
        <w:fldChar w:fldCharType="separate"/>
      </w:r>
      <w:r w:rsidR="001A7DB8">
        <w:rPr>
          <w:noProof/>
        </w:rPr>
        <w:t>3</w:t>
      </w:r>
      <w:ins w:id="1083" w:author="Bence" w:date="2017-05-21T13:36:00Z">
        <w:r>
          <w:fldChar w:fldCharType="end"/>
        </w:r>
        <w:r>
          <w:t>.</w:t>
        </w:r>
        <w:r>
          <w:fldChar w:fldCharType="begin"/>
        </w:r>
        <w:r>
          <w:instrText xml:space="preserve"> SEQ ábra \* ARABIC \s 1 </w:instrText>
        </w:r>
      </w:ins>
      <w:r>
        <w:fldChar w:fldCharType="separate"/>
      </w:r>
      <w:ins w:id="1084" w:author="Bence" w:date="2017-05-21T17:48:00Z">
        <w:r w:rsidR="001A7DB8">
          <w:rPr>
            <w:noProof/>
          </w:rPr>
          <w:t>6</w:t>
        </w:r>
      </w:ins>
      <w:ins w:id="1085" w:author="Bence" w:date="2017-05-21T13:36:00Z">
        <w:r>
          <w:fldChar w:fldCharType="end"/>
        </w:r>
      </w:ins>
      <w:del w:id="1086" w:author="Bence" w:date="2017-05-20T14:22:00Z">
        <w:r w:rsidR="003B7BB2" w:rsidDel="00603F1F">
          <w:fldChar w:fldCharType="begin"/>
        </w:r>
        <w:r w:rsidR="003B7BB2" w:rsidDel="00603F1F">
          <w:delInstrText xml:space="preserve"> SEQ ábra \* ARABIC </w:delInstrText>
        </w:r>
        <w:r w:rsidR="003B7BB2" w:rsidDel="00603F1F">
          <w:fldChar w:fldCharType="separate"/>
        </w:r>
        <w:r w:rsidR="00C84FB3" w:rsidDel="00603F1F">
          <w:rPr>
            <w:noProof/>
          </w:rPr>
          <w:delText>10</w:delText>
        </w:r>
        <w:r w:rsidR="003B7BB2" w:rsidDel="00603F1F">
          <w:fldChar w:fldCharType="end"/>
        </w:r>
      </w:del>
      <w:r w:rsidR="003B7BB2">
        <w:t>. ábra Egy szenzor életciklusa</w:t>
      </w:r>
    </w:p>
    <w:p w14:paraId="392F61DA" w14:textId="77777777" w:rsidR="00B67007" w:rsidRPr="00753170" w:rsidRDefault="00B67007" w:rsidP="00B70CC5">
      <w:pPr>
        <w:pStyle w:val="Kpalrs"/>
        <w:pPrChange w:id="1087" w:author="Bence" w:date="2017-05-21T16:45:00Z">
          <w:pPr/>
        </w:pPrChange>
      </w:pPr>
    </w:p>
    <w:p w14:paraId="51440A02" w14:textId="4CF8A21F" w:rsidR="00FB063E" w:rsidRDefault="00FB063E" w:rsidP="000701CE">
      <w:r>
        <w:t xml:space="preserve">A folyamat mindig úgy kezdődik, hogy a szenzor eszköz elindul, ami legtöbb esetben a deep sleep állapotból való felébredést jelenti, de a már beállított eszköz tápfeszültséget kapva (például elemcserénél) szintén ezt a folyamatot indítja el. </w:t>
      </w:r>
    </w:p>
    <w:p w14:paraId="79706024" w14:textId="644488F6" w:rsidR="007A70EC" w:rsidRDefault="007A70EC" w:rsidP="000701CE">
      <w:r>
        <w:t>Kliensként a TCP hálózaton keresztül kapcsolódik a menedzser eszközhöz, a kapcsolat felépítésének sikeressége</w:t>
      </w:r>
      <w:r w:rsidR="00AB38A4">
        <w:t xml:space="preserve"> esetén pedig végigmegy a saját, regisztrált szenzorain, egyenként elvégzi az értékek kiolvasását és rögtön továbbítja is a menedzser eszközöknek.</w:t>
      </w:r>
      <w:r w:rsidR="0011511F">
        <w:t xml:space="preserve"> Ha az adatok továbbítása nem sikerül, akkor meghatározott számban újra próbálkozik a művelettel. Az összes szenzoradat átküldését követően az eszköz visszatér alvó üzemmódba, a következő mérési ciklus kezdetéig nincs feladata.  </w:t>
      </w:r>
    </w:p>
    <w:p w14:paraId="69C9B9F1" w14:textId="774070FD" w:rsidR="00307ABA" w:rsidRDefault="00B67007" w:rsidP="000701CE">
      <w:r>
        <w:t xml:space="preserve">A </w:t>
      </w:r>
      <w:r w:rsidR="004752C9">
        <w:t>beküldésnél a szenzornak az alábbiakat kötelezően meg kell adnia:</w:t>
      </w:r>
    </w:p>
    <w:p w14:paraId="0596CE87" w14:textId="3CD46578" w:rsidR="007250EB" w:rsidRDefault="00AB3257" w:rsidP="007250EB">
      <w:pPr>
        <w:rPr>
          <w:ins w:id="1088" w:author="Bence" w:date="2017-05-20T13:34:00Z"/>
        </w:rPr>
        <w:pPrChange w:id="1089" w:author="Bence" w:date="2017-05-20T13:34:00Z">
          <w:pPr>
            <w:spacing w:after="160" w:line="259" w:lineRule="auto"/>
            <w:jc w:val="left"/>
          </w:pPr>
        </w:pPrChange>
      </w:pPr>
      <w:r>
        <w:t>(TODO, a táblázatot átírni, ez nem pontos már)</w:t>
      </w:r>
    </w:p>
    <w:tbl>
      <w:tblPr>
        <w:tblStyle w:val="Rcsostblzat"/>
        <w:tblW w:w="0" w:type="auto"/>
        <w:tblLook w:val="04A0" w:firstRow="1" w:lastRow="0" w:firstColumn="1" w:lastColumn="0" w:noHBand="0" w:noVBand="1"/>
      </w:tblPr>
      <w:tblGrid>
        <w:gridCol w:w="2830"/>
        <w:gridCol w:w="6230"/>
      </w:tblGrid>
      <w:tr w:rsidR="007250EB" w14:paraId="12583A5B" w14:textId="77777777" w:rsidTr="00085478">
        <w:tc>
          <w:tcPr>
            <w:tcW w:w="2830" w:type="dxa"/>
          </w:tcPr>
          <w:p w14:paraId="0BC609A0" w14:textId="77777777" w:rsidR="007250EB" w:rsidRPr="00B67007" w:rsidRDefault="007250EB" w:rsidP="00085478">
            <w:pPr>
              <w:rPr>
                <w:moveTo w:id="1090" w:author="Bence" w:date="2017-05-20T13:34:00Z"/>
                <w:b/>
              </w:rPr>
            </w:pPr>
            <w:moveToRangeStart w:id="1091" w:author="Bence" w:date="2017-05-20T13:34:00Z" w:name="move483050585"/>
            <w:moveTo w:id="1092" w:author="Bence" w:date="2017-05-20T13:34:00Z">
              <w:r w:rsidRPr="00B67007">
                <w:rPr>
                  <w:b/>
                </w:rPr>
                <w:t>Változó neve</w:t>
              </w:r>
            </w:moveTo>
          </w:p>
        </w:tc>
        <w:tc>
          <w:tcPr>
            <w:tcW w:w="6230" w:type="dxa"/>
          </w:tcPr>
          <w:p w14:paraId="476BEC62" w14:textId="77777777" w:rsidR="007250EB" w:rsidRPr="00B67007" w:rsidRDefault="007250EB" w:rsidP="00085478">
            <w:pPr>
              <w:rPr>
                <w:moveTo w:id="1093" w:author="Bence" w:date="2017-05-20T13:34:00Z"/>
                <w:b/>
              </w:rPr>
            </w:pPr>
            <w:moveTo w:id="1094" w:author="Bence" w:date="2017-05-20T13:34:00Z">
              <w:r w:rsidRPr="00B67007">
                <w:rPr>
                  <w:b/>
                </w:rPr>
                <w:t>Változó jelentése</w:t>
              </w:r>
            </w:moveTo>
          </w:p>
        </w:tc>
      </w:tr>
      <w:tr w:rsidR="007250EB" w14:paraId="482B80CC" w14:textId="77777777" w:rsidTr="00085478">
        <w:tc>
          <w:tcPr>
            <w:tcW w:w="2830" w:type="dxa"/>
          </w:tcPr>
          <w:p w14:paraId="5DC364DD" w14:textId="77777777" w:rsidR="007250EB" w:rsidRDefault="007250EB" w:rsidP="00085478">
            <w:pPr>
              <w:rPr>
                <w:moveTo w:id="1095" w:author="Bence" w:date="2017-05-20T13:34:00Z"/>
              </w:rPr>
            </w:pPr>
            <w:moveTo w:id="1096" w:author="Bence" w:date="2017-05-20T13:34:00Z">
              <w:r>
                <w:lastRenderedPageBreak/>
                <w:t>d</w:t>
              </w:r>
              <w:r w:rsidRPr="00753170">
                <w:t>eviceName</w:t>
              </w:r>
            </w:moveTo>
          </w:p>
        </w:tc>
        <w:tc>
          <w:tcPr>
            <w:tcW w:w="6230" w:type="dxa"/>
          </w:tcPr>
          <w:p w14:paraId="2C0147C8" w14:textId="77777777" w:rsidR="007250EB" w:rsidRDefault="007250EB" w:rsidP="00085478">
            <w:pPr>
              <w:rPr>
                <w:moveTo w:id="1097" w:author="Bence" w:date="2017-05-20T13:34:00Z"/>
              </w:rPr>
            </w:pPr>
            <w:moveTo w:id="1098" w:author="Bence" w:date="2017-05-20T13:34:00Z">
              <w:r>
                <w:t>a szerver által történő azonosításra szolgál a csomópontban szereplő eszköz neve, ez nyílván egy egyedi azonosító, gyakorlatilag a szenzor eszköz MAC címe</w:t>
              </w:r>
            </w:moveTo>
          </w:p>
        </w:tc>
      </w:tr>
      <w:tr w:rsidR="007250EB" w14:paraId="2693896C" w14:textId="77777777" w:rsidTr="00085478">
        <w:tc>
          <w:tcPr>
            <w:tcW w:w="2830" w:type="dxa"/>
          </w:tcPr>
          <w:p w14:paraId="47F8F457" w14:textId="77777777" w:rsidR="007250EB" w:rsidRDefault="007250EB" w:rsidP="00085478">
            <w:pPr>
              <w:rPr>
                <w:moveTo w:id="1099" w:author="Bence" w:date="2017-05-20T13:34:00Z"/>
              </w:rPr>
            </w:pPr>
            <w:moveTo w:id="1100" w:author="Bence" w:date="2017-05-20T13:34:00Z">
              <w:r w:rsidRPr="00753170">
                <w:t>devicePassword</w:t>
              </w:r>
            </w:moveTo>
          </w:p>
        </w:tc>
        <w:tc>
          <w:tcPr>
            <w:tcW w:w="6230" w:type="dxa"/>
          </w:tcPr>
          <w:p w14:paraId="34C28C77" w14:textId="77777777" w:rsidR="007250EB" w:rsidRDefault="007250EB" w:rsidP="00085478">
            <w:pPr>
              <w:rPr>
                <w:moveTo w:id="1101" w:author="Bence" w:date="2017-05-20T13:34:00Z"/>
              </w:rPr>
            </w:pPr>
            <w:moveTo w:id="1102" w:author="Bence" w:date="2017-05-20T13:34:00Z">
              <w:r>
                <w:t xml:space="preserve">az azonosításhoz szükséges, a deviceNamehez rendelt jelszó, amit </w:t>
              </w:r>
            </w:moveTo>
          </w:p>
        </w:tc>
      </w:tr>
      <w:tr w:rsidR="007250EB" w14:paraId="0AFC1E7F" w14:textId="77777777" w:rsidTr="00085478">
        <w:tc>
          <w:tcPr>
            <w:tcW w:w="2830" w:type="dxa"/>
          </w:tcPr>
          <w:p w14:paraId="050BC60F" w14:textId="77777777" w:rsidR="007250EB" w:rsidRDefault="007250EB" w:rsidP="00085478">
            <w:pPr>
              <w:rPr>
                <w:moveTo w:id="1103" w:author="Bence" w:date="2017-05-20T13:34:00Z"/>
              </w:rPr>
            </w:pPr>
            <w:moveTo w:id="1104" w:author="Bence" w:date="2017-05-20T13:34:00Z">
              <w:r>
                <w:t>dataType</w:t>
              </w:r>
            </w:moveTo>
          </w:p>
        </w:tc>
        <w:tc>
          <w:tcPr>
            <w:tcW w:w="6230" w:type="dxa"/>
          </w:tcPr>
          <w:p w14:paraId="2FB9EE6A" w14:textId="77777777" w:rsidR="007250EB" w:rsidRDefault="007250EB" w:rsidP="00085478">
            <w:pPr>
              <w:rPr>
                <w:moveTo w:id="1105" w:author="Bence" w:date="2017-05-20T13:34:00Z"/>
              </w:rPr>
            </w:pPr>
            <w:moveTo w:id="1106" w:author="Bence" w:date="2017-05-20T13:34:00Z">
              <w:r>
                <w:t>a mért szenzorérték típusát jelöli</w:t>
              </w:r>
            </w:moveTo>
          </w:p>
        </w:tc>
      </w:tr>
      <w:tr w:rsidR="007250EB" w14:paraId="55CBB99B" w14:textId="77777777" w:rsidTr="00085478">
        <w:tc>
          <w:tcPr>
            <w:tcW w:w="2830" w:type="dxa"/>
          </w:tcPr>
          <w:p w14:paraId="052A9447" w14:textId="77777777" w:rsidR="007250EB" w:rsidRDefault="007250EB" w:rsidP="00085478">
            <w:pPr>
              <w:rPr>
                <w:moveTo w:id="1107" w:author="Bence" w:date="2017-05-20T13:34:00Z"/>
              </w:rPr>
            </w:pPr>
            <w:moveTo w:id="1108" w:author="Bence" w:date="2017-05-20T13:34:00Z">
              <w:r w:rsidRPr="00753170">
                <w:t>data</w:t>
              </w:r>
            </w:moveTo>
          </w:p>
        </w:tc>
        <w:tc>
          <w:tcPr>
            <w:tcW w:w="6230" w:type="dxa"/>
          </w:tcPr>
          <w:p w14:paraId="4D872CBA" w14:textId="77777777" w:rsidR="007250EB" w:rsidRDefault="007250EB" w:rsidP="00085478">
            <w:pPr>
              <w:rPr>
                <w:moveTo w:id="1109" w:author="Bence" w:date="2017-05-20T13:34:00Z"/>
              </w:rPr>
            </w:pPr>
            <w:moveTo w:id="1110" w:author="Bence" w:date="2017-05-20T13:34:00Z">
              <w:r>
                <w:t xml:space="preserve">az elküldeni kívánt adat </w:t>
              </w:r>
            </w:moveTo>
          </w:p>
        </w:tc>
      </w:tr>
      <w:moveToRangeEnd w:id="1091"/>
    </w:tbl>
    <w:p w14:paraId="626AE6D9" w14:textId="77777777" w:rsidR="00AB3257" w:rsidRDefault="00AB3257" w:rsidP="000701CE">
      <w:pPr>
        <w:rPr>
          <w:ins w:id="1111" w:author="Bence" w:date="2017-05-19T21:47:00Z"/>
        </w:rPr>
      </w:pPr>
    </w:p>
    <w:p w14:paraId="67C7F6BE" w14:textId="26FBB2C1" w:rsidR="00B7489E" w:rsidRDefault="00D12D67" w:rsidP="00B7489E">
      <w:pPr>
        <w:pStyle w:val="Cmsor4"/>
        <w:rPr>
          <w:ins w:id="1112" w:author="Bence" w:date="2017-05-19T21:48:00Z"/>
        </w:rPr>
        <w:pPrChange w:id="1113" w:author="Bence" w:date="2017-05-19T21:48:00Z">
          <w:pPr/>
        </w:pPrChange>
      </w:pPr>
      <w:ins w:id="1114" w:author="Bence" w:date="2017-05-20T12:36:00Z">
        <w:r>
          <w:t>Alvó üzemmód</w:t>
        </w:r>
      </w:ins>
    </w:p>
    <w:p w14:paraId="55128295" w14:textId="714627FE" w:rsidR="00D12D67" w:rsidRDefault="00081CFB" w:rsidP="00D12D67">
      <w:pPr>
        <w:rPr>
          <w:ins w:id="1115" w:author="Bence" w:date="2017-05-20T12:35:00Z"/>
        </w:rPr>
      </w:pPr>
      <w:ins w:id="1116" w:author="Bence" w:date="2017-05-20T10:06:00Z">
        <w:r>
          <w:t xml:space="preserve">Volt szó már többször arról, hogy a szenzor modulok két mérési ciklusuk között, az idő nagy részében nem végeznek semmilyen műveletet, így ilyenkor alvó állapotba </w:t>
        </w:r>
      </w:ins>
      <w:ins w:id="1117" w:author="Bence" w:date="2017-05-20T12:20:00Z">
        <w:r w:rsidR="00D31370">
          <w:t>kerülnek</w:t>
        </w:r>
      </w:ins>
      <w:ins w:id="1118" w:author="Bence" w:date="2017-05-20T10:13:00Z">
        <w:r>
          <w:t xml:space="preserve"> energiatakarékossági szempontok miatt</w:t>
        </w:r>
      </w:ins>
      <w:ins w:id="1119" w:author="Bence" w:date="2017-05-20T10:06:00Z">
        <w:r>
          <w:t xml:space="preserve">. Ezt az állapotot érdemes kicsit közelebbről is áttekinteni. Az ESP8266 alapvetően </w:t>
        </w:r>
      </w:ins>
      <w:ins w:id="1120" w:author="Bence" w:date="2017-05-20T10:17:00Z">
        <w:r w:rsidR="00494786">
          <w:t xml:space="preserve">három különböző szintjét </w:t>
        </w:r>
      </w:ins>
      <w:ins w:id="1121" w:author="Bence" w:date="2017-05-20T10:18:00Z">
        <w:r w:rsidR="00494786">
          <w:t>t</w:t>
        </w:r>
      </w:ins>
      <w:ins w:id="1122" w:author="Bence" w:date="2017-05-20T10:17:00Z">
        <w:r w:rsidR="00494786">
          <w:t xml:space="preserve">ámogatja az </w:t>
        </w:r>
      </w:ins>
      <w:ins w:id="1123" w:author="Bence" w:date="2017-05-20T10:18:00Z">
        <w:r w:rsidR="00D31370">
          <w:t>alvó üzemmódnak, ezekről ad áttekintést</w:t>
        </w:r>
      </w:ins>
      <w:ins w:id="1124" w:author="Bence" w:date="2017-05-20T12:31:00Z">
        <w:r w:rsidR="00D12D67">
          <w:t xml:space="preserve"> a</w:t>
        </w:r>
      </w:ins>
      <w:ins w:id="1125" w:author="Bence" w:date="2017-05-20T13:00:00Z">
        <w:r w:rsidR="005B5D5B">
          <w:t xml:space="preserve"> </w:t>
        </w:r>
        <w:r w:rsidR="005B5D5B">
          <w:fldChar w:fldCharType="begin"/>
        </w:r>
        <w:r w:rsidR="005B5D5B">
          <w:instrText xml:space="preserve"> REF _Ref483048560 \h </w:instrText>
        </w:r>
      </w:ins>
      <w:r w:rsidR="005B5D5B">
        <w:fldChar w:fldCharType="separate"/>
      </w:r>
      <w:ins w:id="1126" w:author="Bence" w:date="2017-05-21T17:48:00Z">
        <w:r w:rsidR="001A7DB8">
          <w:rPr>
            <w:noProof/>
          </w:rPr>
          <w:t>3</w:t>
        </w:r>
        <w:r w:rsidR="001A7DB8">
          <w:t>.</w:t>
        </w:r>
        <w:r w:rsidR="001A7DB8">
          <w:rPr>
            <w:noProof/>
          </w:rPr>
          <w:t>1</w:t>
        </w:r>
        <w:r w:rsidR="001A7DB8">
          <w:t>. táblázat</w:t>
        </w:r>
      </w:ins>
      <w:ins w:id="1127" w:author="Bence" w:date="2017-05-20T13:00:00Z">
        <w:r w:rsidR="005B5D5B">
          <w:fldChar w:fldCharType="end"/>
        </w:r>
      </w:ins>
      <w:ins w:id="1128" w:author="Bence" w:date="2017-05-20T12:31:00Z">
        <w:r w:rsidR="00A021EC">
          <w:t>, ahonnan kiolvasható</w:t>
        </w:r>
        <w:r w:rsidR="00D12D67">
          <w:t>,</w:t>
        </w:r>
      </w:ins>
      <w:ins w:id="1129" w:author="Bence" w:date="2017-05-20T12:48:00Z">
        <w:r w:rsidR="00A021EC">
          <w:t xml:space="preserve"> hogy</w:t>
        </w:r>
      </w:ins>
      <w:ins w:id="1130" w:author="Bence" w:date="2017-05-20T12:31:00Z">
        <w:r w:rsidR="00D12D67">
          <w:t xml:space="preserve"> az egyes állapotok mely kom</w:t>
        </w:r>
      </w:ins>
      <w:ins w:id="1131" w:author="Bence" w:date="2017-05-20T12:36:00Z">
        <w:r w:rsidR="00D12D67">
          <w:t>p</w:t>
        </w:r>
      </w:ins>
      <w:ins w:id="1132" w:author="Bence" w:date="2017-05-20T12:31:00Z">
        <w:r w:rsidR="00D12D67">
          <w:t>onensekre vannak hatással, és milyen fogyasztás csökkenést várhatunk a használatukkal.</w:t>
        </w:r>
      </w:ins>
    </w:p>
    <w:tbl>
      <w:tblPr>
        <w:tblStyle w:val="Rcsostblzat"/>
        <w:tblW w:w="0" w:type="auto"/>
        <w:tblLook w:val="04A0" w:firstRow="1" w:lastRow="0" w:firstColumn="1" w:lastColumn="0" w:noHBand="0" w:noVBand="1"/>
      </w:tblPr>
      <w:tblGrid>
        <w:gridCol w:w="2265"/>
        <w:gridCol w:w="2265"/>
        <w:gridCol w:w="2265"/>
        <w:gridCol w:w="2265"/>
      </w:tblGrid>
      <w:tr w:rsidR="00D31370" w14:paraId="47B54278" w14:textId="77777777" w:rsidTr="00D31370">
        <w:trPr>
          <w:ins w:id="1133" w:author="Bence" w:date="2017-05-20T12:23:00Z"/>
        </w:trPr>
        <w:tc>
          <w:tcPr>
            <w:tcW w:w="2265" w:type="dxa"/>
          </w:tcPr>
          <w:p w14:paraId="1149F32E" w14:textId="63A68813" w:rsidR="00D31370" w:rsidRPr="00D12D67" w:rsidRDefault="00D31370" w:rsidP="00B7489E">
            <w:pPr>
              <w:rPr>
                <w:ins w:id="1134" w:author="Bence" w:date="2017-05-20T12:23:00Z"/>
                <w:b/>
                <w:rPrChange w:id="1135" w:author="Bence" w:date="2017-05-20T12:34:00Z">
                  <w:rPr>
                    <w:ins w:id="1136" w:author="Bence" w:date="2017-05-20T12:23:00Z"/>
                  </w:rPr>
                </w:rPrChange>
              </w:rPr>
            </w:pPr>
            <w:ins w:id="1137" w:author="Bence" w:date="2017-05-20T12:23:00Z">
              <w:r w:rsidRPr="00D12D67">
                <w:rPr>
                  <w:b/>
                  <w:rPrChange w:id="1138" w:author="Bence" w:date="2017-05-20T12:34:00Z">
                    <w:rPr/>
                  </w:rPrChange>
                </w:rPr>
                <w:t>Jellemző</w:t>
              </w:r>
            </w:ins>
          </w:p>
        </w:tc>
        <w:tc>
          <w:tcPr>
            <w:tcW w:w="2265" w:type="dxa"/>
          </w:tcPr>
          <w:p w14:paraId="5D02DD50" w14:textId="7E0F0320" w:rsidR="00D31370" w:rsidRPr="00D12D67" w:rsidRDefault="00D31370" w:rsidP="00B7489E">
            <w:pPr>
              <w:rPr>
                <w:ins w:id="1139" w:author="Bence" w:date="2017-05-20T12:23:00Z"/>
                <w:b/>
                <w:rPrChange w:id="1140" w:author="Bence" w:date="2017-05-20T12:34:00Z">
                  <w:rPr>
                    <w:ins w:id="1141" w:author="Bence" w:date="2017-05-20T12:23:00Z"/>
                  </w:rPr>
                </w:rPrChange>
              </w:rPr>
            </w:pPr>
            <w:ins w:id="1142" w:author="Bence" w:date="2017-05-20T12:23:00Z">
              <w:r w:rsidRPr="00D12D67">
                <w:rPr>
                  <w:b/>
                  <w:rPrChange w:id="1143" w:author="Bence" w:date="2017-05-20T12:34:00Z">
                    <w:rPr/>
                  </w:rPrChange>
                </w:rPr>
                <w:t>Modem-sleep</w:t>
              </w:r>
            </w:ins>
          </w:p>
        </w:tc>
        <w:tc>
          <w:tcPr>
            <w:tcW w:w="2265" w:type="dxa"/>
          </w:tcPr>
          <w:p w14:paraId="51F12957" w14:textId="676DD2C5" w:rsidR="00D31370" w:rsidRPr="00D12D67" w:rsidRDefault="00D31370" w:rsidP="00B7489E">
            <w:pPr>
              <w:rPr>
                <w:ins w:id="1144" w:author="Bence" w:date="2017-05-20T12:23:00Z"/>
                <w:b/>
                <w:rPrChange w:id="1145" w:author="Bence" w:date="2017-05-20T12:34:00Z">
                  <w:rPr>
                    <w:ins w:id="1146" w:author="Bence" w:date="2017-05-20T12:23:00Z"/>
                  </w:rPr>
                </w:rPrChange>
              </w:rPr>
            </w:pPr>
            <w:ins w:id="1147" w:author="Bence" w:date="2017-05-20T12:23:00Z">
              <w:r w:rsidRPr="00D12D67">
                <w:rPr>
                  <w:b/>
                  <w:rPrChange w:id="1148" w:author="Bence" w:date="2017-05-20T12:34:00Z">
                    <w:rPr/>
                  </w:rPrChange>
                </w:rPr>
                <w:t>Light-sleep</w:t>
              </w:r>
            </w:ins>
          </w:p>
        </w:tc>
        <w:tc>
          <w:tcPr>
            <w:tcW w:w="2265" w:type="dxa"/>
          </w:tcPr>
          <w:p w14:paraId="2BCBE24C" w14:textId="78F45D2F" w:rsidR="00D31370" w:rsidRPr="00D12D67" w:rsidRDefault="00D31370" w:rsidP="00B7489E">
            <w:pPr>
              <w:rPr>
                <w:ins w:id="1149" w:author="Bence" w:date="2017-05-20T12:23:00Z"/>
                <w:b/>
                <w:rPrChange w:id="1150" w:author="Bence" w:date="2017-05-20T12:34:00Z">
                  <w:rPr>
                    <w:ins w:id="1151" w:author="Bence" w:date="2017-05-20T12:23:00Z"/>
                  </w:rPr>
                </w:rPrChange>
              </w:rPr>
            </w:pPr>
            <w:ins w:id="1152" w:author="Bence" w:date="2017-05-20T12:23:00Z">
              <w:r w:rsidRPr="00D12D67">
                <w:rPr>
                  <w:b/>
                  <w:rPrChange w:id="1153" w:author="Bence" w:date="2017-05-20T12:34:00Z">
                    <w:rPr/>
                  </w:rPrChange>
                </w:rPr>
                <w:t>Deep-sleep</w:t>
              </w:r>
            </w:ins>
          </w:p>
        </w:tc>
      </w:tr>
      <w:tr w:rsidR="00D31370" w14:paraId="5FC730AA" w14:textId="77777777" w:rsidTr="00D31370">
        <w:trPr>
          <w:ins w:id="1154" w:author="Bence" w:date="2017-05-20T12:23:00Z"/>
        </w:trPr>
        <w:tc>
          <w:tcPr>
            <w:tcW w:w="2265" w:type="dxa"/>
          </w:tcPr>
          <w:p w14:paraId="0FC3CCAA" w14:textId="4B95EF68" w:rsidR="00D31370" w:rsidRDefault="00D31370" w:rsidP="00B7489E">
            <w:pPr>
              <w:rPr>
                <w:ins w:id="1155" w:author="Bence" w:date="2017-05-20T12:23:00Z"/>
              </w:rPr>
            </w:pPr>
            <w:ins w:id="1156" w:author="Bence" w:date="2017-05-20T12:23:00Z">
              <w:r>
                <w:t>WiFi</w:t>
              </w:r>
            </w:ins>
          </w:p>
        </w:tc>
        <w:tc>
          <w:tcPr>
            <w:tcW w:w="2265" w:type="dxa"/>
          </w:tcPr>
          <w:p w14:paraId="658F4BC7" w14:textId="644625C1" w:rsidR="00D31370" w:rsidRDefault="00D31370" w:rsidP="00B7489E">
            <w:pPr>
              <w:rPr>
                <w:ins w:id="1157" w:author="Bence" w:date="2017-05-20T12:23:00Z"/>
              </w:rPr>
            </w:pPr>
            <w:ins w:id="1158" w:author="Bence" w:date="2017-05-20T12:23:00Z">
              <w:r>
                <w:t>KI</w:t>
              </w:r>
            </w:ins>
          </w:p>
        </w:tc>
        <w:tc>
          <w:tcPr>
            <w:tcW w:w="2265" w:type="dxa"/>
          </w:tcPr>
          <w:p w14:paraId="455B1012" w14:textId="0A458AB8" w:rsidR="00D31370" w:rsidRDefault="00D31370" w:rsidP="00B7489E">
            <w:pPr>
              <w:rPr>
                <w:ins w:id="1159" w:author="Bence" w:date="2017-05-20T12:23:00Z"/>
              </w:rPr>
            </w:pPr>
            <w:ins w:id="1160" w:author="Bence" w:date="2017-05-20T12:24:00Z">
              <w:r>
                <w:t>KI</w:t>
              </w:r>
            </w:ins>
          </w:p>
        </w:tc>
        <w:tc>
          <w:tcPr>
            <w:tcW w:w="2265" w:type="dxa"/>
          </w:tcPr>
          <w:p w14:paraId="51846944" w14:textId="2E7177BC" w:rsidR="00D31370" w:rsidRDefault="00D31370" w:rsidP="00B7489E">
            <w:pPr>
              <w:rPr>
                <w:ins w:id="1161" w:author="Bence" w:date="2017-05-20T12:23:00Z"/>
              </w:rPr>
            </w:pPr>
            <w:ins w:id="1162" w:author="Bence" w:date="2017-05-20T12:24:00Z">
              <w:r>
                <w:t>KI</w:t>
              </w:r>
            </w:ins>
          </w:p>
        </w:tc>
      </w:tr>
      <w:tr w:rsidR="00D31370" w14:paraId="2924F849" w14:textId="77777777" w:rsidTr="00D31370">
        <w:trPr>
          <w:ins w:id="1163" w:author="Bence" w:date="2017-05-20T12:23:00Z"/>
        </w:trPr>
        <w:tc>
          <w:tcPr>
            <w:tcW w:w="2265" w:type="dxa"/>
          </w:tcPr>
          <w:p w14:paraId="77A2D73A" w14:textId="0DF724D2" w:rsidR="00D31370" w:rsidRDefault="00D31370" w:rsidP="00B7489E">
            <w:pPr>
              <w:rPr>
                <w:ins w:id="1164" w:author="Bence" w:date="2017-05-20T12:23:00Z"/>
              </w:rPr>
            </w:pPr>
            <w:ins w:id="1165" w:author="Bence" w:date="2017-05-20T12:24:00Z">
              <w:r>
                <w:t>Rendszer óra</w:t>
              </w:r>
            </w:ins>
          </w:p>
        </w:tc>
        <w:tc>
          <w:tcPr>
            <w:tcW w:w="2265" w:type="dxa"/>
          </w:tcPr>
          <w:p w14:paraId="3D27B45F" w14:textId="44257DAA" w:rsidR="00D31370" w:rsidRDefault="00D31370" w:rsidP="00B7489E">
            <w:pPr>
              <w:rPr>
                <w:ins w:id="1166" w:author="Bence" w:date="2017-05-20T12:23:00Z"/>
              </w:rPr>
            </w:pPr>
            <w:ins w:id="1167" w:author="Bence" w:date="2017-05-20T12:24:00Z">
              <w:r>
                <w:t>BE</w:t>
              </w:r>
            </w:ins>
          </w:p>
        </w:tc>
        <w:tc>
          <w:tcPr>
            <w:tcW w:w="2265" w:type="dxa"/>
          </w:tcPr>
          <w:p w14:paraId="373F745B" w14:textId="70EF499A" w:rsidR="00D31370" w:rsidRDefault="00D31370" w:rsidP="00B7489E">
            <w:pPr>
              <w:rPr>
                <w:ins w:id="1168" w:author="Bence" w:date="2017-05-20T12:23:00Z"/>
              </w:rPr>
            </w:pPr>
            <w:ins w:id="1169" w:author="Bence" w:date="2017-05-20T12:24:00Z">
              <w:r>
                <w:t>KI</w:t>
              </w:r>
            </w:ins>
          </w:p>
        </w:tc>
        <w:tc>
          <w:tcPr>
            <w:tcW w:w="2265" w:type="dxa"/>
          </w:tcPr>
          <w:p w14:paraId="185FAAB7" w14:textId="3D6C4C1F" w:rsidR="00D31370" w:rsidRDefault="00D31370" w:rsidP="00B7489E">
            <w:pPr>
              <w:rPr>
                <w:ins w:id="1170" w:author="Bence" w:date="2017-05-20T12:23:00Z"/>
              </w:rPr>
            </w:pPr>
            <w:ins w:id="1171" w:author="Bence" w:date="2017-05-20T12:24:00Z">
              <w:r>
                <w:t>KI</w:t>
              </w:r>
            </w:ins>
          </w:p>
        </w:tc>
      </w:tr>
      <w:tr w:rsidR="00D31370" w14:paraId="1B00F2F1" w14:textId="77777777" w:rsidTr="00D31370">
        <w:trPr>
          <w:ins w:id="1172" w:author="Bence" w:date="2017-05-20T12:23:00Z"/>
        </w:trPr>
        <w:tc>
          <w:tcPr>
            <w:tcW w:w="2265" w:type="dxa"/>
          </w:tcPr>
          <w:p w14:paraId="0A55DF24" w14:textId="09FF38AE" w:rsidR="00D31370" w:rsidRDefault="00D31370" w:rsidP="00B7489E">
            <w:pPr>
              <w:rPr>
                <w:ins w:id="1173" w:author="Bence" w:date="2017-05-20T12:23:00Z"/>
              </w:rPr>
            </w:pPr>
            <w:ins w:id="1174" w:author="Bence" w:date="2017-05-20T12:24:00Z">
              <w:r>
                <w:t>RTC</w:t>
              </w:r>
            </w:ins>
            <w:ins w:id="1175" w:author="Bence" w:date="2017-05-20T13:25:00Z">
              <w:r w:rsidR="008F23E0">
                <w:rPr>
                  <w:rStyle w:val="Lbjegyzet-hivatkozs"/>
                </w:rPr>
                <w:footnoteReference w:id="19"/>
              </w:r>
            </w:ins>
          </w:p>
        </w:tc>
        <w:tc>
          <w:tcPr>
            <w:tcW w:w="2265" w:type="dxa"/>
          </w:tcPr>
          <w:p w14:paraId="1B5E1AA8" w14:textId="701BEA6D" w:rsidR="00D31370" w:rsidRDefault="00D12D67" w:rsidP="00B7489E">
            <w:pPr>
              <w:rPr>
                <w:ins w:id="1179" w:author="Bence" w:date="2017-05-20T12:23:00Z"/>
              </w:rPr>
            </w:pPr>
            <w:ins w:id="1180" w:author="Bence" w:date="2017-05-20T12:32:00Z">
              <w:r>
                <w:t>BE</w:t>
              </w:r>
            </w:ins>
          </w:p>
        </w:tc>
        <w:tc>
          <w:tcPr>
            <w:tcW w:w="2265" w:type="dxa"/>
          </w:tcPr>
          <w:p w14:paraId="043169D0" w14:textId="43ED09B4" w:rsidR="00D31370" w:rsidRDefault="00D12D67" w:rsidP="00B7489E">
            <w:pPr>
              <w:rPr>
                <w:ins w:id="1181" w:author="Bence" w:date="2017-05-20T12:23:00Z"/>
              </w:rPr>
            </w:pPr>
            <w:ins w:id="1182" w:author="Bence" w:date="2017-05-20T12:32:00Z">
              <w:r>
                <w:t>BE</w:t>
              </w:r>
            </w:ins>
          </w:p>
        </w:tc>
        <w:tc>
          <w:tcPr>
            <w:tcW w:w="2265" w:type="dxa"/>
          </w:tcPr>
          <w:p w14:paraId="76B50EAD" w14:textId="203A4289" w:rsidR="00D31370" w:rsidRDefault="00D12D67" w:rsidP="00B7489E">
            <w:pPr>
              <w:rPr>
                <w:ins w:id="1183" w:author="Bence" w:date="2017-05-20T12:23:00Z"/>
              </w:rPr>
            </w:pPr>
            <w:ins w:id="1184" w:author="Bence" w:date="2017-05-20T12:32:00Z">
              <w:r>
                <w:t>BE</w:t>
              </w:r>
            </w:ins>
          </w:p>
        </w:tc>
      </w:tr>
      <w:tr w:rsidR="00D31370" w14:paraId="2D7D2329" w14:textId="77777777" w:rsidTr="00D31370">
        <w:trPr>
          <w:ins w:id="1185" w:author="Bence" w:date="2017-05-20T12:23:00Z"/>
        </w:trPr>
        <w:tc>
          <w:tcPr>
            <w:tcW w:w="2265" w:type="dxa"/>
          </w:tcPr>
          <w:p w14:paraId="0E74D734" w14:textId="3C3F264C" w:rsidR="00D31370" w:rsidRDefault="00D31370" w:rsidP="00B7489E">
            <w:pPr>
              <w:rPr>
                <w:ins w:id="1186" w:author="Bence" w:date="2017-05-20T12:23:00Z"/>
              </w:rPr>
            </w:pPr>
            <w:ins w:id="1187" w:author="Bence" w:date="2017-05-20T12:24:00Z">
              <w:r>
                <w:t>CPU</w:t>
              </w:r>
            </w:ins>
          </w:p>
        </w:tc>
        <w:tc>
          <w:tcPr>
            <w:tcW w:w="2265" w:type="dxa"/>
          </w:tcPr>
          <w:p w14:paraId="33709C97" w14:textId="1D6A59DE" w:rsidR="00D31370" w:rsidRDefault="00D12D67" w:rsidP="00B7489E">
            <w:pPr>
              <w:rPr>
                <w:ins w:id="1188" w:author="Bence" w:date="2017-05-20T12:23:00Z"/>
              </w:rPr>
            </w:pPr>
            <w:ins w:id="1189" w:author="Bence" w:date="2017-05-20T12:33:00Z">
              <w:r>
                <w:t>BE</w:t>
              </w:r>
            </w:ins>
          </w:p>
        </w:tc>
        <w:tc>
          <w:tcPr>
            <w:tcW w:w="2265" w:type="dxa"/>
          </w:tcPr>
          <w:p w14:paraId="02341743" w14:textId="6EEB1195" w:rsidR="00D31370" w:rsidRDefault="00D12D67" w:rsidP="00B7489E">
            <w:pPr>
              <w:rPr>
                <w:ins w:id="1190" w:author="Bence" w:date="2017-05-20T12:23:00Z"/>
              </w:rPr>
            </w:pPr>
            <w:ins w:id="1191" w:author="Bence" w:date="2017-05-20T12:33:00Z">
              <w:r>
                <w:t>Felfüggesztve</w:t>
              </w:r>
            </w:ins>
          </w:p>
        </w:tc>
        <w:tc>
          <w:tcPr>
            <w:tcW w:w="2265" w:type="dxa"/>
          </w:tcPr>
          <w:p w14:paraId="236D26FB" w14:textId="6AA040BF" w:rsidR="00D31370" w:rsidRDefault="00D12D67" w:rsidP="00B7489E">
            <w:pPr>
              <w:rPr>
                <w:ins w:id="1192" w:author="Bence" w:date="2017-05-20T12:23:00Z"/>
              </w:rPr>
            </w:pPr>
            <w:ins w:id="1193" w:author="Bence" w:date="2017-05-20T12:33:00Z">
              <w:r>
                <w:t>KI</w:t>
              </w:r>
            </w:ins>
          </w:p>
        </w:tc>
      </w:tr>
      <w:tr w:rsidR="00D31370" w14:paraId="743F4837" w14:textId="77777777" w:rsidTr="00D31370">
        <w:trPr>
          <w:ins w:id="1194" w:author="Bence" w:date="2017-05-20T12:24:00Z"/>
        </w:trPr>
        <w:tc>
          <w:tcPr>
            <w:tcW w:w="2265" w:type="dxa"/>
          </w:tcPr>
          <w:p w14:paraId="55AF2409" w14:textId="2035D126" w:rsidR="00D31370" w:rsidRDefault="00D12D67" w:rsidP="00B7489E">
            <w:pPr>
              <w:rPr>
                <w:ins w:id="1195" w:author="Bence" w:date="2017-05-20T12:24:00Z"/>
              </w:rPr>
            </w:pPr>
            <w:ins w:id="1196" w:author="Bence" w:date="2017-05-20T12:33:00Z">
              <w:r>
                <w:t>Fogyasztás</w:t>
              </w:r>
            </w:ins>
          </w:p>
        </w:tc>
        <w:tc>
          <w:tcPr>
            <w:tcW w:w="2265" w:type="dxa"/>
          </w:tcPr>
          <w:p w14:paraId="3B066215" w14:textId="7F4B570D" w:rsidR="00D31370" w:rsidRDefault="00D12D67" w:rsidP="00B7489E">
            <w:pPr>
              <w:rPr>
                <w:ins w:id="1197" w:author="Bence" w:date="2017-05-20T12:24:00Z"/>
              </w:rPr>
            </w:pPr>
            <w:ins w:id="1198" w:author="Bence" w:date="2017-05-20T12:33:00Z">
              <w:r>
                <w:t>15 mA</w:t>
              </w:r>
            </w:ins>
          </w:p>
        </w:tc>
        <w:tc>
          <w:tcPr>
            <w:tcW w:w="2265" w:type="dxa"/>
          </w:tcPr>
          <w:p w14:paraId="7EEDA048" w14:textId="69575040" w:rsidR="00D31370" w:rsidRDefault="00D12D67" w:rsidP="00B7489E">
            <w:pPr>
              <w:rPr>
                <w:ins w:id="1199" w:author="Bence" w:date="2017-05-20T12:24:00Z"/>
              </w:rPr>
            </w:pPr>
            <w:ins w:id="1200" w:author="Bence" w:date="2017-05-20T12:33:00Z">
              <w:r>
                <w:t>0.4 mA</w:t>
              </w:r>
            </w:ins>
          </w:p>
        </w:tc>
        <w:tc>
          <w:tcPr>
            <w:tcW w:w="2265" w:type="dxa"/>
          </w:tcPr>
          <w:p w14:paraId="7D2AF67E" w14:textId="388BDC68" w:rsidR="00D31370" w:rsidRDefault="00D12D67" w:rsidP="00D12D67">
            <w:pPr>
              <w:keepNext/>
              <w:rPr>
                <w:ins w:id="1201" w:author="Bence" w:date="2017-05-20T12:24:00Z"/>
              </w:rPr>
              <w:pPrChange w:id="1202" w:author="Bence" w:date="2017-05-20T12:36:00Z">
                <w:pPr/>
              </w:pPrChange>
            </w:pPr>
            <w:ins w:id="1203" w:author="Bence" w:date="2017-05-20T12:33:00Z">
              <w:r>
                <w:t xml:space="preserve">~ 20 </w:t>
              </w:r>
            </w:ins>
            <w:ins w:id="1204" w:author="Bence" w:date="2017-05-20T12:34:00Z">
              <w:r>
                <w:t>µA</w:t>
              </w:r>
            </w:ins>
          </w:p>
        </w:tc>
      </w:tr>
    </w:tbl>
    <w:bookmarkStart w:id="1205" w:name="_Ref483048560"/>
    <w:p w14:paraId="146B2243" w14:textId="23A29C0E" w:rsidR="00D31370" w:rsidRDefault="00E413A7" w:rsidP="005B4C76">
      <w:pPr>
        <w:pStyle w:val="Kpalrs"/>
        <w:rPr>
          <w:ins w:id="1206" w:author="Bence" w:date="2017-05-20T10:22:00Z"/>
        </w:rPr>
        <w:pPrChange w:id="1207" w:author="Bence" w:date="2017-05-21T16:37:00Z">
          <w:pPr/>
        </w:pPrChange>
      </w:pPr>
      <w:ins w:id="1208" w:author="Bence" w:date="2017-05-21T14:02:00Z">
        <w:r>
          <w:fldChar w:fldCharType="begin"/>
        </w:r>
        <w:r>
          <w:instrText xml:space="preserve"> STYLEREF 1 \s </w:instrText>
        </w:r>
      </w:ins>
      <w:r>
        <w:fldChar w:fldCharType="separate"/>
      </w:r>
      <w:r w:rsidR="001A7DB8">
        <w:rPr>
          <w:noProof/>
        </w:rPr>
        <w:t>3</w:t>
      </w:r>
      <w:ins w:id="1209" w:author="Bence" w:date="2017-05-21T14:02:00Z">
        <w:r>
          <w:fldChar w:fldCharType="end"/>
        </w:r>
        <w:r>
          <w:t>.</w:t>
        </w:r>
        <w:r>
          <w:fldChar w:fldCharType="begin"/>
        </w:r>
        <w:r>
          <w:instrText xml:space="preserve"> SEQ táblázat \* ARABIC \s 1 </w:instrText>
        </w:r>
      </w:ins>
      <w:r>
        <w:fldChar w:fldCharType="separate"/>
      </w:r>
      <w:ins w:id="1210" w:author="Bence" w:date="2017-05-21T17:48:00Z">
        <w:r w:rsidR="001A7DB8">
          <w:rPr>
            <w:noProof/>
          </w:rPr>
          <w:t>1</w:t>
        </w:r>
      </w:ins>
      <w:ins w:id="1211" w:author="Bence" w:date="2017-05-21T14:02:00Z">
        <w:r>
          <w:fldChar w:fldCharType="end"/>
        </w:r>
      </w:ins>
      <w:ins w:id="1212" w:author="Bence" w:date="2017-05-20T12:36:00Z">
        <w:r w:rsidR="00D12D67">
          <w:t>. táblázat</w:t>
        </w:r>
        <w:bookmarkEnd w:id="1205"/>
        <w:r w:rsidR="00D12D67">
          <w:t xml:space="preserve"> </w:t>
        </w:r>
        <w:r w:rsidR="00D12D67" w:rsidRPr="008B7236">
          <w:t>Alvó üzemmódok az ESP8266-on</w:t>
        </w:r>
      </w:ins>
    </w:p>
    <w:p w14:paraId="17C08132" w14:textId="1C799384" w:rsidR="00081CFB" w:rsidRDefault="00A021EC" w:rsidP="00B7489E">
      <w:pPr>
        <w:rPr>
          <w:ins w:id="1213" w:author="Bence" w:date="2017-05-20T12:55:00Z"/>
        </w:rPr>
      </w:pPr>
      <w:ins w:id="1214" w:author="Bence" w:date="2017-05-20T12:53:00Z">
        <w:r>
          <w:t>Látható, hogy a három</w:t>
        </w:r>
      </w:ins>
      <w:ins w:id="1215" w:author="Bence" w:date="2017-05-20T12:54:00Z">
        <w:r>
          <w:t xml:space="preserve"> alvó</w:t>
        </w:r>
      </w:ins>
      <w:ins w:id="1216" w:author="Bence" w:date="2017-05-20T12:53:00Z">
        <w:r>
          <w:t xml:space="preserve"> üzemmód fokozatosan </w:t>
        </w:r>
      </w:ins>
      <w:ins w:id="1217" w:author="Bence" w:date="2017-05-20T12:54:00Z">
        <w:r>
          <w:t xml:space="preserve">a modul egyre több komponensének kikapcsolásával éri el a fogyasztás csökkentését, az, hogy melyiket érdemes </w:t>
        </w:r>
      </w:ins>
      <w:ins w:id="1218" w:author="Bence" w:date="2017-05-20T12:55:00Z">
        <w:r>
          <w:t>használni, az mindig a használat körülményeitől függ:</w:t>
        </w:r>
      </w:ins>
    </w:p>
    <w:p w14:paraId="7F1D026B" w14:textId="45F3F04F" w:rsidR="00A021EC" w:rsidRDefault="007250EB" w:rsidP="00A021EC">
      <w:pPr>
        <w:pStyle w:val="Listaszerbekezds"/>
        <w:numPr>
          <w:ilvl w:val="0"/>
          <w:numId w:val="25"/>
        </w:numPr>
        <w:rPr>
          <w:ins w:id="1219" w:author="Bence" w:date="2017-05-20T13:12:00Z"/>
        </w:rPr>
        <w:pPrChange w:id="1220" w:author="Bence" w:date="2017-05-20T12:55:00Z">
          <w:pPr/>
        </w:pPrChange>
      </w:pPr>
      <w:ins w:id="1221" w:author="Bence" w:date="2017-05-20T12:55:00Z">
        <w:r>
          <w:t xml:space="preserve">Modem-sleep módba kerüléshez feltétel, hogy az </w:t>
        </w:r>
      </w:ins>
      <w:ins w:id="1222" w:author="Bence" w:date="2017-05-20T13:33:00Z">
        <w:r>
          <w:t xml:space="preserve">eszköz </w:t>
        </w:r>
      </w:ins>
      <w:ins w:id="1223" w:author="Bence" w:date="2017-05-20T13:01:00Z">
        <w:r w:rsidR="005B5D5B">
          <w:t xml:space="preserve">stationként </w:t>
        </w:r>
      </w:ins>
      <w:ins w:id="1224" w:author="Bence" w:date="2017-05-20T13:33:00Z">
        <w:r>
          <w:t>csatlakozzon</w:t>
        </w:r>
      </w:ins>
      <w:ins w:id="1225" w:author="Bence" w:date="2017-05-20T13:01:00Z">
        <w:r w:rsidR="005B5D5B">
          <w:t xml:space="preserve"> egy meglévő hálózathoz. </w:t>
        </w:r>
      </w:ins>
      <w:ins w:id="1226" w:author="Bence" w:date="2017-05-20T13:07:00Z">
        <w:r w:rsidR="00A02A30">
          <w:t>A WiFi modem kikapcsolásra kerül</w:t>
        </w:r>
      </w:ins>
      <w:ins w:id="1227" w:author="Bence" w:date="2017-05-20T13:08:00Z">
        <w:r w:rsidR="00A02A30">
          <w:t>, de az AP-től DTIM</w:t>
        </w:r>
      </w:ins>
      <w:ins w:id="1228" w:author="Bence" w:date="2017-05-20T13:09:00Z">
        <w:r w:rsidR="00A02A30">
          <w:rPr>
            <w:rStyle w:val="Lbjegyzet-hivatkozs"/>
          </w:rPr>
          <w:footnoteReference w:id="20"/>
        </w:r>
      </w:ins>
      <w:ins w:id="1231" w:author="Bence" w:date="2017-05-20T13:10:00Z">
        <w:r w:rsidR="00A02A30">
          <w:t xml:space="preserve"> </w:t>
        </w:r>
      </w:ins>
      <w:ins w:id="1232" w:author="Bence" w:date="2017-05-20T13:08:00Z">
        <w:r w:rsidR="00A02A30">
          <w:t xml:space="preserve">érkezése </w:t>
        </w:r>
        <w:r w:rsidR="00A02A30">
          <w:lastRenderedPageBreak/>
          <w:t>esetén</w:t>
        </w:r>
      </w:ins>
      <w:ins w:id="1233" w:author="Bence" w:date="2017-05-20T13:10:00Z">
        <w:r w:rsidR="00A02A30">
          <w:t xml:space="preserve"> </w:t>
        </w:r>
      </w:ins>
      <w:ins w:id="1234" w:author="Bence" w:date="2017-05-20T13:11:00Z">
        <w:r w:rsidR="00A02A30">
          <w:t>automatikusan</w:t>
        </w:r>
      </w:ins>
      <w:ins w:id="1235" w:author="Bence" w:date="2017-05-20T13:10:00Z">
        <w:r w:rsidR="00A02A30">
          <w:t xml:space="preserve"> felébred az eszköz.</w:t>
        </w:r>
      </w:ins>
      <w:ins w:id="1236" w:author="Bence" w:date="2017-05-20T13:11:00Z">
        <w:r w:rsidR="00A02A30">
          <w:t xml:space="preserve"> Modem-sleep módba az eszköz kerülhet automatikusan és programból történő hívás által is. </w:t>
        </w:r>
      </w:ins>
    </w:p>
    <w:p w14:paraId="4356960D" w14:textId="243C1D86" w:rsidR="00A02A30" w:rsidRDefault="00A02A30" w:rsidP="00A021EC">
      <w:pPr>
        <w:pStyle w:val="Listaszerbekezds"/>
        <w:numPr>
          <w:ilvl w:val="0"/>
          <w:numId w:val="25"/>
        </w:numPr>
        <w:rPr>
          <w:ins w:id="1237" w:author="Bence" w:date="2017-05-20T13:20:00Z"/>
        </w:rPr>
        <w:pPrChange w:id="1238" w:author="Bence" w:date="2017-05-20T12:55:00Z">
          <w:pPr/>
        </w:pPrChange>
      </w:pPr>
      <w:ins w:id="1239" w:author="Bence" w:date="2017-05-20T13:12:00Z">
        <w:r>
          <w:t xml:space="preserve">A Light-sleep üzemmód hasonlóan működik, mint a Modem-sleep, a különbség, </w:t>
        </w:r>
      </w:ins>
      <w:ins w:id="1240" w:author="Bence" w:date="2017-05-20T13:13:00Z">
        <w:r>
          <w:t>hogy itt az eszköz rendszerórája</w:t>
        </w:r>
      </w:ins>
      <w:ins w:id="1241" w:author="Bence" w:date="2017-05-20T13:14:00Z">
        <w:r>
          <w:t xml:space="preserve"> is</w:t>
        </w:r>
      </w:ins>
      <w:ins w:id="1242" w:author="Bence" w:date="2017-05-20T13:13:00Z">
        <w:r>
          <w:t xml:space="preserve"> kikapcsolásra kerül, és a </w:t>
        </w:r>
      </w:ins>
      <w:ins w:id="1243" w:author="Bence" w:date="2017-05-20T13:14:00Z">
        <w:r>
          <w:t xml:space="preserve">CPU működése felfüggesztődik. </w:t>
        </w:r>
      </w:ins>
      <w:ins w:id="1244" w:author="Bence" w:date="2017-05-20T13:15:00Z">
        <w:r>
          <w:t xml:space="preserve">Ilyenkor az eszköz </w:t>
        </w:r>
      </w:ins>
      <w:ins w:id="1245" w:author="Bence" w:date="2017-05-20T13:16:00Z">
        <w:r>
          <w:t>felébresztése a külső GPIO lábon keresztül történhet meg</w:t>
        </w:r>
      </w:ins>
      <w:ins w:id="1246" w:author="Bence" w:date="2017-05-20T13:17:00Z">
        <w:r>
          <w:t>. Tipikus használati esete</w:t>
        </w:r>
      </w:ins>
      <w:ins w:id="1247" w:author="Bence" w:date="2017-05-20T13:18:00Z">
        <w:r w:rsidR="008F23E0">
          <w:t>, mikor azt szeretnénk, hogy az eszközünk kapcsolódva maradjon a routerhez, és a kapott üzenetekre tudjon válaszolni azonnal</w:t>
        </w:r>
      </w:ins>
      <w:ins w:id="1248" w:author="Bence" w:date="2017-05-20T13:19:00Z">
        <w:r w:rsidR="008F23E0">
          <w:t>, de a köztes időben nincs szükség műveletek elvégzésére.</w:t>
        </w:r>
      </w:ins>
      <w:ins w:id="1249" w:author="Bence" w:date="2017-05-20T13:20:00Z">
        <w:r w:rsidR="008F23E0">
          <w:t xml:space="preserve"> AZ ESP eszközök egy hálózathoz történő csatlakozás után automatikusan Light-Sleep üzemmódba kerülnek.</w:t>
        </w:r>
      </w:ins>
    </w:p>
    <w:p w14:paraId="314566A9" w14:textId="22060D2A" w:rsidR="008F23E0" w:rsidRDefault="008F23E0" w:rsidP="00A021EC">
      <w:pPr>
        <w:pStyle w:val="Listaszerbekezds"/>
        <w:numPr>
          <w:ilvl w:val="0"/>
          <w:numId w:val="25"/>
        </w:numPr>
        <w:rPr>
          <w:ins w:id="1250" w:author="Bence" w:date="2017-05-20T13:34:00Z"/>
        </w:rPr>
        <w:pPrChange w:id="1251" w:author="Bence" w:date="2017-05-20T12:55:00Z">
          <w:pPr/>
        </w:pPrChange>
      </w:pPr>
      <w:ins w:id="1252" w:author="Bence" w:date="2017-05-20T13:21:00Z">
        <w:r>
          <w:t>Deep-sleep üzemmódba az eszközök a korábbi két móddal ellentétben nem kerülhetnek automatikus módon. A programból történő hívást követően az eszköz</w:t>
        </w:r>
      </w:ins>
      <w:ins w:id="1253" w:author="Bence" w:date="2017-05-20T13:22:00Z">
        <w:r>
          <w:t xml:space="preserve"> azonnal </w:t>
        </w:r>
      </w:ins>
      <w:ins w:id="1254" w:author="Bence" w:date="2017-05-20T13:23:00Z">
        <w:r>
          <w:t xml:space="preserve">mélyalvó üzemmódba kerül, a fentieken felül ez a CPU teljes kikapcsolásával jár, egyedül az RTC marad bekapcsolva, </w:t>
        </w:r>
      </w:ins>
      <w:ins w:id="1255" w:author="Bence" w:date="2017-05-20T13:24:00Z">
        <w:r>
          <w:t>mivel ennek a modulnak a fele</w:t>
        </w:r>
      </w:ins>
      <w:ins w:id="1256" w:author="Bence" w:date="2017-05-20T13:23:00Z">
        <w:r>
          <w:t>lőssége, hogy ha a</w:t>
        </w:r>
        <w:r w:rsidR="007250EB">
          <w:t xml:space="preserve">z üzemmódba történő váltáskor a hívás során </w:t>
        </w:r>
      </w:ins>
      <w:ins w:id="1257" w:author="Bence" w:date="2017-05-20T13:28:00Z">
        <w:r w:rsidR="007250EB">
          <w:t xml:space="preserve">a felhasználó megadott </w:t>
        </w:r>
      </w:ins>
      <w:ins w:id="1258" w:author="Bence" w:date="2017-05-20T13:23:00Z">
        <w:r w:rsidR="007250EB">
          <w:t xml:space="preserve">időtartamot </w:t>
        </w:r>
      </w:ins>
      <w:ins w:id="1259" w:author="Bence" w:date="2017-05-20T13:28:00Z">
        <w:r w:rsidR="007250EB">
          <w:t xml:space="preserve">is, ennek leteltét követően megtörténjen a felébredés. </w:t>
        </w:r>
      </w:ins>
      <w:ins w:id="1260" w:author="Bence" w:date="2017-05-20T13:30:00Z">
        <w:r w:rsidR="007250EB">
          <w:t xml:space="preserve">Ehhez </w:t>
        </w:r>
      </w:ins>
      <w:ins w:id="1261" w:author="Bence" w:date="2017-05-20T13:31:00Z">
        <w:r w:rsidR="007250EB">
          <w:t xml:space="preserve">az eszköz GPIO16 lába az EXT_RSTB gombra kell legyen kötve, másképp nem fog megtörténni az automatikus felébredés. A GPIO16 láb külső triggerelésével az eszköz </w:t>
        </w:r>
      </w:ins>
      <w:ins w:id="1262" w:author="Bence" w:date="2017-05-20T13:32:00Z">
        <w:r w:rsidR="007250EB">
          <w:t>manuálisan</w:t>
        </w:r>
      </w:ins>
      <w:ins w:id="1263" w:author="Bence" w:date="2017-05-20T13:31:00Z">
        <w:r w:rsidR="007250EB">
          <w:t xml:space="preserve"> is felébreszthető. </w:t>
        </w:r>
      </w:ins>
    </w:p>
    <w:p w14:paraId="5D33C7C4" w14:textId="75024C44" w:rsidR="007250EB" w:rsidRPr="00B7489E" w:rsidRDefault="007250EB" w:rsidP="007250EB">
      <w:ins w:id="1264" w:author="Bence" w:date="2017-05-20T13:35:00Z">
        <w:r>
          <w:t xml:space="preserve">Mivel a szenzor eszközök elsődlegesen maguk kezdeményezik a kommunikációt, a működési ciklus két lefutása között akkor járok a legjobban, ha a deep-sleep üzemmódot használom. </w:t>
        </w:r>
      </w:ins>
      <w:ins w:id="1265" w:author="Bence" w:date="2017-05-20T13:38:00Z">
        <w:r>
          <w:t xml:space="preserve">A </w:t>
        </w:r>
      </w:ins>
      <w:ins w:id="1266" w:author="Bence" w:date="2017-05-20T13:39:00Z">
        <w:r w:rsidR="00B26B53">
          <w:t>menedzsertől</w:t>
        </w:r>
      </w:ins>
      <w:ins w:id="1267" w:author="Bence" w:date="2017-05-20T13:38:00Z">
        <w:r>
          <w:t xml:space="preserve"> általában a visszaigazoláson kívül nincs szüksége az eszköznek </w:t>
        </w:r>
        <w:r w:rsidR="00B26B53">
          <w:t>más információra, amikor mégis, a visszaigazolással e</w:t>
        </w:r>
        <w:r w:rsidR="001A6546">
          <w:t>gyidőben elküldött üzenettel ez</w:t>
        </w:r>
        <w:r w:rsidR="00B26B53">
          <w:t xml:space="preserve"> bármikor jelezhető.</w:t>
        </w:r>
      </w:ins>
    </w:p>
    <w:tbl>
      <w:tblPr>
        <w:tblStyle w:val="Rcsostblzat"/>
        <w:tblW w:w="0" w:type="auto"/>
        <w:tblLook w:val="04A0" w:firstRow="1" w:lastRow="0" w:firstColumn="1" w:lastColumn="0" w:noHBand="0" w:noVBand="1"/>
      </w:tblPr>
      <w:tblGrid>
        <w:gridCol w:w="2830"/>
        <w:gridCol w:w="6230"/>
      </w:tblGrid>
      <w:tr w:rsidR="00B67007" w:rsidDel="007250EB" w14:paraId="7BEE37F3" w14:textId="450A7767" w:rsidTr="00B67007">
        <w:tc>
          <w:tcPr>
            <w:tcW w:w="2830" w:type="dxa"/>
          </w:tcPr>
          <w:p w14:paraId="7AEF32E8" w14:textId="7ABC0970" w:rsidR="00B67007" w:rsidRPr="00B67007" w:rsidDel="007250EB" w:rsidRDefault="00B67007" w:rsidP="00753170">
            <w:pPr>
              <w:rPr>
                <w:moveFrom w:id="1268" w:author="Bence" w:date="2017-05-20T13:34:00Z"/>
                <w:b/>
              </w:rPr>
            </w:pPr>
            <w:moveFromRangeStart w:id="1269" w:author="Bence" w:date="2017-05-20T13:34:00Z" w:name="move483050585"/>
            <w:moveFrom w:id="1270" w:author="Bence" w:date="2017-05-20T13:34:00Z">
              <w:r w:rsidRPr="00B67007" w:rsidDel="007250EB">
                <w:rPr>
                  <w:b/>
                </w:rPr>
                <w:t>Változó neve</w:t>
              </w:r>
              <w:bookmarkStart w:id="1271" w:name="_Toc483054152"/>
              <w:bookmarkStart w:id="1272" w:name="_Toc483152289"/>
              <w:bookmarkStart w:id="1273" w:name="_Toc483152353"/>
              <w:bookmarkEnd w:id="1271"/>
              <w:bookmarkEnd w:id="1272"/>
              <w:bookmarkEnd w:id="1273"/>
            </w:moveFrom>
          </w:p>
        </w:tc>
        <w:tc>
          <w:tcPr>
            <w:tcW w:w="6230" w:type="dxa"/>
          </w:tcPr>
          <w:p w14:paraId="4580DEC0" w14:textId="1AC2FA56" w:rsidR="00B67007" w:rsidRPr="00B67007" w:rsidDel="007250EB" w:rsidRDefault="00B67007" w:rsidP="00753170">
            <w:pPr>
              <w:rPr>
                <w:moveFrom w:id="1274" w:author="Bence" w:date="2017-05-20T13:34:00Z"/>
                <w:b/>
              </w:rPr>
            </w:pPr>
            <w:moveFrom w:id="1275" w:author="Bence" w:date="2017-05-20T13:34:00Z">
              <w:r w:rsidRPr="00B67007" w:rsidDel="007250EB">
                <w:rPr>
                  <w:b/>
                </w:rPr>
                <w:t>Változó jelentése</w:t>
              </w:r>
              <w:bookmarkStart w:id="1276" w:name="_Toc483054153"/>
              <w:bookmarkStart w:id="1277" w:name="_Toc483152290"/>
              <w:bookmarkStart w:id="1278" w:name="_Toc483152354"/>
              <w:bookmarkEnd w:id="1276"/>
              <w:bookmarkEnd w:id="1277"/>
              <w:bookmarkEnd w:id="1278"/>
            </w:moveFrom>
          </w:p>
        </w:tc>
        <w:bookmarkStart w:id="1279" w:name="_Toc483054154"/>
        <w:bookmarkStart w:id="1280" w:name="_Toc483152291"/>
        <w:bookmarkStart w:id="1281" w:name="_Toc483152355"/>
        <w:bookmarkEnd w:id="1279"/>
        <w:bookmarkEnd w:id="1280"/>
        <w:bookmarkEnd w:id="1281"/>
      </w:tr>
      <w:tr w:rsidR="00B67007" w:rsidDel="007250EB" w14:paraId="7F668AB8" w14:textId="5596A44C" w:rsidTr="00B67007">
        <w:tc>
          <w:tcPr>
            <w:tcW w:w="2830" w:type="dxa"/>
          </w:tcPr>
          <w:p w14:paraId="7CE55B10" w14:textId="47466EF0" w:rsidR="00B67007" w:rsidDel="007250EB" w:rsidRDefault="00B67007" w:rsidP="00753170">
            <w:pPr>
              <w:rPr>
                <w:moveFrom w:id="1282" w:author="Bence" w:date="2017-05-20T13:34:00Z"/>
              </w:rPr>
            </w:pPr>
            <w:moveFrom w:id="1283" w:author="Bence" w:date="2017-05-20T13:34:00Z">
              <w:r w:rsidDel="007250EB">
                <w:t>d</w:t>
              </w:r>
              <w:r w:rsidRPr="00753170" w:rsidDel="007250EB">
                <w:t>eviceName</w:t>
              </w:r>
              <w:bookmarkStart w:id="1284" w:name="_Toc483054155"/>
              <w:bookmarkStart w:id="1285" w:name="_Toc483152292"/>
              <w:bookmarkStart w:id="1286" w:name="_Toc483152356"/>
              <w:bookmarkEnd w:id="1284"/>
              <w:bookmarkEnd w:id="1285"/>
              <w:bookmarkEnd w:id="1286"/>
            </w:moveFrom>
          </w:p>
        </w:tc>
        <w:tc>
          <w:tcPr>
            <w:tcW w:w="6230" w:type="dxa"/>
          </w:tcPr>
          <w:p w14:paraId="05E36356" w14:textId="0621B12C" w:rsidR="00B67007" w:rsidDel="007250EB" w:rsidRDefault="00B67007" w:rsidP="00753170">
            <w:pPr>
              <w:rPr>
                <w:moveFrom w:id="1287" w:author="Bence" w:date="2017-05-20T13:34:00Z"/>
              </w:rPr>
            </w:pPr>
            <w:moveFrom w:id="1288" w:author="Bence" w:date="2017-05-20T13:34:00Z">
              <w:r w:rsidDel="007250EB">
                <w:t>a szerver által történő azonosításra szolgál a csomópontban szereplő eszköz neve, ez nyílván egy egyedi azonosító</w:t>
              </w:r>
              <w:r w:rsidR="004752C9" w:rsidDel="007250EB">
                <w:t>, gyakorlatilag a szenzor eszköz MAC címe</w:t>
              </w:r>
              <w:bookmarkStart w:id="1289" w:name="_Toc483054156"/>
              <w:bookmarkStart w:id="1290" w:name="_Toc483152293"/>
              <w:bookmarkStart w:id="1291" w:name="_Toc483152357"/>
              <w:bookmarkEnd w:id="1289"/>
              <w:bookmarkEnd w:id="1290"/>
              <w:bookmarkEnd w:id="1291"/>
            </w:moveFrom>
          </w:p>
        </w:tc>
        <w:bookmarkStart w:id="1292" w:name="_Toc483054157"/>
        <w:bookmarkStart w:id="1293" w:name="_Toc483152294"/>
        <w:bookmarkStart w:id="1294" w:name="_Toc483152358"/>
        <w:bookmarkEnd w:id="1292"/>
        <w:bookmarkEnd w:id="1293"/>
        <w:bookmarkEnd w:id="1294"/>
      </w:tr>
      <w:tr w:rsidR="00B67007" w:rsidDel="007250EB" w14:paraId="5CA6F7D3" w14:textId="1784642D" w:rsidTr="00B67007">
        <w:tc>
          <w:tcPr>
            <w:tcW w:w="2830" w:type="dxa"/>
          </w:tcPr>
          <w:p w14:paraId="1BE4A2B1" w14:textId="5520BA3F" w:rsidR="00B67007" w:rsidDel="007250EB" w:rsidRDefault="00B67007" w:rsidP="00753170">
            <w:pPr>
              <w:rPr>
                <w:moveFrom w:id="1295" w:author="Bence" w:date="2017-05-20T13:34:00Z"/>
              </w:rPr>
            </w:pPr>
            <w:moveFrom w:id="1296" w:author="Bence" w:date="2017-05-20T13:34:00Z">
              <w:r w:rsidRPr="00753170" w:rsidDel="007250EB">
                <w:t>devicePassword</w:t>
              </w:r>
              <w:bookmarkStart w:id="1297" w:name="_Toc483054158"/>
              <w:bookmarkStart w:id="1298" w:name="_Toc483152295"/>
              <w:bookmarkStart w:id="1299" w:name="_Toc483152359"/>
              <w:bookmarkEnd w:id="1297"/>
              <w:bookmarkEnd w:id="1298"/>
              <w:bookmarkEnd w:id="1299"/>
            </w:moveFrom>
          </w:p>
        </w:tc>
        <w:tc>
          <w:tcPr>
            <w:tcW w:w="6230" w:type="dxa"/>
          </w:tcPr>
          <w:p w14:paraId="2D421EDE" w14:textId="770F0D76" w:rsidR="00B67007" w:rsidDel="007250EB" w:rsidRDefault="00B67007" w:rsidP="00B67007">
            <w:pPr>
              <w:rPr>
                <w:moveFrom w:id="1300" w:author="Bence" w:date="2017-05-20T13:34:00Z"/>
              </w:rPr>
            </w:pPr>
            <w:moveFrom w:id="1301" w:author="Bence" w:date="2017-05-20T13:34:00Z">
              <w:r w:rsidDel="007250EB">
                <w:t>az azonosításhoz szükséges, a deviceNamehez rendelt jelszó</w:t>
              </w:r>
              <w:r w:rsidR="00C77C74" w:rsidDel="007250EB">
                <w:t xml:space="preserve">, amit </w:t>
              </w:r>
              <w:bookmarkStart w:id="1302" w:name="_Toc483054159"/>
              <w:bookmarkStart w:id="1303" w:name="_Toc483152296"/>
              <w:bookmarkStart w:id="1304" w:name="_Toc483152360"/>
              <w:bookmarkEnd w:id="1302"/>
              <w:bookmarkEnd w:id="1303"/>
              <w:bookmarkEnd w:id="1304"/>
            </w:moveFrom>
          </w:p>
        </w:tc>
        <w:bookmarkStart w:id="1305" w:name="_Toc483054160"/>
        <w:bookmarkStart w:id="1306" w:name="_Toc483152297"/>
        <w:bookmarkStart w:id="1307" w:name="_Toc483152361"/>
        <w:bookmarkEnd w:id="1305"/>
        <w:bookmarkEnd w:id="1306"/>
        <w:bookmarkEnd w:id="1307"/>
      </w:tr>
      <w:tr w:rsidR="00984E02" w:rsidDel="007250EB" w14:paraId="029807C7" w14:textId="1EAD734D" w:rsidTr="00B67007">
        <w:tc>
          <w:tcPr>
            <w:tcW w:w="2830" w:type="dxa"/>
          </w:tcPr>
          <w:p w14:paraId="0C7E36F1" w14:textId="4D03D303" w:rsidR="00984E02" w:rsidDel="007250EB" w:rsidRDefault="00984E02" w:rsidP="00753170">
            <w:pPr>
              <w:rPr>
                <w:moveFrom w:id="1308" w:author="Bence" w:date="2017-05-20T13:34:00Z"/>
              </w:rPr>
            </w:pPr>
            <w:moveFrom w:id="1309" w:author="Bence" w:date="2017-05-20T13:34:00Z">
              <w:r w:rsidDel="007250EB">
                <w:t>dataType</w:t>
              </w:r>
              <w:bookmarkStart w:id="1310" w:name="_Toc483054161"/>
              <w:bookmarkStart w:id="1311" w:name="_Toc483152298"/>
              <w:bookmarkStart w:id="1312" w:name="_Toc483152362"/>
              <w:bookmarkEnd w:id="1310"/>
              <w:bookmarkEnd w:id="1311"/>
              <w:bookmarkEnd w:id="1312"/>
            </w:moveFrom>
          </w:p>
        </w:tc>
        <w:tc>
          <w:tcPr>
            <w:tcW w:w="6230" w:type="dxa"/>
          </w:tcPr>
          <w:p w14:paraId="610E747F" w14:textId="26C2EA91" w:rsidR="00984E02" w:rsidDel="007250EB" w:rsidRDefault="00984E02" w:rsidP="00753170">
            <w:pPr>
              <w:rPr>
                <w:moveFrom w:id="1313" w:author="Bence" w:date="2017-05-20T13:34:00Z"/>
              </w:rPr>
            </w:pPr>
            <w:moveFrom w:id="1314" w:author="Bence" w:date="2017-05-20T13:34:00Z">
              <w:r w:rsidDel="007250EB">
                <w:t>a mért szenzorérték típusát jelöli</w:t>
              </w:r>
              <w:bookmarkStart w:id="1315" w:name="_Toc483054162"/>
              <w:bookmarkStart w:id="1316" w:name="_Toc483152299"/>
              <w:bookmarkStart w:id="1317" w:name="_Toc483152363"/>
              <w:bookmarkEnd w:id="1315"/>
              <w:bookmarkEnd w:id="1316"/>
              <w:bookmarkEnd w:id="1317"/>
            </w:moveFrom>
          </w:p>
        </w:tc>
        <w:bookmarkStart w:id="1318" w:name="_Toc483054163"/>
        <w:bookmarkStart w:id="1319" w:name="_Toc483152300"/>
        <w:bookmarkStart w:id="1320" w:name="_Toc483152364"/>
        <w:bookmarkEnd w:id="1318"/>
        <w:bookmarkEnd w:id="1319"/>
        <w:bookmarkEnd w:id="1320"/>
      </w:tr>
      <w:tr w:rsidR="00B67007" w:rsidDel="007250EB" w14:paraId="1C06455B" w14:textId="10C5EFF3" w:rsidTr="00B67007">
        <w:tc>
          <w:tcPr>
            <w:tcW w:w="2830" w:type="dxa"/>
          </w:tcPr>
          <w:p w14:paraId="1D6F1664" w14:textId="3DD90CF4" w:rsidR="00B67007" w:rsidDel="007250EB" w:rsidRDefault="00B67007" w:rsidP="00753170">
            <w:pPr>
              <w:rPr>
                <w:moveFrom w:id="1321" w:author="Bence" w:date="2017-05-20T13:34:00Z"/>
              </w:rPr>
            </w:pPr>
            <w:moveFrom w:id="1322" w:author="Bence" w:date="2017-05-20T13:34:00Z">
              <w:r w:rsidRPr="00753170" w:rsidDel="007250EB">
                <w:t>data</w:t>
              </w:r>
              <w:bookmarkStart w:id="1323" w:name="_Toc483054164"/>
              <w:bookmarkStart w:id="1324" w:name="_Toc483152301"/>
              <w:bookmarkStart w:id="1325" w:name="_Toc483152365"/>
              <w:bookmarkEnd w:id="1323"/>
              <w:bookmarkEnd w:id="1324"/>
              <w:bookmarkEnd w:id="1325"/>
            </w:moveFrom>
          </w:p>
        </w:tc>
        <w:tc>
          <w:tcPr>
            <w:tcW w:w="6230" w:type="dxa"/>
          </w:tcPr>
          <w:p w14:paraId="49BABD8A" w14:textId="111FECA3" w:rsidR="00B67007" w:rsidDel="007250EB" w:rsidRDefault="00B67007" w:rsidP="00984E02">
            <w:pPr>
              <w:rPr>
                <w:moveFrom w:id="1326" w:author="Bence" w:date="2017-05-20T13:34:00Z"/>
              </w:rPr>
            </w:pPr>
            <w:moveFrom w:id="1327" w:author="Bence" w:date="2017-05-20T13:34:00Z">
              <w:r w:rsidDel="007250EB">
                <w:t>az elk</w:t>
              </w:r>
              <w:r w:rsidR="00984E02" w:rsidDel="007250EB">
                <w:t>üldeni kívánt adat</w:t>
              </w:r>
              <w:r w:rsidDel="007250EB">
                <w:t xml:space="preserve"> </w:t>
              </w:r>
              <w:bookmarkStart w:id="1328" w:name="_Toc483054165"/>
              <w:bookmarkStart w:id="1329" w:name="_Toc483152302"/>
              <w:bookmarkStart w:id="1330" w:name="_Toc483152366"/>
              <w:bookmarkEnd w:id="1328"/>
              <w:bookmarkEnd w:id="1329"/>
              <w:bookmarkEnd w:id="1330"/>
            </w:moveFrom>
          </w:p>
        </w:tc>
        <w:bookmarkStart w:id="1331" w:name="_Toc483054166"/>
        <w:bookmarkStart w:id="1332" w:name="_Toc483152303"/>
        <w:bookmarkStart w:id="1333" w:name="_Toc483152367"/>
        <w:bookmarkEnd w:id="1331"/>
        <w:bookmarkEnd w:id="1332"/>
        <w:bookmarkEnd w:id="1333"/>
      </w:tr>
    </w:tbl>
    <w:p w14:paraId="276FC8DF" w14:textId="2838896B" w:rsidR="007E6350" w:rsidRDefault="007E6350" w:rsidP="00F85831">
      <w:pPr>
        <w:pStyle w:val="Cmsor3"/>
        <w:rPr>
          <w:ins w:id="1334" w:author="Bence" w:date="2017-05-19T11:30:00Z"/>
        </w:rPr>
      </w:pPr>
      <w:bookmarkStart w:id="1335" w:name="_Toc483152368"/>
      <w:moveFromRangeEnd w:id="1269"/>
      <w:ins w:id="1336" w:author="Bence" w:date="2017-05-19T11:22:00Z">
        <w:r>
          <w:t>Beavatkozó</w:t>
        </w:r>
      </w:ins>
      <w:bookmarkEnd w:id="1335"/>
    </w:p>
    <w:p w14:paraId="4E8CD64E" w14:textId="1B1F297E" w:rsidR="007E6350" w:rsidRDefault="007E6350" w:rsidP="007E6350">
      <w:pPr>
        <w:rPr>
          <w:ins w:id="1337" w:author="Bence" w:date="2017-05-19T11:21:00Z"/>
        </w:rPr>
      </w:pPr>
      <w:ins w:id="1338" w:author="Bence" w:date="2017-05-19T11:21:00Z">
        <w:r>
          <w:t>Beavatkozó üzemmódban az eszköz célja, h</w:t>
        </w:r>
        <w:r w:rsidR="001A6546">
          <w:t>ogy a környezetének</w:t>
        </w:r>
        <w:r>
          <w:t xml:space="preserve"> működésében változásokat</w:t>
        </w:r>
        <w:r w:rsidR="00B26B53">
          <w:t xml:space="preserve"> </w:t>
        </w:r>
        <w:r>
          <w:t>eszközöljön a kapott utasítások alapján. Ennek biztosítására folyamatos kapcsolatot kell fenntartani</w:t>
        </w:r>
      </w:ins>
      <w:ins w:id="1339" w:author="Bence" w:date="2017-05-19T20:18:00Z">
        <w:r w:rsidR="00304A81">
          <w:t xml:space="preserve">a </w:t>
        </w:r>
      </w:ins>
      <w:ins w:id="1340" w:author="Bence" w:date="2017-05-19T11:21:00Z">
        <w:r>
          <w:t xml:space="preserve"> </w:t>
        </w:r>
      </w:ins>
      <w:ins w:id="1341" w:author="Bence" w:date="2017-05-19T19:48:00Z">
        <w:r w:rsidR="00BA7F8A">
          <w:t>a</w:t>
        </w:r>
      </w:ins>
      <w:ins w:id="1342" w:author="Bence" w:date="2017-05-19T20:18:00Z">
        <w:r w:rsidR="00304A81">
          <w:t xml:space="preserve"> menedzserrel, a</w:t>
        </w:r>
      </w:ins>
      <w:ins w:id="1343" w:author="Bence" w:date="2017-05-19T19:48:00Z">
        <w:r w:rsidR="00BA7F8A">
          <w:t xml:space="preserve"> beérkező üzenetekre pedig a lehető leghamarabb reagálnia kell</w:t>
        </w:r>
      </w:ins>
      <w:ins w:id="1344" w:author="Bence" w:date="2017-05-19T11:21:00Z">
        <w:r w:rsidR="001A6546">
          <w:t>-</w:t>
        </w:r>
      </w:ins>
    </w:p>
    <w:p w14:paraId="0C0646E8" w14:textId="6202E7A1" w:rsidR="007E6350" w:rsidRDefault="007E6350" w:rsidP="007E6350">
      <w:pPr>
        <w:rPr>
          <w:ins w:id="1345" w:author="Bence" w:date="2017-05-20T14:22:00Z"/>
        </w:rPr>
      </w:pPr>
      <w:ins w:id="1346" w:author="Bence" w:date="2017-05-19T11:21:00Z">
        <w:r>
          <w:t>A beavatko</w:t>
        </w:r>
        <w:r w:rsidR="00603F1F">
          <w:t>zó működés</w:t>
        </w:r>
      </w:ins>
      <w:ins w:id="1347" w:author="Bence" w:date="2017-05-20T14:23:00Z">
        <w:r w:rsidR="00603F1F">
          <w:t>i</w:t>
        </w:r>
      </w:ins>
      <w:ins w:id="1348" w:author="Bence" w:date="2017-05-19T11:21:00Z">
        <w:r w:rsidR="00603F1F">
          <w:t xml:space="preserve"> folyamatának</w:t>
        </w:r>
      </w:ins>
      <w:ins w:id="1349" w:author="Bence" w:date="2017-05-20T14:22:00Z">
        <w:r w:rsidR="00603F1F">
          <w:t xml:space="preserve"> főbb</w:t>
        </w:r>
      </w:ins>
      <w:ins w:id="1350" w:author="Bence" w:date="2017-05-19T11:21:00Z">
        <w:r w:rsidR="00603F1F">
          <w:t xml:space="preserve"> lépéseit a </w:t>
        </w:r>
      </w:ins>
      <w:ins w:id="1351" w:author="Bence" w:date="2017-05-20T14:23:00Z">
        <w:r w:rsidR="00603F1F">
          <w:fldChar w:fldCharType="begin"/>
        </w:r>
        <w:r w:rsidR="00603F1F">
          <w:instrText xml:space="preserve"> REF _Ref483053552 \h </w:instrText>
        </w:r>
      </w:ins>
      <w:r w:rsidR="00603F1F">
        <w:fldChar w:fldCharType="separate"/>
      </w:r>
      <w:ins w:id="1352" w:author="Bence" w:date="2017-05-21T17:48:00Z">
        <w:r w:rsidR="001A7DB8">
          <w:rPr>
            <w:noProof/>
          </w:rPr>
          <w:t>3</w:t>
        </w:r>
        <w:r w:rsidR="001A7DB8">
          <w:t>.</w:t>
        </w:r>
        <w:r w:rsidR="001A7DB8">
          <w:rPr>
            <w:noProof/>
          </w:rPr>
          <w:t>7</w:t>
        </w:r>
        <w:r w:rsidR="001A7DB8">
          <w:t>. ábra</w:t>
        </w:r>
      </w:ins>
      <w:ins w:id="1353" w:author="Bence" w:date="2017-05-20T14:23:00Z">
        <w:r w:rsidR="00603F1F">
          <w:fldChar w:fldCharType="end"/>
        </w:r>
        <w:r w:rsidR="00603F1F">
          <w:t xml:space="preserve"> mutatja be.</w:t>
        </w:r>
      </w:ins>
    </w:p>
    <w:p w14:paraId="0ED3E51E" w14:textId="4B2E74C4" w:rsidR="00603F1F" w:rsidRDefault="00B70CC5" w:rsidP="00603F1F">
      <w:pPr>
        <w:keepNext/>
        <w:rPr>
          <w:ins w:id="1354" w:author="Bence" w:date="2017-05-20T14:22:00Z"/>
        </w:rPr>
        <w:pPrChange w:id="1355" w:author="Bence" w:date="2017-05-20T14:22:00Z">
          <w:pPr/>
        </w:pPrChange>
      </w:pPr>
      <w:ins w:id="1356" w:author="Bence" w:date="2017-05-21T16:47:00Z">
        <w:r>
          <w:rPr>
            <w:noProof/>
          </w:rPr>
          <w:lastRenderedPageBreak/>
          <w:drawing>
            <wp:inline distT="0" distB="0" distL="0" distR="0" wp14:anchorId="504261FD" wp14:editId="7EE35387">
              <wp:extent cx="5647300" cy="4993532"/>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2536" cy="5007004"/>
                      </a:xfrm>
                      <a:prstGeom prst="rect">
                        <a:avLst/>
                      </a:prstGeom>
                    </pic:spPr>
                  </pic:pic>
                </a:graphicData>
              </a:graphic>
            </wp:inline>
          </w:drawing>
        </w:r>
      </w:ins>
    </w:p>
    <w:bookmarkStart w:id="1357" w:name="_Ref483053552"/>
    <w:p w14:paraId="10CA1887" w14:textId="7CF6AC3D" w:rsidR="00603F1F" w:rsidRPr="00B67007" w:rsidRDefault="003C7EC5" w:rsidP="005B4C76">
      <w:pPr>
        <w:pStyle w:val="Kpalrs"/>
        <w:rPr>
          <w:ins w:id="1358" w:author="Bence" w:date="2017-05-19T11:21:00Z"/>
        </w:rPr>
        <w:pPrChange w:id="1359" w:author="Bence" w:date="2017-05-21T16:37:00Z">
          <w:pPr/>
        </w:pPrChange>
      </w:pPr>
      <w:ins w:id="1360" w:author="Bence" w:date="2017-05-21T13:36:00Z">
        <w:r>
          <w:fldChar w:fldCharType="begin"/>
        </w:r>
        <w:r>
          <w:instrText xml:space="preserve"> STYLEREF 1 \s </w:instrText>
        </w:r>
      </w:ins>
      <w:r>
        <w:fldChar w:fldCharType="separate"/>
      </w:r>
      <w:r w:rsidR="001A7DB8">
        <w:rPr>
          <w:noProof/>
        </w:rPr>
        <w:t>3</w:t>
      </w:r>
      <w:ins w:id="1361" w:author="Bence" w:date="2017-05-21T13:36:00Z">
        <w:r>
          <w:fldChar w:fldCharType="end"/>
        </w:r>
        <w:r>
          <w:t>.</w:t>
        </w:r>
        <w:r>
          <w:fldChar w:fldCharType="begin"/>
        </w:r>
        <w:r>
          <w:instrText xml:space="preserve"> SEQ ábra \* ARABIC \s 1 </w:instrText>
        </w:r>
      </w:ins>
      <w:r>
        <w:fldChar w:fldCharType="separate"/>
      </w:r>
      <w:ins w:id="1362" w:author="Bence" w:date="2017-05-21T17:48:00Z">
        <w:r w:rsidR="001A7DB8">
          <w:rPr>
            <w:noProof/>
          </w:rPr>
          <w:t>7</w:t>
        </w:r>
      </w:ins>
      <w:ins w:id="1363" w:author="Bence" w:date="2017-05-21T13:36:00Z">
        <w:r>
          <w:fldChar w:fldCharType="end"/>
        </w:r>
      </w:ins>
      <w:ins w:id="1364" w:author="Bence" w:date="2017-05-20T14:22:00Z">
        <w:r w:rsidR="00603F1F">
          <w:t>. ábra</w:t>
        </w:r>
        <w:bookmarkEnd w:id="1357"/>
        <w:r w:rsidR="00603F1F">
          <w:t xml:space="preserve"> Beavatkozó működése</w:t>
        </w:r>
      </w:ins>
    </w:p>
    <w:p w14:paraId="3420C968" w14:textId="00971E3B" w:rsidR="007E6350" w:rsidRPr="007E6350" w:rsidRDefault="00603F1F" w:rsidP="007E6350">
      <w:pPr>
        <w:rPr>
          <w:ins w:id="1365" w:author="Bence" w:date="2017-05-19T11:21:00Z"/>
        </w:rPr>
        <w:pPrChange w:id="1366" w:author="Bence" w:date="2017-05-19T11:21:00Z">
          <w:pPr>
            <w:pStyle w:val="Cmsor3"/>
          </w:pPr>
        </w:pPrChange>
      </w:pPr>
      <w:ins w:id="1367" w:author="Bence" w:date="2017-05-20T14:24:00Z">
        <w:r>
          <w:t>A folyamat</w:t>
        </w:r>
      </w:ins>
      <w:ins w:id="1368" w:author="Bence" w:date="2017-05-20T14:29:00Z">
        <w:r>
          <w:t xml:space="preserve"> néhány inicializációs feladatot követő</w:t>
        </w:r>
      </w:ins>
      <w:ins w:id="1369" w:author="Bence" w:date="2017-05-20T14:24:00Z">
        <w:r>
          <w:t xml:space="preserve"> első lépése a menedzser által szolgáltatott TCP szerverhez való csatlakozás</w:t>
        </w:r>
      </w:ins>
      <w:ins w:id="1370" w:author="Bence" w:date="2017-05-20T14:27:00Z">
        <w:r>
          <w:t xml:space="preserve">. Amennyiben az eszköz nem ismeri a szerver IP címét, akkor várakozik, a menedzser feladata ugyanis, hogy bizonyos időközönként broadcast UDP üzenetben elküldje azt. A cím segítségével </w:t>
        </w:r>
      </w:ins>
      <w:ins w:id="1371" w:author="Bence" w:date="2017-05-20T14:29:00Z">
        <w:r>
          <w:t xml:space="preserve">már felépíthető a kapcsolat, ezt követően a beavatkozó feladata </w:t>
        </w:r>
      </w:ins>
    </w:p>
    <w:p w14:paraId="2F4F042E" w14:textId="151DBDF2" w:rsidR="00480957" w:rsidRPr="00480957" w:rsidRDefault="007A70EC" w:rsidP="004D27D4">
      <w:pPr>
        <w:pStyle w:val="Cmsor3"/>
      </w:pPr>
      <w:bookmarkStart w:id="1372" w:name="_Toc483152369"/>
      <w:r>
        <w:t>Menedzser</w:t>
      </w:r>
      <w:bookmarkEnd w:id="1372"/>
    </w:p>
    <w:p w14:paraId="74AD4B3D" w14:textId="35291397" w:rsidR="009F335B" w:rsidRDefault="00B61DA8" w:rsidP="00DC059D">
      <w:pPr>
        <w:rPr>
          <w:ins w:id="1373" w:author="Bence" w:date="2017-05-20T16:45:00Z"/>
        </w:rPr>
      </w:pPr>
      <w:r>
        <w:t xml:space="preserve">A </w:t>
      </w:r>
      <w:r w:rsidR="005D67D0">
        <w:t xml:space="preserve">menedzser </w:t>
      </w:r>
      <w:r w:rsidR="009A68FF">
        <w:t>működése</w:t>
      </w:r>
      <w:r w:rsidR="004752C9">
        <w:t xml:space="preserve"> </w:t>
      </w:r>
      <w:ins w:id="1374" w:author="Bence" w:date="2017-05-20T16:43:00Z">
        <w:r w:rsidR="00D509A7">
          <w:t>lényegesen bonyolultabb a szenzor és beavatkozó típusú eszközökénél, hiszen a feladata sokrétűbb</w:t>
        </w:r>
      </w:ins>
      <w:ins w:id="1375" w:author="Bence" w:date="2017-05-20T16:45:00Z">
        <w:r w:rsidR="00D509A7">
          <w:t xml:space="preserve"> </w:t>
        </w:r>
      </w:ins>
      <w:ins w:id="1376" w:author="Bence" w:date="2017-05-20T16:43:00Z">
        <w:r w:rsidR="00D509A7">
          <w:t>és a rendszer minden másik elemével kapcsolatban van.</w:t>
        </w:r>
      </w:ins>
      <w:ins w:id="1377" w:author="Bence" w:date="2017-05-20T16:45:00Z">
        <w:r w:rsidR="00D509A7">
          <w:t xml:space="preserve"> A menedzser által végzett főbb feladatok:</w:t>
        </w:r>
      </w:ins>
    </w:p>
    <w:p w14:paraId="7D6338E6" w14:textId="2E0D788F" w:rsidR="00D509A7" w:rsidRDefault="00D509A7" w:rsidP="00D509A7">
      <w:pPr>
        <w:pStyle w:val="Listaszerbekezds"/>
        <w:numPr>
          <w:ilvl w:val="0"/>
          <w:numId w:val="27"/>
        </w:numPr>
        <w:rPr>
          <w:ins w:id="1378" w:author="Bence" w:date="2017-05-20T16:47:00Z"/>
        </w:rPr>
        <w:pPrChange w:id="1379" w:author="Bence" w:date="2017-05-20T16:46:00Z">
          <w:pPr/>
        </w:pPrChange>
      </w:pPr>
      <w:ins w:id="1380" w:author="Bence" w:date="2017-05-20T16:46:00Z">
        <w:r>
          <w:t xml:space="preserve">Periodikusan közli UDP broadcast </w:t>
        </w:r>
      </w:ins>
      <w:ins w:id="1381" w:author="Bence" w:date="2017-05-20T16:47:00Z">
        <w:r>
          <w:t>üzenetek</w:t>
        </w:r>
      </w:ins>
      <w:ins w:id="1382" w:author="Bence" w:date="2017-05-20T16:46:00Z">
        <w:r>
          <w:t xml:space="preserve"> küldésével az elérhetőségét a többi komponens számára, hogy a rendszerben esetlegesen újonnan megjelenő eszközök</w:t>
        </w:r>
      </w:ins>
      <w:ins w:id="1383" w:author="Bence" w:date="2017-05-20T16:47:00Z">
        <w:r>
          <w:t xml:space="preserve"> is csatlakozhassanak hozzá.</w:t>
        </w:r>
      </w:ins>
    </w:p>
    <w:p w14:paraId="03E160CD" w14:textId="12091791" w:rsidR="00D509A7" w:rsidRDefault="00D509A7" w:rsidP="00D509A7">
      <w:pPr>
        <w:pStyle w:val="Listaszerbekezds"/>
        <w:numPr>
          <w:ilvl w:val="0"/>
          <w:numId w:val="27"/>
        </w:numPr>
        <w:rPr>
          <w:ins w:id="1384" w:author="Bence" w:date="2017-05-20T16:50:00Z"/>
        </w:rPr>
        <w:pPrChange w:id="1385" w:author="Bence" w:date="2017-05-20T16:46:00Z">
          <w:pPr/>
        </w:pPrChange>
      </w:pPr>
      <w:ins w:id="1386" w:author="Bence" w:date="2017-05-20T16:46:00Z">
        <w:r>
          <w:lastRenderedPageBreak/>
          <w:t xml:space="preserve"> </w:t>
        </w:r>
      </w:ins>
      <w:ins w:id="1387" w:author="Bence" w:date="2017-05-20T16:48:00Z">
        <w:r>
          <w:t xml:space="preserve">Periodikusan frissíti a saját adatbázisát a szervertől lekért szabályokkal, hogy a felhasználók által a szerveren készített új automatizálásokról is értesítést szerezzen. </w:t>
        </w:r>
      </w:ins>
    </w:p>
    <w:p w14:paraId="01D9DFEF" w14:textId="6B29F57B" w:rsidR="00D509A7" w:rsidRDefault="00D509A7" w:rsidP="00D509A7">
      <w:pPr>
        <w:pStyle w:val="Listaszerbekezds"/>
        <w:numPr>
          <w:ilvl w:val="0"/>
          <w:numId w:val="27"/>
        </w:numPr>
        <w:rPr>
          <w:ins w:id="1388" w:author="Bence" w:date="2017-05-20T16:50:00Z"/>
        </w:rPr>
        <w:pPrChange w:id="1389" w:author="Bence" w:date="2017-05-20T16:46:00Z">
          <w:pPr/>
        </w:pPrChange>
      </w:pPr>
      <w:ins w:id="1390" w:author="Bence" w:date="2017-05-20T16:50:00Z">
        <w:r>
          <w:t>A lakás automatizálásának vezérlése</w:t>
        </w:r>
      </w:ins>
    </w:p>
    <w:p w14:paraId="0B3ACC9C" w14:textId="77777777" w:rsidR="00D11578" w:rsidRDefault="00697716" w:rsidP="00D509A7">
      <w:pPr>
        <w:rPr>
          <w:ins w:id="1391" w:author="Bence" w:date="2017-05-20T19:01:00Z"/>
        </w:rPr>
      </w:pPr>
      <w:ins w:id="1392" w:author="Bence" w:date="2017-05-20T16:51:00Z">
        <w:r>
          <w:t xml:space="preserve">A lista 3. </w:t>
        </w:r>
      </w:ins>
      <w:ins w:id="1393" w:author="Bence" w:date="2017-05-20T17:23:00Z">
        <w:r>
          <w:t>pontjában említett feladat ellátása</w:t>
        </w:r>
      </w:ins>
      <w:ins w:id="1394" w:author="Bence" w:date="2017-05-20T16:51:00Z">
        <w:r>
          <w:t xml:space="preserve"> egy összetett funkció, </w:t>
        </w:r>
      </w:ins>
      <w:ins w:id="1395" w:author="Bence" w:date="2017-05-20T17:24:00Z">
        <w:r>
          <w:t>és mint az egész rendszer egyik legfontosabb része, érdem</w:t>
        </w:r>
        <w:r w:rsidR="00D11578">
          <w:t>es részletesebben is kifejteni</w:t>
        </w:r>
      </w:ins>
      <w:ins w:id="1396" w:author="Bence" w:date="2017-05-20T19:00:00Z">
        <w:r w:rsidR="00D11578">
          <w:t>. Ehhez első lépésben bemutatom a vezérlési szabályok mögötti logikai elgondolást, utána pedig a</w:t>
        </w:r>
      </w:ins>
      <w:ins w:id="1397" w:author="Bence" w:date="2017-05-20T19:01:00Z">
        <w:r w:rsidR="00D11578">
          <w:t xml:space="preserve"> menedzser kiértékelési</w:t>
        </w:r>
      </w:ins>
      <w:ins w:id="1398" w:author="Bence" w:date="2017-05-20T19:00:00Z">
        <w:r w:rsidR="00D11578">
          <w:t xml:space="preserve"> folyamatát.</w:t>
        </w:r>
      </w:ins>
    </w:p>
    <w:p w14:paraId="2091F400" w14:textId="0E40BF40" w:rsidR="00D11578" w:rsidRDefault="00D11578" w:rsidP="00D11578">
      <w:pPr>
        <w:pStyle w:val="Cmsor4"/>
        <w:rPr>
          <w:ins w:id="1399" w:author="Bence" w:date="2017-05-20T19:03:00Z"/>
        </w:rPr>
        <w:pPrChange w:id="1400" w:author="Bence" w:date="2017-05-20T19:02:00Z">
          <w:pPr/>
        </w:pPrChange>
      </w:pPr>
      <w:ins w:id="1401" w:author="Bence" w:date="2017-05-20T19:02:00Z">
        <w:r>
          <w:t>Vezérlési szabályok felépítése</w:t>
        </w:r>
      </w:ins>
    </w:p>
    <w:p w14:paraId="64F5A93A" w14:textId="35019998" w:rsidR="00D11578" w:rsidRDefault="00D11578" w:rsidP="00D11578">
      <w:pPr>
        <w:rPr>
          <w:ins w:id="1402" w:author="Bence" w:date="2017-05-20T19:56:00Z"/>
        </w:rPr>
      </w:pPr>
      <w:ins w:id="1403" w:author="Bence" w:date="2017-05-20T19:04:00Z">
        <w:r>
          <w:t xml:space="preserve">A szabályok szerkezetének kigondolását a feladat egyik kulcsfontosságú </w:t>
        </w:r>
      </w:ins>
      <w:ins w:id="1404" w:author="Bence" w:date="2017-05-20T22:22:00Z">
        <w:r w:rsidR="00370225">
          <w:t>részének</w:t>
        </w:r>
      </w:ins>
      <w:ins w:id="1405" w:author="Bence" w:date="2017-05-20T19:04:00Z">
        <w:r>
          <w:t xml:space="preserve"> </w:t>
        </w:r>
      </w:ins>
      <w:ins w:id="1406" w:author="Bence" w:date="2017-05-20T19:14:00Z">
        <w:r w:rsidR="004408AC">
          <w:t>érzem</w:t>
        </w:r>
      </w:ins>
      <w:ins w:id="1407" w:author="Bence" w:date="2017-05-20T19:04:00Z">
        <w:r>
          <w:t>:</w:t>
        </w:r>
      </w:ins>
      <w:ins w:id="1408" w:author="Bence" w:date="2017-05-20T19:08:00Z">
        <w:r w:rsidR="004408AC">
          <w:t xml:space="preserve"> olyan megoldást szeretnék, ahol a felhasználók </w:t>
        </w:r>
      </w:ins>
      <w:ins w:id="1409" w:author="Bence" w:date="2017-05-20T22:42:00Z">
        <w:r w:rsidR="00A81807">
          <w:t>részéről nem igényel mélyebb programozási ismereteket</w:t>
        </w:r>
      </w:ins>
      <w:ins w:id="1410" w:author="Bence" w:date="2017-05-20T19:14:00Z">
        <w:r w:rsidR="004408AC">
          <w:t xml:space="preserve"> szabályok létrehozása</w:t>
        </w:r>
      </w:ins>
      <w:ins w:id="1411" w:author="Bence" w:date="2017-05-20T19:08:00Z">
        <w:r w:rsidR="004408AC">
          <w:t>, ugyanakkor az egyszerűség nem korlátozza</w:t>
        </w:r>
      </w:ins>
      <w:ins w:id="1412" w:author="Bence" w:date="2017-05-20T19:15:00Z">
        <w:r w:rsidR="004408AC">
          <w:t xml:space="preserve"> túlságosan</w:t>
        </w:r>
      </w:ins>
      <w:ins w:id="1413" w:author="Bence" w:date="2017-05-20T19:08:00Z">
        <w:r w:rsidR="004408AC">
          <w:t xml:space="preserve"> a kevésbé triviális működések automatizálását sem.</w:t>
        </w:r>
      </w:ins>
      <w:ins w:id="1414" w:author="Bence" w:date="2017-05-20T19:15:00Z">
        <w:r w:rsidR="004408AC">
          <w:t xml:space="preserve"> Sajnos a két szempont kicsit szembemegy egymással, í</w:t>
        </w:r>
      </w:ins>
      <w:ins w:id="1415" w:author="Bence" w:date="2017-05-20T19:16:00Z">
        <w:r w:rsidR="004408AC">
          <w:t xml:space="preserve">gy kompromisszumokat kellett vállalnom a megalkotás során. </w:t>
        </w:r>
      </w:ins>
      <w:ins w:id="1416" w:author="Bence" w:date="2017-05-20T19:18:00Z">
        <w:r w:rsidR="00F57578">
          <w:t xml:space="preserve">A kitalált </w:t>
        </w:r>
      </w:ins>
      <w:ins w:id="1417" w:author="Bence" w:date="2017-05-20T19:56:00Z">
        <w:r w:rsidR="00FD1E4D">
          <w:t>szerkezetet a</w:t>
        </w:r>
      </w:ins>
      <w:ins w:id="1418" w:author="Bence" w:date="2017-05-20T19:57:00Z">
        <w:r w:rsidR="00FD1E4D">
          <w:t xml:space="preserve"> </w:t>
        </w:r>
        <w:r w:rsidR="00FD1E4D">
          <w:fldChar w:fldCharType="begin"/>
        </w:r>
        <w:r w:rsidR="00FD1E4D">
          <w:instrText xml:space="preserve"> REF _Ref483073554 \h </w:instrText>
        </w:r>
      </w:ins>
      <w:r w:rsidR="00FD1E4D">
        <w:fldChar w:fldCharType="separate"/>
      </w:r>
      <w:ins w:id="1419" w:author="Bence" w:date="2017-05-21T17:48:00Z">
        <w:r w:rsidR="001A7DB8">
          <w:rPr>
            <w:noProof/>
          </w:rPr>
          <w:t>3</w:t>
        </w:r>
        <w:r w:rsidR="001A7DB8">
          <w:t>.</w:t>
        </w:r>
        <w:r w:rsidR="001A7DB8">
          <w:rPr>
            <w:noProof/>
          </w:rPr>
          <w:t>8</w:t>
        </w:r>
        <w:r w:rsidR="001A7DB8">
          <w:t>. ábra</w:t>
        </w:r>
      </w:ins>
      <w:ins w:id="1420" w:author="Bence" w:date="2017-05-20T19:57:00Z">
        <w:r w:rsidR="00FD1E4D">
          <w:fldChar w:fldCharType="end"/>
        </w:r>
        <w:r w:rsidR="00FD1E4D">
          <w:t xml:space="preserve"> mutatja be.</w:t>
        </w:r>
      </w:ins>
    </w:p>
    <w:p w14:paraId="66CB0533" w14:textId="09BA21A8" w:rsidR="00FD1E4D" w:rsidRDefault="00511976" w:rsidP="00FD1E4D">
      <w:pPr>
        <w:keepNext/>
        <w:jc w:val="center"/>
        <w:rPr>
          <w:ins w:id="1421" w:author="Bence" w:date="2017-05-20T19:56:00Z"/>
        </w:rPr>
        <w:pPrChange w:id="1422" w:author="Bence" w:date="2017-05-20T19:57:00Z">
          <w:pPr/>
        </w:pPrChange>
      </w:pPr>
      <w:ins w:id="1423" w:author="Bence" w:date="2017-05-20T20:29:00Z">
        <w:r>
          <w:rPr>
            <w:noProof/>
          </w:rPr>
          <w:lastRenderedPageBreak/>
          <w:drawing>
            <wp:inline distT="0" distB="0" distL="0" distR="0" wp14:anchorId="44A9E6CC" wp14:editId="6E4D26B0">
              <wp:extent cx="5365628" cy="5104150"/>
              <wp:effectExtent l="0" t="0" r="6985" b="127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1921" cy="5110136"/>
                      </a:xfrm>
                      <a:prstGeom prst="rect">
                        <a:avLst/>
                      </a:prstGeom>
                    </pic:spPr>
                  </pic:pic>
                </a:graphicData>
              </a:graphic>
            </wp:inline>
          </w:drawing>
        </w:r>
      </w:ins>
    </w:p>
    <w:bookmarkStart w:id="1424" w:name="_Ref483073554"/>
    <w:p w14:paraId="3A9F36D7" w14:textId="5B8BFEB2" w:rsidR="005422CF" w:rsidRDefault="003C7EC5" w:rsidP="005B4C76">
      <w:pPr>
        <w:pStyle w:val="Kpalrs"/>
        <w:rPr>
          <w:ins w:id="1425" w:author="Bence" w:date="2017-05-20T19:57:00Z"/>
        </w:rPr>
        <w:pPrChange w:id="1426" w:author="Bence" w:date="2017-05-21T16:37:00Z">
          <w:pPr/>
        </w:pPrChange>
      </w:pPr>
      <w:ins w:id="1427" w:author="Bence" w:date="2017-05-21T13:36:00Z">
        <w:r>
          <w:fldChar w:fldCharType="begin"/>
        </w:r>
        <w:r>
          <w:instrText xml:space="preserve"> STYLEREF 1 \s </w:instrText>
        </w:r>
      </w:ins>
      <w:r>
        <w:fldChar w:fldCharType="separate"/>
      </w:r>
      <w:r w:rsidR="001A7DB8">
        <w:rPr>
          <w:noProof/>
        </w:rPr>
        <w:t>3</w:t>
      </w:r>
      <w:ins w:id="1428" w:author="Bence" w:date="2017-05-21T13:36:00Z">
        <w:r>
          <w:fldChar w:fldCharType="end"/>
        </w:r>
        <w:r>
          <w:t>.</w:t>
        </w:r>
        <w:r>
          <w:fldChar w:fldCharType="begin"/>
        </w:r>
        <w:r>
          <w:instrText xml:space="preserve"> SEQ ábra \* ARABIC \s 1 </w:instrText>
        </w:r>
      </w:ins>
      <w:r>
        <w:fldChar w:fldCharType="separate"/>
      </w:r>
      <w:ins w:id="1429" w:author="Bence" w:date="2017-05-21T17:48:00Z">
        <w:r w:rsidR="001A7DB8">
          <w:rPr>
            <w:noProof/>
          </w:rPr>
          <w:t>8</w:t>
        </w:r>
      </w:ins>
      <w:ins w:id="1430" w:author="Bence" w:date="2017-05-21T13:36:00Z">
        <w:r>
          <w:fldChar w:fldCharType="end"/>
        </w:r>
      </w:ins>
      <w:ins w:id="1431" w:author="Bence" w:date="2017-05-20T19:56:00Z">
        <w:r w:rsidR="00FD1E4D">
          <w:t>. ábra</w:t>
        </w:r>
        <w:bookmarkEnd w:id="1424"/>
        <w:r w:rsidR="00FD1E4D">
          <w:t xml:space="preserve"> Szabály felépítése</w:t>
        </w:r>
      </w:ins>
    </w:p>
    <w:p w14:paraId="4CADF6E3" w14:textId="1CC15AD1" w:rsidR="00FD1E4D" w:rsidRDefault="00FD1E4D" w:rsidP="00FD1E4D">
      <w:pPr>
        <w:rPr>
          <w:ins w:id="1432" w:author="Bence" w:date="2017-05-20T19:59:00Z"/>
          <w:lang w:eastAsia="en-US"/>
        </w:rPr>
      </w:pPr>
      <w:ins w:id="1433" w:author="Bence" w:date="2017-05-20T19:59:00Z">
        <w:r>
          <w:rPr>
            <w:lang w:eastAsia="en-US"/>
          </w:rPr>
          <w:t>Láthatjuk, hogy egy szabály két részből tevődik össze:</w:t>
        </w:r>
      </w:ins>
    </w:p>
    <w:p w14:paraId="7156A5AB" w14:textId="11E957B5" w:rsidR="00FD1E4D" w:rsidRPr="00FD1E4D" w:rsidRDefault="00FD1E4D" w:rsidP="00FD1E4D">
      <w:pPr>
        <w:pStyle w:val="Listaszerbekezds"/>
        <w:numPr>
          <w:ilvl w:val="0"/>
          <w:numId w:val="28"/>
        </w:numPr>
        <w:rPr>
          <w:ins w:id="1434" w:author="Bence" w:date="2017-05-20T20:06:00Z"/>
          <w:b/>
          <w:lang w:eastAsia="en-US"/>
          <w:rPrChange w:id="1435" w:author="Bence" w:date="2017-05-20T20:06:00Z">
            <w:rPr>
              <w:ins w:id="1436" w:author="Bence" w:date="2017-05-20T20:06:00Z"/>
              <w:lang w:eastAsia="en-US"/>
            </w:rPr>
          </w:rPrChange>
        </w:rPr>
        <w:pPrChange w:id="1437" w:author="Bence" w:date="2017-05-20T19:59:00Z">
          <w:pPr/>
        </w:pPrChange>
      </w:pPr>
      <w:ins w:id="1438" w:author="Bence" w:date="2017-05-20T19:59:00Z">
        <w:r w:rsidRPr="00FD1E4D">
          <w:rPr>
            <w:b/>
            <w:lang w:eastAsia="en-US"/>
            <w:rPrChange w:id="1439" w:author="Bence" w:date="2017-05-20T19:59:00Z">
              <w:rPr>
                <w:lang w:eastAsia="en-US"/>
              </w:rPr>
            </w:rPrChange>
          </w:rPr>
          <w:t>Triggerek:</w:t>
        </w:r>
        <w:r>
          <w:rPr>
            <w:b/>
            <w:lang w:eastAsia="en-US"/>
          </w:rPr>
          <w:t xml:space="preserve"> </w:t>
        </w:r>
        <w:r>
          <w:rPr>
            <w:lang w:eastAsia="en-US"/>
          </w:rPr>
          <w:t>A szabály feltétel része, melyből egy szabályhoz tetszőlegesen sok tartozhat.</w:t>
        </w:r>
      </w:ins>
      <w:ins w:id="1440" w:author="Bence" w:date="2017-05-20T20:05:00Z">
        <w:r>
          <w:rPr>
            <w:lang w:eastAsia="en-US"/>
          </w:rPr>
          <w:t xml:space="preserve"> A triggerhez tartozó mezők jelentését a</w:t>
        </w:r>
      </w:ins>
      <w:ins w:id="1441" w:author="Bence" w:date="2017-05-20T20:07:00Z">
        <w:r w:rsidR="003365B7">
          <w:rPr>
            <w:lang w:eastAsia="en-US"/>
          </w:rPr>
          <w:t xml:space="preserve"> </w:t>
        </w:r>
      </w:ins>
      <w:ins w:id="1442" w:author="Bence" w:date="2017-05-20T20:08:00Z">
        <w:r w:rsidR="003365B7">
          <w:rPr>
            <w:lang w:eastAsia="en-US"/>
          </w:rPr>
          <w:fldChar w:fldCharType="begin"/>
        </w:r>
        <w:r w:rsidR="003365B7">
          <w:rPr>
            <w:lang w:eastAsia="en-US"/>
          </w:rPr>
          <w:instrText xml:space="preserve"> REF _Ref483074211 \h </w:instrText>
        </w:r>
        <w:r w:rsidR="003365B7">
          <w:rPr>
            <w:lang w:eastAsia="en-US"/>
          </w:rPr>
        </w:r>
      </w:ins>
      <w:r w:rsidR="003365B7">
        <w:rPr>
          <w:lang w:eastAsia="en-US"/>
        </w:rPr>
        <w:fldChar w:fldCharType="separate"/>
      </w:r>
      <w:ins w:id="1443" w:author="Bence" w:date="2017-05-21T17:48:00Z">
        <w:r w:rsidR="001A7DB8">
          <w:rPr>
            <w:noProof/>
          </w:rPr>
          <w:t>3</w:t>
        </w:r>
        <w:r w:rsidR="001A7DB8">
          <w:t>.</w:t>
        </w:r>
        <w:r w:rsidR="001A7DB8">
          <w:rPr>
            <w:noProof/>
          </w:rPr>
          <w:t>2</w:t>
        </w:r>
        <w:r w:rsidR="001A7DB8">
          <w:t>. táblázat</w:t>
        </w:r>
      </w:ins>
      <w:ins w:id="1444" w:author="Bence" w:date="2017-05-20T20:08:00Z">
        <w:r w:rsidR="003365B7">
          <w:rPr>
            <w:lang w:eastAsia="en-US"/>
          </w:rPr>
          <w:fldChar w:fldCharType="end"/>
        </w:r>
        <w:r w:rsidR="003365B7">
          <w:rPr>
            <w:lang w:eastAsia="en-US"/>
          </w:rPr>
          <w:t xml:space="preserve"> írja le.</w:t>
        </w:r>
      </w:ins>
    </w:p>
    <w:tbl>
      <w:tblPr>
        <w:tblStyle w:val="Rcsostblzat"/>
        <w:tblW w:w="0" w:type="auto"/>
        <w:tblInd w:w="720" w:type="dxa"/>
        <w:tblLook w:val="04A0" w:firstRow="1" w:lastRow="0" w:firstColumn="1" w:lastColumn="0" w:noHBand="0" w:noVBand="1"/>
        <w:tblPrChange w:id="1445" w:author="Bence" w:date="2017-05-20T20:27: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1446">
          <w:tblGrid>
            <w:gridCol w:w="1934"/>
            <w:gridCol w:w="176"/>
            <w:gridCol w:w="654"/>
            <w:gridCol w:w="2795"/>
            <w:gridCol w:w="379"/>
            <w:gridCol w:w="2387"/>
            <w:gridCol w:w="15"/>
          </w:tblGrid>
        </w:tblGridChange>
      </w:tblGrid>
      <w:tr w:rsidR="003365B7" w14:paraId="75A51EE9" w14:textId="77777777" w:rsidTr="00187F34">
        <w:trPr>
          <w:ins w:id="1447" w:author="Bence" w:date="2017-05-20T20:06:00Z"/>
        </w:trPr>
        <w:tc>
          <w:tcPr>
            <w:tcW w:w="2110" w:type="dxa"/>
            <w:tcPrChange w:id="1448" w:author="Bence" w:date="2017-05-20T20:27:00Z">
              <w:tcPr>
                <w:tcW w:w="3020" w:type="dxa"/>
                <w:gridSpan w:val="3"/>
              </w:tcPr>
            </w:tcPrChange>
          </w:tcPr>
          <w:p w14:paraId="52E84C0B" w14:textId="1D4B5D2D" w:rsidR="003365B7" w:rsidRDefault="003365B7" w:rsidP="003365B7">
            <w:pPr>
              <w:pStyle w:val="Listaszerbekezds"/>
              <w:ind w:left="0"/>
              <w:jc w:val="center"/>
              <w:rPr>
                <w:ins w:id="1449" w:author="Bence" w:date="2017-05-20T20:06:00Z"/>
                <w:b/>
                <w:lang w:eastAsia="en-US"/>
              </w:rPr>
              <w:pPrChange w:id="1450" w:author="Bence" w:date="2017-05-20T20:10:00Z">
                <w:pPr>
                  <w:pStyle w:val="Listaszerbekezds"/>
                  <w:ind w:left="0"/>
                </w:pPr>
              </w:pPrChange>
            </w:pPr>
            <w:ins w:id="1451" w:author="Bence" w:date="2017-05-20T20:07:00Z">
              <w:r>
                <w:rPr>
                  <w:b/>
                  <w:lang w:eastAsia="en-US"/>
                </w:rPr>
                <w:t>Paraméter</w:t>
              </w:r>
            </w:ins>
          </w:p>
        </w:tc>
        <w:tc>
          <w:tcPr>
            <w:tcW w:w="3828" w:type="dxa"/>
            <w:tcPrChange w:id="1452" w:author="Bence" w:date="2017-05-20T20:27:00Z">
              <w:tcPr>
                <w:tcW w:w="3020" w:type="dxa"/>
              </w:tcPr>
            </w:tcPrChange>
          </w:tcPr>
          <w:p w14:paraId="34BA1C83" w14:textId="67461C90" w:rsidR="003365B7" w:rsidRDefault="003365B7" w:rsidP="003365B7">
            <w:pPr>
              <w:pStyle w:val="Listaszerbekezds"/>
              <w:ind w:left="0"/>
              <w:jc w:val="center"/>
              <w:rPr>
                <w:ins w:id="1453" w:author="Bence" w:date="2017-05-20T20:06:00Z"/>
                <w:b/>
                <w:lang w:eastAsia="en-US"/>
              </w:rPr>
              <w:pPrChange w:id="1454" w:author="Bence" w:date="2017-05-20T20:10:00Z">
                <w:pPr>
                  <w:pStyle w:val="Listaszerbekezds"/>
                  <w:ind w:left="0"/>
                </w:pPr>
              </w:pPrChange>
            </w:pPr>
            <w:ins w:id="1455" w:author="Bence" w:date="2017-05-20T20:07:00Z">
              <w:r>
                <w:rPr>
                  <w:b/>
                  <w:lang w:eastAsia="en-US"/>
                </w:rPr>
                <w:t>Jelentés</w:t>
              </w:r>
            </w:ins>
          </w:p>
        </w:tc>
        <w:tc>
          <w:tcPr>
            <w:tcW w:w="2402" w:type="dxa"/>
            <w:gridSpan w:val="2"/>
            <w:tcPrChange w:id="1456" w:author="Bence" w:date="2017-05-20T20:27:00Z">
              <w:tcPr>
                <w:tcW w:w="3020" w:type="dxa"/>
                <w:gridSpan w:val="3"/>
              </w:tcPr>
            </w:tcPrChange>
          </w:tcPr>
          <w:p w14:paraId="62E49140" w14:textId="22F1C1DD" w:rsidR="003365B7" w:rsidRDefault="003365B7" w:rsidP="003365B7">
            <w:pPr>
              <w:pStyle w:val="Listaszerbekezds"/>
              <w:ind w:left="0"/>
              <w:jc w:val="center"/>
              <w:rPr>
                <w:ins w:id="1457" w:author="Bence" w:date="2017-05-20T20:06:00Z"/>
                <w:b/>
                <w:lang w:eastAsia="en-US"/>
              </w:rPr>
              <w:pPrChange w:id="1458" w:author="Bence" w:date="2017-05-20T20:10:00Z">
                <w:pPr>
                  <w:pStyle w:val="Listaszerbekezds"/>
                  <w:ind w:left="0"/>
                </w:pPr>
              </w:pPrChange>
            </w:pPr>
            <w:ins w:id="1459" w:author="Bence" w:date="2017-05-20T20:07:00Z">
              <w:r>
                <w:rPr>
                  <w:b/>
                  <w:lang w:eastAsia="en-US"/>
                </w:rPr>
                <w:t>Lehetséges értékek</w:t>
              </w:r>
            </w:ins>
          </w:p>
        </w:tc>
      </w:tr>
      <w:tr w:rsidR="00187F34" w14:paraId="5D703203" w14:textId="77777777" w:rsidTr="00187F34">
        <w:trPr>
          <w:gridAfter w:val="1"/>
          <w:wAfter w:w="15" w:type="dxa"/>
          <w:ins w:id="1460" w:author="Bence" w:date="2017-05-20T20:06:00Z"/>
        </w:trPr>
        <w:tc>
          <w:tcPr>
            <w:tcW w:w="2110" w:type="dxa"/>
          </w:tcPr>
          <w:p w14:paraId="5A9FC89A" w14:textId="6D54CACE" w:rsidR="003365B7" w:rsidRPr="003365B7" w:rsidRDefault="003365B7" w:rsidP="00FD1E4D">
            <w:pPr>
              <w:pStyle w:val="Listaszerbekezds"/>
              <w:ind w:left="0"/>
              <w:rPr>
                <w:ins w:id="1461" w:author="Bence" w:date="2017-05-20T20:06:00Z"/>
                <w:lang w:eastAsia="en-US"/>
                <w:rPrChange w:id="1462" w:author="Bence" w:date="2017-05-20T20:10:00Z">
                  <w:rPr>
                    <w:ins w:id="1463" w:author="Bence" w:date="2017-05-20T20:06:00Z"/>
                    <w:b/>
                    <w:lang w:eastAsia="en-US"/>
                  </w:rPr>
                </w:rPrChange>
              </w:rPr>
            </w:pPr>
            <w:ins w:id="1464" w:author="Bence" w:date="2017-05-20T20:08:00Z">
              <w:r w:rsidRPr="003365B7">
                <w:rPr>
                  <w:lang w:eastAsia="en-US"/>
                  <w:rPrChange w:id="1465" w:author="Bence" w:date="2017-05-20T20:10:00Z">
                    <w:rPr>
                      <w:b/>
                      <w:lang w:eastAsia="en-US"/>
                    </w:rPr>
                  </w:rPrChange>
                </w:rPr>
                <w:t>Szenzor azonosító</w:t>
              </w:r>
            </w:ins>
          </w:p>
        </w:tc>
        <w:tc>
          <w:tcPr>
            <w:tcW w:w="3828" w:type="dxa"/>
          </w:tcPr>
          <w:p w14:paraId="3EDFB4CE" w14:textId="712F5B47" w:rsidR="003365B7" w:rsidRPr="003365B7" w:rsidRDefault="003365B7" w:rsidP="00187F34">
            <w:pPr>
              <w:pStyle w:val="Listaszerbekezds"/>
              <w:ind w:left="0"/>
              <w:rPr>
                <w:ins w:id="1466" w:author="Bence" w:date="2017-05-20T20:06:00Z"/>
                <w:lang w:eastAsia="en-US"/>
                <w:rPrChange w:id="1467" w:author="Bence" w:date="2017-05-20T20:10:00Z">
                  <w:rPr>
                    <w:ins w:id="1468" w:author="Bence" w:date="2017-05-20T20:06:00Z"/>
                    <w:b/>
                    <w:lang w:eastAsia="en-US"/>
                  </w:rPr>
                </w:rPrChange>
              </w:rPr>
            </w:pPr>
            <w:ins w:id="1469" w:author="Bence" w:date="2017-05-20T20:08:00Z">
              <w:r w:rsidRPr="003365B7">
                <w:rPr>
                  <w:lang w:eastAsia="en-US"/>
                  <w:rPrChange w:id="1470" w:author="Bence" w:date="2017-05-20T20:10:00Z">
                    <w:rPr>
                      <w:b/>
                      <w:lang w:eastAsia="en-US"/>
                    </w:rPr>
                  </w:rPrChange>
                </w:rPr>
                <w:t>Annak a szenzornak a sorszáma, melyn</w:t>
              </w:r>
              <w:r w:rsidR="00187F34" w:rsidRPr="00187F34">
                <w:rPr>
                  <w:lang w:eastAsia="en-US"/>
                </w:rPr>
                <w:t>ek a</w:t>
              </w:r>
            </w:ins>
            <w:ins w:id="1471" w:author="Bence" w:date="2017-05-20T20:22:00Z">
              <w:r w:rsidR="00187F34">
                <w:rPr>
                  <w:lang w:eastAsia="en-US"/>
                </w:rPr>
                <w:t>z utolsó</w:t>
              </w:r>
            </w:ins>
            <w:ins w:id="1472" w:author="Bence" w:date="2017-05-20T20:08:00Z">
              <w:r w:rsidR="00187F34">
                <w:rPr>
                  <w:lang w:eastAsia="en-US"/>
                </w:rPr>
                <w:t xml:space="preserve"> mért eredményé</w:t>
              </w:r>
              <w:r w:rsidR="00187F34" w:rsidRPr="00187F34">
                <w:rPr>
                  <w:lang w:eastAsia="en-US"/>
                </w:rPr>
                <w:t>re való viz</w:t>
              </w:r>
              <w:r w:rsidRPr="003365B7">
                <w:rPr>
                  <w:lang w:eastAsia="en-US"/>
                  <w:rPrChange w:id="1473" w:author="Bence" w:date="2017-05-20T20:10:00Z">
                    <w:rPr>
                      <w:b/>
                      <w:lang w:eastAsia="en-US"/>
                    </w:rPr>
                  </w:rPrChange>
                </w:rPr>
                <w:t>s</w:t>
              </w:r>
            </w:ins>
            <w:ins w:id="1474" w:author="Bence" w:date="2017-05-20T20:21:00Z">
              <w:r w:rsidR="00187F34">
                <w:rPr>
                  <w:lang w:eastAsia="en-US"/>
                </w:rPr>
                <w:t>g</w:t>
              </w:r>
            </w:ins>
            <w:ins w:id="1475" w:author="Bence" w:date="2017-05-20T20:08:00Z">
              <w:r w:rsidRPr="003365B7">
                <w:rPr>
                  <w:lang w:eastAsia="en-US"/>
                  <w:rPrChange w:id="1476" w:author="Bence" w:date="2017-05-20T20:10:00Z">
                    <w:rPr>
                      <w:b/>
                      <w:lang w:eastAsia="en-US"/>
                    </w:rPr>
                  </w:rPrChange>
                </w:rPr>
                <w:t xml:space="preserve">álatot el szeretnénk </w:t>
              </w:r>
            </w:ins>
            <w:ins w:id="1477" w:author="Bence" w:date="2017-05-20T20:21:00Z">
              <w:r w:rsidR="00187F34">
                <w:rPr>
                  <w:lang w:eastAsia="en-US"/>
                </w:rPr>
                <w:t>végezni</w:t>
              </w:r>
            </w:ins>
          </w:p>
        </w:tc>
        <w:tc>
          <w:tcPr>
            <w:tcW w:w="2387" w:type="dxa"/>
          </w:tcPr>
          <w:p w14:paraId="27281C27" w14:textId="40274A1C" w:rsidR="003365B7" w:rsidRPr="003365B7" w:rsidRDefault="003365B7" w:rsidP="00FD1E4D">
            <w:pPr>
              <w:pStyle w:val="Listaszerbekezds"/>
              <w:ind w:left="0"/>
              <w:rPr>
                <w:ins w:id="1478" w:author="Bence" w:date="2017-05-20T20:06:00Z"/>
                <w:lang w:eastAsia="en-US"/>
                <w:rPrChange w:id="1479" w:author="Bence" w:date="2017-05-20T20:10:00Z">
                  <w:rPr>
                    <w:ins w:id="1480" w:author="Bence" w:date="2017-05-20T20:06:00Z"/>
                    <w:b/>
                    <w:lang w:eastAsia="en-US"/>
                  </w:rPr>
                </w:rPrChange>
              </w:rPr>
            </w:pPr>
            <w:ins w:id="1481" w:author="Bence" w:date="2017-05-20T20:10:00Z">
              <w:r w:rsidRPr="003365B7">
                <w:rPr>
                  <w:lang w:eastAsia="en-US"/>
                  <w:rPrChange w:id="1482" w:author="Bence" w:date="2017-05-20T20:10:00Z">
                    <w:rPr>
                      <w:b/>
                      <w:lang w:eastAsia="en-US"/>
                    </w:rPr>
                  </w:rPrChange>
                </w:rPr>
                <w:t>egész szám</w:t>
              </w:r>
            </w:ins>
          </w:p>
        </w:tc>
      </w:tr>
      <w:tr w:rsidR="00187F34" w14:paraId="46A2F175" w14:textId="77777777" w:rsidTr="00187F34">
        <w:trPr>
          <w:gridAfter w:val="1"/>
          <w:wAfter w:w="15" w:type="dxa"/>
          <w:ins w:id="1483" w:author="Bence" w:date="2017-05-20T20:06:00Z"/>
        </w:trPr>
        <w:tc>
          <w:tcPr>
            <w:tcW w:w="2110" w:type="dxa"/>
          </w:tcPr>
          <w:p w14:paraId="73A4E478" w14:textId="3AEEB374" w:rsidR="003365B7" w:rsidRPr="003365B7" w:rsidRDefault="003365B7" w:rsidP="00FD1E4D">
            <w:pPr>
              <w:pStyle w:val="Listaszerbekezds"/>
              <w:ind w:left="0"/>
              <w:rPr>
                <w:ins w:id="1484" w:author="Bence" w:date="2017-05-20T20:06:00Z"/>
                <w:lang w:eastAsia="en-US"/>
                <w:rPrChange w:id="1485" w:author="Bence" w:date="2017-05-20T20:10:00Z">
                  <w:rPr>
                    <w:ins w:id="1486" w:author="Bence" w:date="2017-05-20T20:06:00Z"/>
                    <w:b/>
                    <w:lang w:eastAsia="en-US"/>
                  </w:rPr>
                </w:rPrChange>
              </w:rPr>
            </w:pPr>
            <w:ins w:id="1487" w:author="Bence" w:date="2017-05-20T20:10:00Z">
              <w:r>
                <w:rPr>
                  <w:lang w:eastAsia="en-US"/>
                </w:rPr>
                <w:t>Művelet</w:t>
              </w:r>
            </w:ins>
          </w:p>
        </w:tc>
        <w:tc>
          <w:tcPr>
            <w:tcW w:w="3828" w:type="dxa"/>
          </w:tcPr>
          <w:p w14:paraId="17DDC190" w14:textId="4B672B5D" w:rsidR="003365B7" w:rsidRPr="003365B7" w:rsidRDefault="003365B7" w:rsidP="003365B7">
            <w:pPr>
              <w:pStyle w:val="Listaszerbekezds"/>
              <w:ind w:left="0"/>
              <w:rPr>
                <w:ins w:id="1488" w:author="Bence" w:date="2017-05-20T20:06:00Z"/>
                <w:lang w:eastAsia="en-US"/>
                <w:rPrChange w:id="1489" w:author="Bence" w:date="2017-05-20T20:10:00Z">
                  <w:rPr>
                    <w:ins w:id="1490" w:author="Bence" w:date="2017-05-20T20:06:00Z"/>
                    <w:b/>
                    <w:lang w:eastAsia="en-US"/>
                  </w:rPr>
                </w:rPrChange>
              </w:rPr>
            </w:pPr>
            <w:ins w:id="1491" w:author="Bence" w:date="2017-05-20T20:10:00Z">
              <w:r>
                <w:rPr>
                  <w:lang w:eastAsia="en-US"/>
                </w:rPr>
                <w:t>Az elvégzendő matematikai</w:t>
              </w:r>
            </w:ins>
            <w:ins w:id="1492" w:author="Bence" w:date="2017-05-20T20:22:00Z">
              <w:r w:rsidR="00187F34">
                <w:rPr>
                  <w:lang w:eastAsia="en-US"/>
                </w:rPr>
                <w:t xml:space="preserve"> összehasonlító</w:t>
              </w:r>
            </w:ins>
            <w:ins w:id="1493" w:author="Bence" w:date="2017-05-20T20:10:00Z">
              <w:r>
                <w:rPr>
                  <w:lang w:eastAsia="en-US"/>
                </w:rPr>
                <w:t xml:space="preserve"> művelet, amit vizsgálni </w:t>
              </w:r>
            </w:ins>
            <w:ins w:id="1494" w:author="Bence" w:date="2017-05-20T20:12:00Z">
              <w:r>
                <w:rPr>
                  <w:lang w:eastAsia="en-US"/>
                </w:rPr>
                <w:t>szeretnénk</w:t>
              </w:r>
            </w:ins>
          </w:p>
        </w:tc>
        <w:tc>
          <w:tcPr>
            <w:tcW w:w="2387" w:type="dxa"/>
          </w:tcPr>
          <w:p w14:paraId="31576F6E" w14:textId="709916B8" w:rsidR="003365B7" w:rsidRPr="003365B7" w:rsidRDefault="003365B7" w:rsidP="003365B7">
            <w:pPr>
              <w:pStyle w:val="Listaszerbekezds"/>
              <w:keepNext/>
              <w:ind w:left="0"/>
              <w:rPr>
                <w:ins w:id="1495" w:author="Bence" w:date="2017-05-20T20:06:00Z"/>
                <w:lang w:eastAsia="en-US"/>
                <w:rPrChange w:id="1496" w:author="Bence" w:date="2017-05-20T20:10:00Z">
                  <w:rPr>
                    <w:ins w:id="1497" w:author="Bence" w:date="2017-05-20T20:06:00Z"/>
                    <w:b/>
                    <w:lang w:eastAsia="en-US"/>
                  </w:rPr>
                </w:rPrChange>
              </w:rPr>
              <w:pPrChange w:id="1498" w:author="Bence" w:date="2017-05-20T20:07:00Z">
                <w:pPr>
                  <w:pStyle w:val="Listaszerbekezds"/>
                  <w:ind w:left="0"/>
                </w:pPr>
              </w:pPrChange>
            </w:pPr>
            <w:ins w:id="1499" w:author="Bence" w:date="2017-05-20T20:13:00Z">
              <w:r>
                <w:rPr>
                  <w:lang w:eastAsia="en-US"/>
                </w:rPr>
                <w:t>összehasonlító operátorok (==</w:t>
              </w:r>
            </w:ins>
            <w:ins w:id="1500" w:author="Bence" w:date="2017-05-20T20:14:00Z">
              <w:r>
                <w:rPr>
                  <w:lang w:eastAsia="en-US"/>
                </w:rPr>
                <w:t xml:space="preserve"> </w:t>
              </w:r>
            </w:ins>
            <w:ins w:id="1501" w:author="Bence" w:date="2017-05-20T20:13:00Z">
              <w:r>
                <w:rPr>
                  <w:lang w:eastAsia="en-US"/>
                </w:rPr>
                <w:t>;</w:t>
              </w:r>
            </w:ins>
            <w:ins w:id="1502" w:author="Bence" w:date="2017-05-20T20:14:00Z">
              <w:r>
                <w:rPr>
                  <w:lang w:eastAsia="en-US"/>
                </w:rPr>
                <w:t xml:space="preserve"> != ; &lt;; &lt;=; &gt;; &gt;=, !=</w:t>
              </w:r>
            </w:ins>
            <w:ins w:id="1503" w:author="Bence" w:date="2017-05-20T20:13:00Z">
              <w:r>
                <w:rPr>
                  <w:lang w:eastAsia="en-US"/>
                </w:rPr>
                <w:t>)</w:t>
              </w:r>
            </w:ins>
          </w:p>
        </w:tc>
      </w:tr>
      <w:tr w:rsidR="003365B7" w14:paraId="280E4E93" w14:textId="77777777" w:rsidTr="00187F34">
        <w:trPr>
          <w:gridAfter w:val="1"/>
          <w:wAfter w:w="15" w:type="dxa"/>
          <w:ins w:id="1504" w:author="Bence" w:date="2017-05-20T20:15:00Z"/>
          <w:trPrChange w:id="1505" w:author="Bence" w:date="2017-05-20T20:27:00Z">
            <w:trPr>
              <w:gridAfter w:val="1"/>
              <w:wAfter w:w="15" w:type="dxa"/>
            </w:trPr>
          </w:trPrChange>
        </w:trPr>
        <w:tc>
          <w:tcPr>
            <w:tcW w:w="2110" w:type="dxa"/>
            <w:tcPrChange w:id="1506" w:author="Bence" w:date="2017-05-20T20:27:00Z">
              <w:tcPr>
                <w:tcW w:w="1934" w:type="dxa"/>
              </w:tcPr>
            </w:tcPrChange>
          </w:tcPr>
          <w:p w14:paraId="7DEAFDDE" w14:textId="7212A284" w:rsidR="003365B7" w:rsidRDefault="003365B7" w:rsidP="00FD1E4D">
            <w:pPr>
              <w:pStyle w:val="Listaszerbekezds"/>
              <w:ind w:left="0"/>
              <w:rPr>
                <w:ins w:id="1507" w:author="Bence" w:date="2017-05-20T20:15:00Z"/>
                <w:lang w:eastAsia="en-US"/>
              </w:rPr>
            </w:pPr>
            <w:ins w:id="1508" w:author="Bence" w:date="2017-05-20T20:15:00Z">
              <w:r>
                <w:rPr>
                  <w:lang w:eastAsia="en-US"/>
                </w:rPr>
                <w:t>Érték</w:t>
              </w:r>
            </w:ins>
          </w:p>
        </w:tc>
        <w:tc>
          <w:tcPr>
            <w:tcW w:w="3828" w:type="dxa"/>
            <w:tcPrChange w:id="1509" w:author="Bence" w:date="2017-05-20T20:27:00Z">
              <w:tcPr>
                <w:tcW w:w="4004" w:type="dxa"/>
                <w:gridSpan w:val="4"/>
              </w:tcPr>
            </w:tcPrChange>
          </w:tcPr>
          <w:p w14:paraId="3B1A3BCA" w14:textId="023F00E2" w:rsidR="003365B7" w:rsidRDefault="003365B7" w:rsidP="003365B7">
            <w:pPr>
              <w:pStyle w:val="Listaszerbekezds"/>
              <w:ind w:left="0"/>
              <w:rPr>
                <w:ins w:id="1510" w:author="Bence" w:date="2017-05-20T20:15:00Z"/>
                <w:lang w:eastAsia="en-US"/>
              </w:rPr>
            </w:pPr>
            <w:ins w:id="1511" w:author="Bence" w:date="2017-05-20T20:15:00Z">
              <w:r>
                <w:rPr>
                  <w:lang w:eastAsia="en-US"/>
                </w:rPr>
                <w:t>Az a számérték, amihez a szenzor által mért értéket</w:t>
              </w:r>
            </w:ins>
            <w:ins w:id="1512" w:author="Bence" w:date="2017-05-20T20:16:00Z">
              <w:r>
                <w:rPr>
                  <w:lang w:eastAsia="en-US"/>
                </w:rPr>
                <w:t xml:space="preserve"> hasonlítani szeretnénk</w:t>
              </w:r>
            </w:ins>
          </w:p>
        </w:tc>
        <w:tc>
          <w:tcPr>
            <w:tcW w:w="2387" w:type="dxa"/>
            <w:tcPrChange w:id="1513" w:author="Bence" w:date="2017-05-20T20:27:00Z">
              <w:tcPr>
                <w:tcW w:w="2387" w:type="dxa"/>
              </w:tcPr>
            </w:tcPrChange>
          </w:tcPr>
          <w:p w14:paraId="78747DE2" w14:textId="3745E2F0" w:rsidR="003365B7" w:rsidRDefault="00187F34" w:rsidP="003365B7">
            <w:pPr>
              <w:pStyle w:val="Listaszerbekezds"/>
              <w:keepNext/>
              <w:ind w:left="0"/>
              <w:rPr>
                <w:ins w:id="1514" w:author="Bence" w:date="2017-05-20T20:15:00Z"/>
                <w:lang w:eastAsia="en-US"/>
              </w:rPr>
            </w:pPr>
            <w:ins w:id="1515" w:author="Bence" w:date="2017-05-20T20:16:00Z">
              <w:r>
                <w:rPr>
                  <w:lang w:eastAsia="en-US"/>
                </w:rPr>
                <w:t>szám</w:t>
              </w:r>
            </w:ins>
          </w:p>
        </w:tc>
      </w:tr>
    </w:tbl>
    <w:bookmarkStart w:id="1516" w:name="_Ref483074211"/>
    <w:p w14:paraId="57353AC4" w14:textId="36765BDF" w:rsidR="003365B7" w:rsidRPr="003365B7" w:rsidRDefault="00E413A7" w:rsidP="005B4C76">
      <w:pPr>
        <w:pStyle w:val="Kpalrs"/>
        <w:rPr>
          <w:ins w:id="1517" w:author="Bence" w:date="2017-05-20T20:05:00Z"/>
        </w:rPr>
        <w:pPrChange w:id="1518" w:author="Bence" w:date="2017-05-21T16:37:00Z">
          <w:pPr/>
        </w:pPrChange>
      </w:pPr>
      <w:ins w:id="1519" w:author="Bence" w:date="2017-05-21T14:02:00Z">
        <w:r>
          <w:lastRenderedPageBreak/>
          <w:fldChar w:fldCharType="begin"/>
        </w:r>
        <w:r>
          <w:instrText xml:space="preserve"> STYLEREF 1 \s </w:instrText>
        </w:r>
      </w:ins>
      <w:r>
        <w:fldChar w:fldCharType="separate"/>
      </w:r>
      <w:r w:rsidR="001A7DB8">
        <w:rPr>
          <w:noProof/>
        </w:rPr>
        <w:t>3</w:t>
      </w:r>
      <w:ins w:id="1520" w:author="Bence" w:date="2017-05-21T14:02:00Z">
        <w:r>
          <w:fldChar w:fldCharType="end"/>
        </w:r>
        <w:r>
          <w:t>.</w:t>
        </w:r>
        <w:r>
          <w:fldChar w:fldCharType="begin"/>
        </w:r>
        <w:r>
          <w:instrText xml:space="preserve"> SEQ táblázat \* ARABIC \s 1 </w:instrText>
        </w:r>
      </w:ins>
      <w:r>
        <w:fldChar w:fldCharType="separate"/>
      </w:r>
      <w:ins w:id="1521" w:author="Bence" w:date="2017-05-21T17:48:00Z">
        <w:r w:rsidR="001A7DB8">
          <w:rPr>
            <w:noProof/>
          </w:rPr>
          <w:t>2</w:t>
        </w:r>
      </w:ins>
      <w:ins w:id="1522" w:author="Bence" w:date="2017-05-21T14:02:00Z">
        <w:r>
          <w:fldChar w:fldCharType="end"/>
        </w:r>
      </w:ins>
      <w:ins w:id="1523" w:author="Bence" w:date="2017-05-20T20:07:00Z">
        <w:r w:rsidR="003365B7">
          <w:t>. táblázat</w:t>
        </w:r>
        <w:bookmarkEnd w:id="1516"/>
        <w:r w:rsidR="003365B7">
          <w:t xml:space="preserve"> Trigger paraméterei</w:t>
        </w:r>
      </w:ins>
    </w:p>
    <w:p w14:paraId="40C5CEDB" w14:textId="7207135D" w:rsidR="00FD1E4D" w:rsidRPr="00FD1E4D" w:rsidRDefault="00FD1E4D" w:rsidP="003365B7">
      <w:pPr>
        <w:pStyle w:val="Listaszerbekezds"/>
        <w:rPr>
          <w:ins w:id="1524" w:author="Bence" w:date="2017-05-20T19:59:00Z"/>
          <w:b/>
          <w:lang w:eastAsia="en-US"/>
          <w:rPrChange w:id="1525" w:author="Bence" w:date="2017-05-20T20:04:00Z">
            <w:rPr>
              <w:ins w:id="1526" w:author="Bence" w:date="2017-05-20T19:59:00Z"/>
              <w:lang w:eastAsia="en-US"/>
            </w:rPr>
          </w:rPrChange>
        </w:rPr>
        <w:pPrChange w:id="1527" w:author="Bence" w:date="2017-05-20T20:15:00Z">
          <w:pPr/>
        </w:pPrChange>
      </w:pPr>
      <w:ins w:id="1528" w:author="Bence" w:date="2017-05-20T19:59:00Z">
        <w:r>
          <w:rPr>
            <w:lang w:eastAsia="en-US"/>
          </w:rPr>
          <w:t>Egy trigger kiértékelése során</w:t>
        </w:r>
      </w:ins>
      <w:ins w:id="1529" w:author="Bence" w:date="2017-05-20T20:01:00Z">
        <w:r>
          <w:rPr>
            <w:lang w:eastAsia="en-US"/>
          </w:rPr>
          <w:t xml:space="preserve"> azt a szenzoradatot vesszük alapul, amelynek szenzor azonosítója megegyezik a triggerben</w:t>
        </w:r>
      </w:ins>
      <w:ins w:id="1530" w:author="Bence" w:date="2017-05-20T20:03:00Z">
        <w:r>
          <w:rPr>
            <w:lang w:eastAsia="en-US"/>
          </w:rPr>
          <w:t xml:space="preserve"> lévő</w:t>
        </w:r>
      </w:ins>
      <w:ins w:id="1531" w:author="Bence" w:date="2017-05-20T20:01:00Z">
        <w:r>
          <w:rPr>
            <w:lang w:eastAsia="en-US"/>
          </w:rPr>
          <w:t xml:space="preserve"> szenzor azonosítójával</w:t>
        </w:r>
      </w:ins>
      <w:ins w:id="1532" w:author="Bence" w:date="2017-05-20T20:02:00Z">
        <w:r>
          <w:rPr>
            <w:lang w:eastAsia="en-US"/>
          </w:rPr>
          <w:t>. A trigger kiértékelése</w:t>
        </w:r>
      </w:ins>
      <w:ins w:id="1533" w:author="Bence" w:date="2017-05-20T19:59:00Z">
        <w:r>
          <w:rPr>
            <w:lang w:eastAsia="en-US"/>
          </w:rPr>
          <w:t xml:space="preserve"> IGAZ vagy HAMIS értéket </w:t>
        </w:r>
        <w:r w:rsidR="00187F34">
          <w:rPr>
            <w:lang w:eastAsia="en-US"/>
          </w:rPr>
          <w:t xml:space="preserve">adhat </w:t>
        </w:r>
      </w:ins>
      <w:ins w:id="1534" w:author="Bence" w:date="2017-05-20T20:17:00Z">
        <w:r w:rsidR="00187F34">
          <w:rPr>
            <w:lang w:eastAsia="en-US"/>
          </w:rPr>
          <w:t>aszerint, hogy a [</w:t>
        </w:r>
      </w:ins>
      <w:ins w:id="1535" w:author="Bence" w:date="2017-05-20T20:18:00Z">
        <w:r w:rsidR="00187F34">
          <w:rPr>
            <w:lang w:eastAsia="en-US"/>
          </w:rPr>
          <w:t>mért szenzoradat</w:t>
        </w:r>
      </w:ins>
      <w:ins w:id="1536" w:author="Bence" w:date="2017-05-20T20:17:00Z">
        <w:r w:rsidR="00187F34">
          <w:rPr>
            <w:lang w:eastAsia="en-US"/>
          </w:rPr>
          <w:t>]</w:t>
        </w:r>
      </w:ins>
      <w:ins w:id="1537" w:author="Bence" w:date="2017-05-20T20:18:00Z">
        <w:r w:rsidR="00187F34">
          <w:rPr>
            <w:lang w:eastAsia="en-US"/>
          </w:rPr>
          <w:t xml:space="preserve"> [operátor] [érték] behelyettesítésekkel kapott összehasonlítás milyen logikai értéket ad vissza. </w:t>
        </w:r>
      </w:ins>
      <w:ins w:id="1538" w:author="Bence" w:date="2017-05-20T20:22:00Z">
        <w:r w:rsidR="00187F34">
          <w:rPr>
            <w:lang w:eastAsia="en-US"/>
          </w:rPr>
          <w:t xml:space="preserve">Például, ha a mért érték 30.2, az operátor </w:t>
        </w:r>
      </w:ins>
      <w:ins w:id="1539" w:author="Bence" w:date="2017-05-20T20:23:00Z">
        <w:r w:rsidR="00187F34">
          <w:rPr>
            <w:lang w:eastAsia="en-US"/>
          </w:rPr>
          <w:t>„</w:t>
        </w:r>
      </w:ins>
      <w:ins w:id="1540" w:author="Bence" w:date="2017-05-20T20:22:00Z">
        <w:r w:rsidR="00187F34">
          <w:rPr>
            <w:lang w:eastAsia="en-US"/>
          </w:rPr>
          <w:t>&lt;=</w:t>
        </w:r>
      </w:ins>
      <w:ins w:id="1541" w:author="Bence" w:date="2017-05-20T20:23:00Z">
        <w:r w:rsidR="00187F34">
          <w:rPr>
            <w:lang w:eastAsia="en-US"/>
          </w:rPr>
          <w:t>”, a trigger érték 50, akkor a (30.2 &lt;= 50) összehasonlítás IGAZ lesz.</w:t>
        </w:r>
      </w:ins>
      <w:ins w:id="1542" w:author="Bence" w:date="2017-05-20T22:25:00Z">
        <w:r w:rsidR="00D7239C">
          <w:rPr>
            <w:lang w:eastAsia="en-US"/>
          </w:rPr>
          <w:t xml:space="preserve"> A szabályon belül a triggerek teljesülésének ÉS kapcsolatát vesszük a teljes kiértékelésénél, azaz a szabály következtében a menedzser akkor küld el üzenetet a beavatkozó(</w:t>
        </w:r>
      </w:ins>
      <w:ins w:id="1543" w:author="Bence" w:date="2017-05-20T22:26:00Z">
        <w:r w:rsidR="00D7239C">
          <w:rPr>
            <w:lang w:eastAsia="en-US"/>
          </w:rPr>
          <w:t>k</w:t>
        </w:r>
      </w:ins>
      <w:ins w:id="1544" w:author="Bence" w:date="2017-05-20T22:25:00Z">
        <w:r w:rsidR="00D7239C">
          <w:rPr>
            <w:lang w:eastAsia="en-US"/>
          </w:rPr>
          <w:t>)</w:t>
        </w:r>
      </w:ins>
      <w:ins w:id="1545" w:author="Bence" w:date="2017-05-20T22:26:00Z">
        <w:r w:rsidR="00D7239C">
          <w:rPr>
            <w:lang w:eastAsia="en-US"/>
          </w:rPr>
          <w:t>nak, ha minden trigger feltétel teljesül.</w:t>
        </w:r>
      </w:ins>
    </w:p>
    <w:p w14:paraId="02F4D920" w14:textId="0A9C61E1" w:rsidR="00FD1E4D" w:rsidRPr="00511976" w:rsidRDefault="00187F34" w:rsidP="00FD1E4D">
      <w:pPr>
        <w:pStyle w:val="Listaszerbekezds"/>
        <w:numPr>
          <w:ilvl w:val="0"/>
          <w:numId w:val="28"/>
        </w:numPr>
        <w:rPr>
          <w:ins w:id="1546" w:author="Bence" w:date="2017-05-20T20:30:00Z"/>
          <w:b/>
          <w:lang w:eastAsia="en-US"/>
          <w:rPrChange w:id="1547" w:author="Bence" w:date="2017-05-20T20:30:00Z">
            <w:rPr>
              <w:ins w:id="1548" w:author="Bence" w:date="2017-05-20T20:30:00Z"/>
              <w:lang w:eastAsia="en-US"/>
            </w:rPr>
          </w:rPrChange>
        </w:rPr>
        <w:pPrChange w:id="1549" w:author="Bence" w:date="2017-05-20T19:59:00Z">
          <w:pPr/>
        </w:pPrChange>
      </w:pPr>
      <w:ins w:id="1550" w:author="Bence" w:date="2017-05-20T20:04:00Z">
        <w:r>
          <w:rPr>
            <w:b/>
            <w:lang w:eastAsia="en-US"/>
          </w:rPr>
          <w:t>Akciók:</w:t>
        </w:r>
      </w:ins>
      <w:ins w:id="1551" w:author="Bence" w:date="2017-05-20T20:19:00Z">
        <w:r>
          <w:rPr>
            <w:b/>
            <w:lang w:eastAsia="en-US"/>
          </w:rPr>
          <w:t xml:space="preserve"> </w:t>
        </w:r>
        <w:r>
          <w:rPr>
            <w:lang w:eastAsia="en-US"/>
          </w:rPr>
          <w:t xml:space="preserve">Azokat a beavatkozásokat gyűjtjük itt, amit a feltételek teljesülése esetén el szeretnénk végezni. </w:t>
        </w:r>
      </w:ins>
      <w:ins w:id="1552" w:author="Bence" w:date="2017-05-20T20:30:00Z">
        <w:r w:rsidR="00511976">
          <w:rPr>
            <w:lang w:eastAsia="en-US"/>
          </w:rPr>
          <w:t xml:space="preserve">Az akcióhoz tartozó tulajdonságokat a </w:t>
        </w:r>
      </w:ins>
      <w:ins w:id="1553" w:author="Bence" w:date="2017-05-20T20:36:00Z">
        <w:r w:rsidR="00511976">
          <w:rPr>
            <w:lang w:eastAsia="en-US"/>
          </w:rPr>
          <w:fldChar w:fldCharType="begin"/>
        </w:r>
        <w:r w:rsidR="00511976">
          <w:rPr>
            <w:lang w:eastAsia="en-US"/>
          </w:rPr>
          <w:instrText xml:space="preserve"> REF _Ref483075894 \h </w:instrText>
        </w:r>
        <w:r w:rsidR="00511976">
          <w:rPr>
            <w:lang w:eastAsia="en-US"/>
          </w:rPr>
        </w:r>
      </w:ins>
      <w:r w:rsidR="00511976">
        <w:rPr>
          <w:lang w:eastAsia="en-US"/>
        </w:rPr>
        <w:fldChar w:fldCharType="separate"/>
      </w:r>
      <w:ins w:id="1554" w:author="Bence" w:date="2017-05-21T17:48:00Z">
        <w:r w:rsidR="001A7DB8">
          <w:rPr>
            <w:noProof/>
          </w:rPr>
          <w:t>3</w:t>
        </w:r>
        <w:r w:rsidR="001A7DB8">
          <w:t>.</w:t>
        </w:r>
        <w:r w:rsidR="001A7DB8">
          <w:rPr>
            <w:noProof/>
          </w:rPr>
          <w:t>3</w:t>
        </w:r>
        <w:r w:rsidR="001A7DB8">
          <w:t>. táblázat</w:t>
        </w:r>
      </w:ins>
      <w:ins w:id="1555" w:author="Bence" w:date="2017-05-20T20:36:00Z">
        <w:r w:rsidR="00511976">
          <w:rPr>
            <w:lang w:eastAsia="en-US"/>
          </w:rPr>
          <w:fldChar w:fldCharType="end"/>
        </w:r>
      </w:ins>
    </w:p>
    <w:tbl>
      <w:tblPr>
        <w:tblStyle w:val="Rcsostblzat"/>
        <w:tblW w:w="0" w:type="auto"/>
        <w:tblInd w:w="720" w:type="dxa"/>
        <w:tblLook w:val="04A0" w:firstRow="1" w:lastRow="0" w:firstColumn="1" w:lastColumn="0" w:noHBand="0" w:noVBand="1"/>
        <w:tblPrChange w:id="1556" w:author="Bence" w:date="2017-05-20T22:15:00Z">
          <w:tblPr>
            <w:tblStyle w:val="Rcsostblzat"/>
            <w:tblW w:w="0" w:type="auto"/>
            <w:tblInd w:w="720" w:type="dxa"/>
            <w:tblLook w:val="04A0" w:firstRow="1" w:lastRow="0" w:firstColumn="1" w:lastColumn="0" w:noHBand="0" w:noVBand="1"/>
          </w:tblPr>
        </w:tblPrChange>
      </w:tblPr>
      <w:tblGrid>
        <w:gridCol w:w="2110"/>
        <w:gridCol w:w="3828"/>
        <w:gridCol w:w="2387"/>
        <w:gridCol w:w="15"/>
        <w:tblGridChange w:id="1557">
          <w:tblGrid>
            <w:gridCol w:w="2110"/>
            <w:gridCol w:w="3828"/>
            <w:gridCol w:w="2387"/>
            <w:gridCol w:w="15"/>
          </w:tblGrid>
        </w:tblGridChange>
      </w:tblGrid>
      <w:tr w:rsidR="00511976" w14:paraId="5B064B42" w14:textId="77777777" w:rsidTr="00370225">
        <w:trPr>
          <w:trHeight w:val="358"/>
          <w:ins w:id="1558" w:author="Bence" w:date="2017-05-20T20:30:00Z"/>
        </w:trPr>
        <w:tc>
          <w:tcPr>
            <w:tcW w:w="2110" w:type="dxa"/>
            <w:tcPrChange w:id="1559" w:author="Bence" w:date="2017-05-20T22:15:00Z">
              <w:tcPr>
                <w:tcW w:w="2110" w:type="dxa"/>
              </w:tcPr>
            </w:tcPrChange>
          </w:tcPr>
          <w:p w14:paraId="6CE5D657" w14:textId="77777777" w:rsidR="00511976" w:rsidRDefault="00511976" w:rsidP="008C1EB5">
            <w:pPr>
              <w:pStyle w:val="Listaszerbekezds"/>
              <w:ind w:left="0"/>
              <w:jc w:val="center"/>
              <w:rPr>
                <w:ins w:id="1560" w:author="Bence" w:date="2017-05-20T20:30:00Z"/>
                <w:b/>
                <w:lang w:eastAsia="en-US"/>
              </w:rPr>
            </w:pPr>
            <w:ins w:id="1561" w:author="Bence" w:date="2017-05-20T20:30:00Z">
              <w:r>
                <w:rPr>
                  <w:b/>
                  <w:lang w:eastAsia="en-US"/>
                </w:rPr>
                <w:t>Paraméter</w:t>
              </w:r>
            </w:ins>
          </w:p>
        </w:tc>
        <w:tc>
          <w:tcPr>
            <w:tcW w:w="3828" w:type="dxa"/>
            <w:tcPrChange w:id="1562" w:author="Bence" w:date="2017-05-20T22:15:00Z">
              <w:tcPr>
                <w:tcW w:w="3828" w:type="dxa"/>
              </w:tcPr>
            </w:tcPrChange>
          </w:tcPr>
          <w:p w14:paraId="485CAB09" w14:textId="77777777" w:rsidR="00511976" w:rsidRDefault="00511976" w:rsidP="008C1EB5">
            <w:pPr>
              <w:pStyle w:val="Listaszerbekezds"/>
              <w:ind w:left="0"/>
              <w:jc w:val="center"/>
              <w:rPr>
                <w:ins w:id="1563" w:author="Bence" w:date="2017-05-20T20:30:00Z"/>
                <w:b/>
                <w:lang w:eastAsia="en-US"/>
              </w:rPr>
            </w:pPr>
            <w:ins w:id="1564" w:author="Bence" w:date="2017-05-20T20:30:00Z">
              <w:r>
                <w:rPr>
                  <w:b/>
                  <w:lang w:eastAsia="en-US"/>
                </w:rPr>
                <w:t>Jelentés</w:t>
              </w:r>
            </w:ins>
          </w:p>
        </w:tc>
        <w:tc>
          <w:tcPr>
            <w:tcW w:w="2402" w:type="dxa"/>
            <w:gridSpan w:val="2"/>
            <w:tcPrChange w:id="1565" w:author="Bence" w:date="2017-05-20T22:15:00Z">
              <w:tcPr>
                <w:tcW w:w="2402" w:type="dxa"/>
                <w:gridSpan w:val="2"/>
              </w:tcPr>
            </w:tcPrChange>
          </w:tcPr>
          <w:p w14:paraId="261A539C" w14:textId="77777777" w:rsidR="00511976" w:rsidRDefault="00511976" w:rsidP="008C1EB5">
            <w:pPr>
              <w:pStyle w:val="Listaszerbekezds"/>
              <w:ind w:left="0"/>
              <w:jc w:val="center"/>
              <w:rPr>
                <w:ins w:id="1566" w:author="Bence" w:date="2017-05-20T20:30:00Z"/>
                <w:b/>
                <w:lang w:eastAsia="en-US"/>
              </w:rPr>
            </w:pPr>
            <w:ins w:id="1567" w:author="Bence" w:date="2017-05-20T20:30:00Z">
              <w:r>
                <w:rPr>
                  <w:b/>
                  <w:lang w:eastAsia="en-US"/>
                </w:rPr>
                <w:t>Lehetséges értékek</w:t>
              </w:r>
            </w:ins>
          </w:p>
        </w:tc>
      </w:tr>
      <w:tr w:rsidR="00511976" w14:paraId="0B0BC30F" w14:textId="77777777" w:rsidTr="008C1EB5">
        <w:trPr>
          <w:gridAfter w:val="1"/>
          <w:wAfter w:w="15" w:type="dxa"/>
          <w:ins w:id="1568" w:author="Bence" w:date="2017-05-20T20:30:00Z"/>
        </w:trPr>
        <w:tc>
          <w:tcPr>
            <w:tcW w:w="2110" w:type="dxa"/>
          </w:tcPr>
          <w:p w14:paraId="1B81F6AD" w14:textId="52E106F1" w:rsidR="00511976" w:rsidRPr="007E51E8" w:rsidRDefault="00511976" w:rsidP="008C1EB5">
            <w:pPr>
              <w:pStyle w:val="Listaszerbekezds"/>
              <w:ind w:left="0"/>
              <w:rPr>
                <w:ins w:id="1569" w:author="Bence" w:date="2017-05-20T20:30:00Z"/>
                <w:lang w:eastAsia="en-US"/>
              </w:rPr>
            </w:pPr>
            <w:ins w:id="1570" w:author="Bence" w:date="2017-05-20T20:30:00Z">
              <w:r>
                <w:rPr>
                  <w:lang w:eastAsia="en-US"/>
                </w:rPr>
                <w:t>Eszköz</w:t>
              </w:r>
            </w:ins>
          </w:p>
        </w:tc>
        <w:tc>
          <w:tcPr>
            <w:tcW w:w="3828" w:type="dxa"/>
          </w:tcPr>
          <w:p w14:paraId="63E0FA33" w14:textId="1F016123" w:rsidR="00511976" w:rsidRPr="007E51E8" w:rsidRDefault="00511976" w:rsidP="008C1EB5">
            <w:pPr>
              <w:pStyle w:val="Listaszerbekezds"/>
              <w:ind w:left="0"/>
              <w:rPr>
                <w:ins w:id="1571" w:author="Bence" w:date="2017-05-20T20:30:00Z"/>
                <w:lang w:eastAsia="en-US"/>
              </w:rPr>
            </w:pPr>
            <w:ins w:id="1572" w:author="Bence" w:date="2017-05-20T20:30:00Z">
              <w:r>
                <w:rPr>
                  <w:lang w:eastAsia="en-US"/>
                </w:rPr>
                <w:t>Annak a modulnak az azonosítója, amelyen a beavatkozó található</w:t>
              </w:r>
            </w:ins>
          </w:p>
        </w:tc>
        <w:tc>
          <w:tcPr>
            <w:tcW w:w="2387" w:type="dxa"/>
          </w:tcPr>
          <w:p w14:paraId="48EB6EF0" w14:textId="77777777" w:rsidR="00511976" w:rsidRPr="007E51E8" w:rsidRDefault="00511976" w:rsidP="008C1EB5">
            <w:pPr>
              <w:pStyle w:val="Listaszerbekezds"/>
              <w:ind w:left="0"/>
              <w:rPr>
                <w:ins w:id="1573" w:author="Bence" w:date="2017-05-20T20:30:00Z"/>
                <w:lang w:eastAsia="en-US"/>
              </w:rPr>
            </w:pPr>
            <w:ins w:id="1574" w:author="Bence" w:date="2017-05-20T20:30:00Z">
              <w:r w:rsidRPr="007E51E8">
                <w:rPr>
                  <w:lang w:eastAsia="en-US"/>
                </w:rPr>
                <w:t>egész szám</w:t>
              </w:r>
            </w:ins>
          </w:p>
        </w:tc>
      </w:tr>
      <w:tr w:rsidR="00511976" w14:paraId="0F1905DC" w14:textId="77777777" w:rsidTr="008C1EB5">
        <w:trPr>
          <w:gridAfter w:val="1"/>
          <w:wAfter w:w="15" w:type="dxa"/>
          <w:ins w:id="1575" w:author="Bence" w:date="2017-05-20T20:30:00Z"/>
        </w:trPr>
        <w:tc>
          <w:tcPr>
            <w:tcW w:w="2110" w:type="dxa"/>
          </w:tcPr>
          <w:p w14:paraId="5D46D011" w14:textId="3C2DCEB7" w:rsidR="00511976" w:rsidRPr="007E51E8" w:rsidRDefault="00511976" w:rsidP="008C1EB5">
            <w:pPr>
              <w:pStyle w:val="Listaszerbekezds"/>
              <w:ind w:left="0"/>
              <w:rPr>
                <w:ins w:id="1576" w:author="Bence" w:date="2017-05-20T20:30:00Z"/>
                <w:lang w:eastAsia="en-US"/>
              </w:rPr>
            </w:pPr>
            <w:ins w:id="1577" w:author="Bence" w:date="2017-05-20T20:31:00Z">
              <w:r>
                <w:rPr>
                  <w:lang w:eastAsia="en-US"/>
                </w:rPr>
                <w:t>Beavatkozó név</w:t>
              </w:r>
            </w:ins>
          </w:p>
        </w:tc>
        <w:tc>
          <w:tcPr>
            <w:tcW w:w="3828" w:type="dxa"/>
          </w:tcPr>
          <w:p w14:paraId="00A9102B" w14:textId="1E47B42B" w:rsidR="00511976" w:rsidRPr="007E51E8" w:rsidRDefault="00511976" w:rsidP="00511976">
            <w:pPr>
              <w:pStyle w:val="Listaszerbekezds"/>
              <w:ind w:left="0"/>
              <w:rPr>
                <w:ins w:id="1578" w:author="Bence" w:date="2017-05-20T20:30:00Z"/>
                <w:lang w:eastAsia="en-US"/>
              </w:rPr>
            </w:pPr>
            <w:ins w:id="1579" w:author="Bence" w:date="2017-05-20T20:31:00Z">
              <w:r>
                <w:rPr>
                  <w:lang w:eastAsia="en-US"/>
                </w:rPr>
                <w:t>Az eszközön található beavatkozó egyedi neve</w:t>
              </w:r>
            </w:ins>
          </w:p>
        </w:tc>
        <w:tc>
          <w:tcPr>
            <w:tcW w:w="2387" w:type="dxa"/>
          </w:tcPr>
          <w:p w14:paraId="70DDFBFD" w14:textId="6BD17B9D" w:rsidR="00511976" w:rsidRPr="007E51E8" w:rsidRDefault="00511976" w:rsidP="008C1EB5">
            <w:pPr>
              <w:pStyle w:val="Listaszerbekezds"/>
              <w:keepNext/>
              <w:ind w:left="0"/>
              <w:rPr>
                <w:ins w:id="1580" w:author="Bence" w:date="2017-05-20T20:30:00Z"/>
                <w:lang w:eastAsia="en-US"/>
              </w:rPr>
            </w:pPr>
            <w:ins w:id="1581" w:author="Bence" w:date="2017-05-20T20:32:00Z">
              <w:r>
                <w:rPr>
                  <w:lang w:eastAsia="en-US"/>
                </w:rPr>
                <w:t>szöveg</w:t>
              </w:r>
            </w:ins>
          </w:p>
        </w:tc>
      </w:tr>
      <w:tr w:rsidR="00511976" w14:paraId="4B7C83C4" w14:textId="77777777" w:rsidTr="008C1EB5">
        <w:trPr>
          <w:gridAfter w:val="1"/>
          <w:wAfter w:w="15" w:type="dxa"/>
          <w:ins w:id="1582" w:author="Bence" w:date="2017-05-20T20:30:00Z"/>
        </w:trPr>
        <w:tc>
          <w:tcPr>
            <w:tcW w:w="2110" w:type="dxa"/>
          </w:tcPr>
          <w:p w14:paraId="4E028BFB" w14:textId="77777777" w:rsidR="00511976" w:rsidRDefault="00511976" w:rsidP="008C1EB5">
            <w:pPr>
              <w:pStyle w:val="Listaszerbekezds"/>
              <w:ind w:left="0"/>
              <w:rPr>
                <w:ins w:id="1583" w:author="Bence" w:date="2017-05-20T20:30:00Z"/>
                <w:lang w:eastAsia="en-US"/>
              </w:rPr>
            </w:pPr>
            <w:ins w:id="1584" w:author="Bence" w:date="2017-05-20T20:30:00Z">
              <w:r>
                <w:rPr>
                  <w:lang w:eastAsia="en-US"/>
                </w:rPr>
                <w:t>Érték</w:t>
              </w:r>
            </w:ins>
          </w:p>
        </w:tc>
        <w:tc>
          <w:tcPr>
            <w:tcW w:w="3828" w:type="dxa"/>
          </w:tcPr>
          <w:p w14:paraId="52C10BD3" w14:textId="7F349607" w:rsidR="00511976" w:rsidRDefault="00511976" w:rsidP="008C1EB5">
            <w:pPr>
              <w:pStyle w:val="Listaszerbekezds"/>
              <w:ind w:left="0"/>
              <w:rPr>
                <w:ins w:id="1585" w:author="Bence" w:date="2017-05-20T20:30:00Z"/>
                <w:lang w:eastAsia="en-US"/>
              </w:rPr>
            </w:pPr>
            <w:ins w:id="1586" w:author="Bence" w:date="2017-05-20T20:33:00Z">
              <w:r>
                <w:rPr>
                  <w:lang w:eastAsia="en-US"/>
                </w:rPr>
                <w:t>Az az érték, amire a beavatkozó állapotát módosítani szeretnénk</w:t>
              </w:r>
            </w:ins>
          </w:p>
        </w:tc>
        <w:tc>
          <w:tcPr>
            <w:tcW w:w="2387" w:type="dxa"/>
          </w:tcPr>
          <w:p w14:paraId="52EF9038" w14:textId="6401DFFF" w:rsidR="00511976" w:rsidRDefault="00511976" w:rsidP="00511976">
            <w:pPr>
              <w:pStyle w:val="Listaszerbekezds"/>
              <w:keepNext/>
              <w:ind w:left="0"/>
              <w:rPr>
                <w:ins w:id="1587" w:author="Bence" w:date="2017-05-20T20:30:00Z"/>
                <w:lang w:eastAsia="en-US"/>
              </w:rPr>
            </w:pPr>
            <w:ins w:id="1588" w:author="Bence" w:date="2017-05-20T20:33:00Z">
              <w:r>
                <w:rPr>
                  <w:lang w:eastAsia="en-US"/>
                </w:rPr>
                <w:t>beavatkozótól függ, de alapvetően szöveges</w:t>
              </w:r>
            </w:ins>
          </w:p>
        </w:tc>
      </w:tr>
    </w:tbl>
    <w:bookmarkStart w:id="1589" w:name="_Ref483075894"/>
    <w:p w14:paraId="767F7FF3" w14:textId="0C9B2D4A" w:rsidR="00370225" w:rsidRDefault="00E413A7" w:rsidP="005B4C76">
      <w:pPr>
        <w:pStyle w:val="Kpalrs"/>
        <w:rPr>
          <w:ins w:id="1590" w:author="Bence" w:date="2017-05-20T22:15:00Z"/>
        </w:rPr>
        <w:pPrChange w:id="1591" w:author="Bence" w:date="2017-05-21T16:37:00Z">
          <w:pPr/>
        </w:pPrChange>
      </w:pPr>
      <w:ins w:id="1592" w:author="Bence" w:date="2017-05-21T14:02:00Z">
        <w:r>
          <w:fldChar w:fldCharType="begin"/>
        </w:r>
        <w:r>
          <w:instrText xml:space="preserve"> STYLEREF 1 \s </w:instrText>
        </w:r>
      </w:ins>
      <w:r>
        <w:fldChar w:fldCharType="separate"/>
      </w:r>
      <w:r w:rsidR="001A7DB8">
        <w:rPr>
          <w:noProof/>
        </w:rPr>
        <w:t>3</w:t>
      </w:r>
      <w:ins w:id="1593" w:author="Bence" w:date="2017-05-21T14:02:00Z">
        <w:r>
          <w:fldChar w:fldCharType="end"/>
        </w:r>
        <w:r>
          <w:t>.</w:t>
        </w:r>
        <w:r>
          <w:fldChar w:fldCharType="begin"/>
        </w:r>
        <w:r>
          <w:instrText xml:space="preserve"> SEQ táblázat \* ARABIC \s 1 </w:instrText>
        </w:r>
      </w:ins>
      <w:r>
        <w:fldChar w:fldCharType="separate"/>
      </w:r>
      <w:ins w:id="1594" w:author="Bence" w:date="2017-05-21T17:48:00Z">
        <w:r w:rsidR="001A7DB8">
          <w:rPr>
            <w:noProof/>
          </w:rPr>
          <w:t>3</w:t>
        </w:r>
      </w:ins>
      <w:ins w:id="1595" w:author="Bence" w:date="2017-05-21T14:02:00Z">
        <w:r>
          <w:fldChar w:fldCharType="end"/>
        </w:r>
      </w:ins>
      <w:ins w:id="1596" w:author="Bence" w:date="2017-05-20T20:34:00Z">
        <w:r w:rsidR="00511976">
          <w:t>. táblázat</w:t>
        </w:r>
        <w:bookmarkEnd w:id="1589"/>
        <w:r w:rsidR="00511976">
          <w:t xml:space="preserve"> Akció paraméterei</w:t>
        </w:r>
      </w:ins>
    </w:p>
    <w:p w14:paraId="3C06047B" w14:textId="17B330D9" w:rsidR="00370225" w:rsidRDefault="00370225" w:rsidP="00370225">
      <w:pPr>
        <w:ind w:left="705"/>
        <w:rPr>
          <w:ins w:id="1597" w:author="Bence" w:date="2017-05-20T22:16:00Z"/>
          <w:lang w:eastAsia="en-US"/>
        </w:rPr>
        <w:pPrChange w:id="1598" w:author="Bence" w:date="2017-05-20T22:16:00Z">
          <w:pPr/>
        </w:pPrChange>
      </w:pPr>
      <w:ins w:id="1599" w:author="Bence" w:date="2017-05-20T22:15:00Z">
        <w:r>
          <w:rPr>
            <w:lang w:eastAsia="en-US"/>
          </w:rPr>
          <w:t>A menedzser eszköz a szabály teljesülése esetén mind</w:t>
        </w:r>
      </w:ins>
      <w:ins w:id="1600" w:author="Bence" w:date="2017-05-20T22:16:00Z">
        <w:r>
          <w:rPr>
            <w:lang w:eastAsia="en-US"/>
          </w:rPr>
          <w:t>en, a szabályhoz tartozó akción végigmegy, és az eszköz azonosítójához tartozó csatornán kiküldi az üzenetet a</w:t>
        </w:r>
      </w:ins>
      <w:ins w:id="1601" w:author="Bence" w:date="2017-05-20T22:17:00Z">
        <w:r>
          <w:rPr>
            <w:lang w:eastAsia="en-US"/>
          </w:rPr>
          <w:t xml:space="preserve"> megfelelő eszköznek</w:t>
        </w:r>
      </w:ins>
      <w:ins w:id="1602" w:author="Bence" w:date="2017-05-20T22:16:00Z">
        <w:r>
          <w:rPr>
            <w:lang w:eastAsia="en-US"/>
          </w:rPr>
          <w:t>, aki elvégzi az üzenet alapján a szükséges beavatkozásokat.</w:t>
        </w:r>
      </w:ins>
    </w:p>
    <w:p w14:paraId="1CA4ABE5" w14:textId="6521208B" w:rsidR="00511976" w:rsidRPr="000D58FA" w:rsidRDefault="00D7239C" w:rsidP="000D58FA">
      <w:pPr>
        <w:rPr>
          <w:ins w:id="1603" w:author="Bence" w:date="2017-05-20T19:02:00Z"/>
          <w:lang w:eastAsia="en-US"/>
          <w:rPrChange w:id="1604" w:author="Bence" w:date="2017-05-20T22:35:00Z">
            <w:rPr>
              <w:ins w:id="1605" w:author="Bence" w:date="2017-05-20T19:02:00Z"/>
              <w:b/>
            </w:rPr>
          </w:rPrChange>
        </w:rPr>
      </w:pPr>
      <w:ins w:id="1606" w:author="Bence" w:date="2017-05-20T22:26:00Z">
        <w:r>
          <w:rPr>
            <w:lang w:eastAsia="en-US"/>
          </w:rPr>
          <w:t xml:space="preserve">A </w:t>
        </w:r>
      </w:ins>
      <w:ins w:id="1607" w:author="Bence" w:date="2017-05-20T22:28:00Z">
        <w:r>
          <w:rPr>
            <w:lang w:eastAsia="en-US"/>
          </w:rPr>
          <w:t>fentiek szerint</w:t>
        </w:r>
      </w:ins>
      <w:ins w:id="1608" w:author="Bence" w:date="2017-05-20T22:26:00Z">
        <w:r>
          <w:rPr>
            <w:lang w:eastAsia="en-US"/>
          </w:rPr>
          <w:t xml:space="preserve"> megalkotott szabál</w:t>
        </w:r>
      </w:ins>
      <w:ins w:id="1609" w:author="Bence" w:date="2017-05-20T22:27:00Z">
        <w:r>
          <w:rPr>
            <w:lang w:eastAsia="en-US"/>
          </w:rPr>
          <w:t>yok</w:t>
        </w:r>
      </w:ins>
      <w:ins w:id="1610" w:author="Bence" w:date="2017-05-20T22:28:00Z">
        <w:r>
          <w:rPr>
            <w:lang w:eastAsia="en-US"/>
          </w:rPr>
          <w:t xml:space="preserve"> a feltételek</w:t>
        </w:r>
      </w:ins>
      <w:ins w:id="1611" w:author="Bence" w:date="2017-05-20T22:27:00Z">
        <w:r>
          <w:rPr>
            <w:lang w:eastAsia="en-US"/>
          </w:rPr>
          <w:t xml:space="preserve"> minden logikai </w:t>
        </w:r>
      </w:ins>
      <w:ins w:id="1612" w:author="Bence" w:date="2017-05-20T22:30:00Z">
        <w:r>
          <w:rPr>
            <w:lang w:eastAsia="en-US"/>
          </w:rPr>
          <w:t>kapcsolatát</w:t>
        </w:r>
      </w:ins>
      <w:ins w:id="1613" w:author="Bence" w:date="2017-05-20T22:27:00Z">
        <w:r>
          <w:rPr>
            <w:lang w:eastAsia="en-US"/>
          </w:rPr>
          <w:t xml:space="preserve"> képesek</w:t>
        </w:r>
      </w:ins>
      <w:ins w:id="1614" w:author="Bence" w:date="2017-05-20T22:28:00Z">
        <w:r>
          <w:rPr>
            <w:lang w:eastAsia="en-US"/>
          </w:rPr>
          <w:t xml:space="preserve"> reprezentálni</w:t>
        </w:r>
      </w:ins>
      <w:ins w:id="1615" w:author="Bence" w:date="2017-05-20T22:30:00Z">
        <w:r>
          <w:rPr>
            <w:lang w:eastAsia="en-US"/>
          </w:rPr>
          <w:t xml:space="preserve">, hiszen ha a feltételek között ÉS kapcsolatot szeretnénk alkotni, akkor több triggert hozunk létre egy szabály alatt. VAGY kapcsolat reprezentáláshoz pedig egyszerűen több szabályt kell létrehozni ugyanazzal az akcióval. Egy szabály </w:t>
        </w:r>
      </w:ins>
      <w:ins w:id="1616" w:author="Bence" w:date="2017-05-20T22:31:00Z">
        <w:r>
          <w:rPr>
            <w:lang w:eastAsia="en-US"/>
          </w:rPr>
          <w:t>tetszőleges mennyiségű</w:t>
        </w:r>
      </w:ins>
      <w:ins w:id="1617" w:author="Bence" w:date="2017-05-20T22:30:00Z">
        <w:r>
          <w:rPr>
            <w:lang w:eastAsia="en-US"/>
          </w:rPr>
          <w:t xml:space="preserve"> akciót válthat ki</w:t>
        </w:r>
      </w:ins>
      <w:ins w:id="1618" w:author="Bence" w:date="2017-05-20T22:31:00Z">
        <w:r>
          <w:rPr>
            <w:lang w:eastAsia="en-US"/>
          </w:rPr>
          <w:t>, így</w:t>
        </w:r>
      </w:ins>
      <w:ins w:id="1619" w:author="Bence" w:date="2017-05-20T22:32:00Z">
        <w:r>
          <w:rPr>
            <w:lang w:eastAsia="en-US"/>
          </w:rPr>
          <w:t xml:space="preserve"> a struktúra</w:t>
        </w:r>
      </w:ins>
      <w:ins w:id="1620" w:author="Bence" w:date="2017-05-20T22:31:00Z">
        <w:r>
          <w:rPr>
            <w:lang w:eastAsia="en-US"/>
          </w:rPr>
          <w:t xml:space="preserve"> </w:t>
        </w:r>
      </w:ins>
      <w:ins w:id="1621" w:author="Bence" w:date="2017-05-20T22:33:00Z">
        <w:r>
          <w:rPr>
            <w:lang w:eastAsia="en-US"/>
          </w:rPr>
          <w:t>megalkotásával lényegében sikerült megoldani a vezérlési szabályok kezelését, csak a fentiekben megfogalmazott</w:t>
        </w:r>
      </w:ins>
      <w:ins w:id="1622" w:author="Bence" w:date="2017-05-20T22:35:00Z">
        <w:r w:rsidR="000D58FA">
          <w:rPr>
            <w:lang w:eastAsia="en-US"/>
          </w:rPr>
          <w:t>, nem túl bonyolult</w:t>
        </w:r>
      </w:ins>
      <w:ins w:id="1623" w:author="Bence" w:date="2017-05-20T22:33:00Z">
        <w:r>
          <w:rPr>
            <w:lang w:eastAsia="en-US"/>
          </w:rPr>
          <w:t xml:space="preserve"> működésű </w:t>
        </w:r>
      </w:ins>
      <w:ins w:id="1624" w:author="Bence" w:date="2017-05-20T22:35:00Z">
        <w:r w:rsidR="000D58FA">
          <w:rPr>
            <w:lang w:eastAsia="en-US"/>
          </w:rPr>
          <w:t>végrehajtást kell implementálni a menedzser kódjában.</w:t>
        </w:r>
      </w:ins>
      <w:del w:id="1625" w:author="Bence" w:date="2017-05-20T22:15:00Z">
        <w:r w:rsidR="00511976" w:rsidDel="00370225">
          <w:rPr>
            <w:b/>
          </w:rPr>
          <w:tab/>
        </w:r>
      </w:del>
    </w:p>
    <w:p w14:paraId="38EE64AA" w14:textId="67B1152A" w:rsidR="00D11578" w:rsidRPr="00D11578" w:rsidRDefault="00D11578" w:rsidP="00D11578">
      <w:pPr>
        <w:pStyle w:val="Cmsor4"/>
        <w:rPr>
          <w:ins w:id="1626" w:author="Bence" w:date="2017-05-20T16:51:00Z"/>
        </w:rPr>
        <w:pPrChange w:id="1627" w:author="Bence" w:date="2017-05-20T19:03:00Z">
          <w:pPr/>
        </w:pPrChange>
      </w:pPr>
      <w:ins w:id="1628" w:author="Bence" w:date="2017-05-20T19:03:00Z">
        <w:r>
          <w:t>Szabályok kiértékelése</w:t>
        </w:r>
      </w:ins>
    </w:p>
    <w:p w14:paraId="43BB5536" w14:textId="400DE6CF" w:rsidR="00D509A7" w:rsidRDefault="00697716" w:rsidP="00D509A7">
      <w:pPr>
        <w:rPr>
          <w:ins w:id="1629" w:author="Bence" w:date="2017-05-20T17:20:00Z"/>
        </w:rPr>
      </w:pPr>
      <w:ins w:id="1630" w:author="Bence" w:date="2017-05-20T16:51:00Z">
        <w:r>
          <w:t xml:space="preserve">A folyamat alapvetően úgy működik, hogy egy beérkező szenzoradatra a menedzser reagál a </w:t>
        </w:r>
      </w:ins>
      <w:ins w:id="1631" w:author="Bence" w:date="2017-05-20T17:25:00Z">
        <w:r>
          <w:fldChar w:fldCharType="begin"/>
        </w:r>
        <w:r>
          <w:instrText xml:space="preserve"> REF _Ref483064459 \h </w:instrText>
        </w:r>
      </w:ins>
      <w:r>
        <w:fldChar w:fldCharType="separate"/>
      </w:r>
      <w:ins w:id="1632" w:author="Bence" w:date="2017-05-21T17:48:00Z">
        <w:r w:rsidR="001A7DB8">
          <w:rPr>
            <w:noProof/>
          </w:rPr>
          <w:t>3</w:t>
        </w:r>
        <w:r w:rsidR="001A7DB8">
          <w:t>.</w:t>
        </w:r>
        <w:r w:rsidR="001A7DB8">
          <w:rPr>
            <w:noProof/>
          </w:rPr>
          <w:t>9</w:t>
        </w:r>
        <w:r w:rsidR="001A7DB8">
          <w:t>. ábra</w:t>
        </w:r>
      </w:ins>
      <w:ins w:id="1633" w:author="Bence" w:date="2017-05-20T17:25:00Z">
        <w:r>
          <w:fldChar w:fldCharType="end"/>
        </w:r>
        <w:r>
          <w:t xml:space="preserve"> által leírt módon:</w:t>
        </w:r>
      </w:ins>
    </w:p>
    <w:p w14:paraId="51C3178D" w14:textId="4E744D99" w:rsidR="0078405F" w:rsidRDefault="00697716" w:rsidP="000D58FA">
      <w:pPr>
        <w:keepNext/>
        <w:jc w:val="center"/>
        <w:rPr>
          <w:ins w:id="1634" w:author="Bence" w:date="2017-05-20T17:21:00Z"/>
        </w:rPr>
        <w:pPrChange w:id="1635" w:author="Bence" w:date="2017-05-20T22:36:00Z">
          <w:pPr/>
        </w:pPrChange>
      </w:pPr>
      <w:ins w:id="1636" w:author="Bence" w:date="2017-05-20T17:22:00Z">
        <w:r>
          <w:rPr>
            <w:noProof/>
          </w:rPr>
          <w:lastRenderedPageBreak/>
          <w:drawing>
            <wp:inline distT="0" distB="0" distL="0" distR="0" wp14:anchorId="0A907E90" wp14:editId="01DE60A0">
              <wp:extent cx="4442298" cy="3737016"/>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2156" cy="3745309"/>
                      </a:xfrm>
                      <a:prstGeom prst="rect">
                        <a:avLst/>
                      </a:prstGeom>
                    </pic:spPr>
                  </pic:pic>
                </a:graphicData>
              </a:graphic>
            </wp:inline>
          </w:drawing>
        </w:r>
      </w:ins>
    </w:p>
    <w:bookmarkStart w:id="1637" w:name="_Ref483064459"/>
    <w:p w14:paraId="10EDFFEA" w14:textId="68C4DFCC" w:rsidR="0078405F" w:rsidRDefault="003C7EC5" w:rsidP="005B4C76">
      <w:pPr>
        <w:pStyle w:val="Kpalrs"/>
        <w:rPr>
          <w:ins w:id="1638" w:author="Bence" w:date="2017-05-20T16:29:00Z"/>
        </w:rPr>
        <w:pPrChange w:id="1639" w:author="Bence" w:date="2017-05-21T16:37:00Z">
          <w:pPr/>
        </w:pPrChange>
      </w:pPr>
      <w:ins w:id="1640" w:author="Bence" w:date="2017-05-21T13:36:00Z">
        <w:r>
          <w:fldChar w:fldCharType="begin"/>
        </w:r>
        <w:r>
          <w:instrText xml:space="preserve"> STYLEREF 1 \s </w:instrText>
        </w:r>
      </w:ins>
      <w:r>
        <w:fldChar w:fldCharType="separate"/>
      </w:r>
      <w:r w:rsidR="001A7DB8">
        <w:rPr>
          <w:noProof/>
        </w:rPr>
        <w:t>3</w:t>
      </w:r>
      <w:ins w:id="1641" w:author="Bence" w:date="2017-05-21T13:36:00Z">
        <w:r>
          <w:fldChar w:fldCharType="end"/>
        </w:r>
        <w:r>
          <w:t>.</w:t>
        </w:r>
        <w:r>
          <w:fldChar w:fldCharType="begin"/>
        </w:r>
        <w:r>
          <w:instrText xml:space="preserve"> SEQ ábra \* ARABIC \s 1 </w:instrText>
        </w:r>
      </w:ins>
      <w:r>
        <w:fldChar w:fldCharType="separate"/>
      </w:r>
      <w:ins w:id="1642" w:author="Bence" w:date="2017-05-21T17:48:00Z">
        <w:r w:rsidR="001A7DB8">
          <w:rPr>
            <w:noProof/>
          </w:rPr>
          <w:t>9</w:t>
        </w:r>
      </w:ins>
      <w:ins w:id="1643" w:author="Bence" w:date="2017-05-21T13:36:00Z">
        <w:r>
          <w:fldChar w:fldCharType="end"/>
        </w:r>
      </w:ins>
      <w:ins w:id="1644" w:author="Bence" w:date="2017-05-20T17:21:00Z">
        <w:r w:rsidR="0078405F">
          <w:t>. ábra</w:t>
        </w:r>
        <w:bookmarkEnd w:id="1637"/>
        <w:r w:rsidR="0078405F">
          <w:t xml:space="preserve"> A menedzser </w:t>
        </w:r>
      </w:ins>
      <w:ins w:id="1645" w:author="Bence" w:date="2017-05-20T22:45:00Z">
        <w:r w:rsidR="00A81807">
          <w:t>reagálása</w:t>
        </w:r>
      </w:ins>
      <w:ins w:id="1646" w:author="Bence" w:date="2017-05-20T17:21:00Z">
        <w:r w:rsidR="0078405F">
          <w:t xml:space="preserve"> egy érkező szenzoradatra</w:t>
        </w:r>
      </w:ins>
    </w:p>
    <w:p w14:paraId="0E26733D" w14:textId="14127F95" w:rsidR="00697716" w:rsidRDefault="00697716" w:rsidP="00DC059D">
      <w:pPr>
        <w:rPr>
          <w:ins w:id="1647" w:author="Bence" w:date="2017-05-20T16:29:00Z"/>
        </w:rPr>
      </w:pPr>
      <w:ins w:id="1648" w:author="Bence" w:date="2017-05-20T17:26:00Z">
        <w:r>
          <w:t>Az érkező szenzoradatra a menedzser választ küld a szenzor eszköznek, maj</w:t>
        </w:r>
      </w:ins>
      <w:ins w:id="1649" w:author="Bence" w:date="2017-05-20T17:27:00Z">
        <w:r>
          <w:t xml:space="preserve">d végigmegy az összes szabályán. Ha </w:t>
        </w:r>
      </w:ins>
      <w:ins w:id="1650" w:author="Bence" w:date="2017-05-20T17:28:00Z">
        <w:r>
          <w:t>ebben a listában</w:t>
        </w:r>
      </w:ins>
      <w:ins w:id="1651" w:author="Bence" w:date="2017-05-20T17:27:00Z">
        <w:r>
          <w:t xml:space="preserve"> valamely</w:t>
        </w:r>
      </w:ins>
      <w:ins w:id="1652" w:author="Bence" w:date="2017-05-20T17:28:00Z">
        <w:r>
          <w:t>ik</w:t>
        </w:r>
      </w:ins>
      <w:ins w:id="1653" w:author="Bence" w:date="2017-05-20T17:27:00Z">
        <w:r>
          <w:t xml:space="preserve"> </w:t>
        </w:r>
      </w:ins>
      <w:ins w:id="1654" w:author="Bence" w:date="2017-05-20T17:28:00Z">
        <w:r>
          <w:t>szabály triggerjének szenzorazonosítójával egyezőt talál, akkor</w:t>
        </w:r>
      </w:ins>
      <w:ins w:id="1655" w:author="Bence" w:date="2017-05-20T17:36:00Z">
        <w:r w:rsidR="00DE0C07">
          <w:t xml:space="preserve"> ha vannak,</w:t>
        </w:r>
      </w:ins>
      <w:ins w:id="1656" w:author="Bence" w:date="2017-05-20T17:28:00Z">
        <w:r>
          <w:t xml:space="preserve"> a szabály </w:t>
        </w:r>
      </w:ins>
      <w:ins w:id="1657" w:author="Bence" w:date="2017-05-20T17:30:00Z">
        <w:r>
          <w:t>többi feltételének teljesülését is megvizsgálja</w:t>
        </w:r>
      </w:ins>
      <w:ins w:id="1658" w:author="Bence" w:date="2017-05-20T22:23:00Z">
        <w:r w:rsidR="00370225">
          <w:t>, azaz a többi trigger teljesülését is validálja</w:t>
        </w:r>
      </w:ins>
      <w:ins w:id="1659" w:author="Bence" w:date="2017-05-20T17:30:00Z">
        <w:r>
          <w:t>. Ehhez minden rendelkezésére áll, hiszen a saját adatbázisában tárolja minden szenzornak az utolsó elküldött értékét is</w:t>
        </w:r>
      </w:ins>
      <w:ins w:id="1660" w:author="Bence" w:date="2017-05-20T17:35:00Z">
        <w:r w:rsidR="00DE0C07">
          <w:t>. Egyetlen hátrány, hogy így a tárolt adatok adott esetben már nem biztos, hogy tükrözik az aktuális állapotot,</w:t>
        </w:r>
      </w:ins>
      <w:ins w:id="1661" w:author="Bence" w:date="2017-05-20T17:40:00Z">
        <w:r w:rsidR="00DE0C07">
          <w:t xml:space="preserve"> ezt vállaljuk annak érdekében, hogy a szenzorok a korábban bemutatott saját mérési ciklusuk szerint működhessenek,</w:t>
        </w:r>
      </w:ins>
      <w:ins w:id="1662" w:author="Bence" w:date="2017-05-20T17:35:00Z">
        <w:r w:rsidR="00DE0C07">
          <w:t xml:space="preserve"> </w:t>
        </w:r>
      </w:ins>
      <w:ins w:id="1663" w:author="Bence" w:date="2017-05-20T17:41:00Z">
        <w:r w:rsidR="00DE0C07">
          <w:t>valamint</w:t>
        </w:r>
      </w:ins>
      <w:ins w:id="1664" w:author="Bence" w:date="2017-05-20T17:35:00Z">
        <w:r w:rsidR="00DE0C07">
          <w:t xml:space="preserve"> a szenzorok </w:t>
        </w:r>
      </w:ins>
      <w:ins w:id="1665" w:author="Bence" w:date="2017-05-20T17:38:00Z">
        <w:r w:rsidR="00DE0C07">
          <w:t>igény szerinti gyakorisággal mérnek, így a problémákat ki tudjuk küszöbölni.</w:t>
        </w:r>
      </w:ins>
    </w:p>
    <w:p w14:paraId="42DEEF9E" w14:textId="4DFCF549" w:rsidR="00DC059D" w:rsidDel="008C1EB5" w:rsidRDefault="004752C9" w:rsidP="000D58FA">
      <w:pPr>
        <w:rPr>
          <w:del w:id="1666" w:author="Bence" w:date="2017-05-20T17:48:00Z"/>
        </w:rPr>
      </w:pPr>
      <w:del w:id="1667" w:author="Bence" w:date="2017-05-20T17:42:00Z">
        <w:r w:rsidDel="00DE0C07">
          <w:delText xml:space="preserve">egy adott </w:delText>
        </w:r>
        <w:r w:rsidR="005D67D0" w:rsidDel="00DE0C07">
          <w:delText xml:space="preserve">lakás </w:delText>
        </w:r>
        <w:r w:rsidR="00B91919" w:rsidDel="00DE0C07">
          <w:rPr>
            <w:rStyle w:val="Jegyzethivatkozs"/>
          </w:rPr>
          <w:commentReference w:id="1668"/>
        </w:r>
        <w:r w:rsidDel="00DE0C07">
          <w:delText xml:space="preserve">környezetében kritikus, hisz feladata többrétű. </w:delText>
        </w:r>
      </w:del>
      <w:del w:id="1669" w:author="Bence" w:date="2017-05-20T14:46:00Z">
        <w:r w:rsidDel="004D27D4">
          <w:delText>Egyrészről rendszeresen figyelnie kell, hogy új eszközök próbálnak-e felcsatlakozni a hálózatra, ha igen, akkor fel kell vennie velük a kapcsolatot (persze csak akkor, ha ezek az eszközök megfelelő módon hitelesítették magukat)</w:delText>
        </w:r>
      </w:del>
      <w:del w:id="1670" w:author="Bence" w:date="2017-05-20T16:28:00Z">
        <w:r w:rsidDel="009F335B">
          <w:delText>.</w:delText>
        </w:r>
      </w:del>
      <w:del w:id="1671" w:author="Bence" w:date="2017-05-20T17:42:00Z">
        <w:r w:rsidR="00DC059D" w:rsidDel="00DE0C07">
          <w:delText xml:space="preserve"> </w:delText>
        </w:r>
        <w:r w:rsidDel="00DE0C07">
          <w:delText xml:space="preserve">A már csatlakozott szenzorok </w:delText>
        </w:r>
      </w:del>
      <w:del w:id="1672" w:author="Bence" w:date="2017-05-20T16:28:00Z">
        <w:r w:rsidDel="009F335B">
          <w:delText>számára biztosítania kell</w:delText>
        </w:r>
      </w:del>
      <w:del w:id="1673" w:author="Bence" w:date="2017-05-20T17:42:00Z">
        <w:r w:rsidDel="00DE0C07">
          <w:delText>, hogy azok elküldhessék neki a mért szenzoradatokat</w:delText>
        </w:r>
        <w:r w:rsidR="00DC059D" w:rsidDel="00DE0C07">
          <w:delText xml:space="preserve">, illetve ezek alapján és a saját lokális </w:delText>
        </w:r>
        <w:commentRangeStart w:id="1674"/>
        <w:r w:rsidR="00DC059D" w:rsidDel="00DE0C07">
          <w:delText xml:space="preserve">szabályadatbázisa </w:delText>
        </w:r>
        <w:commentRangeEnd w:id="1674"/>
        <w:r w:rsidR="00B91919" w:rsidDel="00DE0C07">
          <w:rPr>
            <w:rStyle w:val="Jegyzethivatkozs"/>
          </w:rPr>
          <w:commentReference w:id="1674"/>
        </w:r>
        <w:r w:rsidR="00DC059D" w:rsidDel="00DE0C07">
          <w:delText xml:space="preserve">alapján utasítania kell a beavatkozókat a cselekvésre. </w:delText>
        </w:r>
      </w:del>
      <w:r w:rsidR="00DC059D">
        <w:t>Ahogy a</w:t>
      </w:r>
      <w:ins w:id="1675" w:author="Bence" w:date="2017-05-20T17:43:00Z">
        <w:r w:rsidR="00DE0C07">
          <w:t xml:space="preserve"> </w:t>
        </w:r>
        <w:r w:rsidR="00DE0C07">
          <w:fldChar w:fldCharType="begin"/>
        </w:r>
        <w:r w:rsidR="00DE0C07">
          <w:instrText xml:space="preserve"> REF _Ref483065525 \h </w:instrText>
        </w:r>
      </w:ins>
      <w:r w:rsidR="000D58FA">
        <w:instrText xml:space="preserve"> \* MERGEFORMAT </w:instrText>
      </w:r>
      <w:r w:rsidR="00DE0C07">
        <w:fldChar w:fldCharType="separate"/>
      </w:r>
      <w:ins w:id="1676" w:author="Bence" w:date="2017-05-21T17:48:00Z">
        <w:r w:rsidR="001A7DB8">
          <w:rPr>
            <w:noProof/>
          </w:rPr>
          <w:t>3</w:t>
        </w:r>
        <w:r w:rsidR="001A7DB8">
          <w:t>.</w:t>
        </w:r>
        <w:r w:rsidR="001A7DB8">
          <w:rPr>
            <w:noProof/>
          </w:rPr>
          <w:t>1</w:t>
        </w:r>
        <w:r w:rsidR="001A7DB8">
          <w:t>. ábra</w:t>
        </w:r>
      </w:ins>
      <w:ins w:id="1677" w:author="Bence" w:date="2017-05-20T17:43:00Z">
        <w:r w:rsidR="00DE0C07">
          <w:fldChar w:fldCharType="end"/>
        </w:r>
      </w:ins>
      <w:del w:id="1678" w:author="Bence" w:date="2017-05-20T17:43:00Z">
        <w:r w:rsidR="00DC059D" w:rsidDel="00DE0C07">
          <w:delText>z ábrán</w:delText>
        </w:r>
      </w:del>
      <w:r w:rsidR="00DC059D">
        <w:t xml:space="preserve"> is láthattuk</w:t>
      </w:r>
      <w:ins w:id="1679" w:author="Bence" w:date="2017-05-20T17:43:00Z">
        <w:r w:rsidR="00DE0C07">
          <w:t xml:space="preserve"> korábban</w:t>
        </w:r>
      </w:ins>
      <w:r w:rsidR="00DC059D">
        <w:t>,</w:t>
      </w:r>
      <w:ins w:id="1680" w:author="Bence" w:date="2017-05-20T17:43:00Z">
        <w:r w:rsidR="00DE0C07">
          <w:t xml:space="preserve"> a menedzser</w:t>
        </w:r>
      </w:ins>
      <w:r w:rsidR="00DC059D">
        <w:t xml:space="preserve"> további feladata még a központi szerver irányába történő kommunikáció</w:t>
      </w:r>
      <w:ins w:id="1681" w:author="Bence" w:date="2017-05-20T17:43:00Z">
        <w:r w:rsidR="00DE0C07">
          <w:t xml:space="preserve"> is</w:t>
        </w:r>
      </w:ins>
      <w:r w:rsidR="00DC059D">
        <w:t>: egyrészt rendszeresen továbbítania kell a szenzorok által beküldött</w:t>
      </w:r>
      <w:ins w:id="1682" w:author="Bence" w:date="2017-05-20T17:43:00Z">
        <w:r w:rsidR="00DE0C07">
          <w:t>, általa letárolt</w:t>
        </w:r>
      </w:ins>
      <w:r w:rsidR="00DC059D">
        <w:t xml:space="preserve"> adatokat, valamint frissen kell tartania a saját környezetéhez tartozó szabályadatbázisát</w:t>
      </w:r>
      <w:del w:id="1683" w:author="Bence" w:date="2017-05-20T17:44:00Z">
        <w:r w:rsidR="00DC059D" w:rsidDel="00DE0C07">
          <w:delText xml:space="preserve"> is</w:delText>
        </w:r>
        <w:r w:rsidR="00B87E25" w:rsidDel="00DE0C07">
          <w:delText xml:space="preserve"> és ha egy szabály aktívvá válik, akkor értesíti a beavatkozót</w:delText>
        </w:r>
      </w:del>
      <w:ins w:id="1684" w:author="Bence" w:date="2017-05-20T17:54:00Z">
        <w:r w:rsidR="00A06753">
          <w:t xml:space="preserve">. </w:t>
        </w:r>
      </w:ins>
      <w:del w:id="1685" w:author="Bence" w:date="2017-05-20T17:54:00Z">
        <w:r w:rsidR="00B87E25" w:rsidDel="00A06753">
          <w:delText>.</w:delText>
        </w:r>
      </w:del>
      <w:ins w:id="1686" w:author="Bence" w:date="2017-05-20T17:44:00Z">
        <w:r w:rsidR="00DE0C07">
          <w:t>Ehhez a szerver által szolgáltatott HTTP inter</w:t>
        </w:r>
        <w:r w:rsidR="00750F4A">
          <w:t>fészt fogja használni, a lehetséges kéréseket a szerver bemuta</w:t>
        </w:r>
      </w:ins>
      <w:ins w:id="1687" w:author="Bence" w:date="2017-05-20T17:47:00Z">
        <w:r w:rsidR="00750F4A">
          <w:t>t</w:t>
        </w:r>
      </w:ins>
      <w:ins w:id="1688" w:author="Bence" w:date="2017-05-20T17:44:00Z">
        <w:r w:rsidR="00750F4A">
          <w:t>ása során ismertetem.</w:t>
        </w:r>
      </w:ins>
    </w:p>
    <w:p w14:paraId="3C1A9922" w14:textId="03C136A0" w:rsidR="008C1EB5" w:rsidRDefault="008C1EB5" w:rsidP="008C1EB5">
      <w:pPr>
        <w:rPr>
          <w:ins w:id="1689" w:author="Bence" w:date="2017-05-20T23:21:00Z"/>
        </w:rPr>
      </w:pPr>
    </w:p>
    <w:p w14:paraId="24F8E87A" w14:textId="03CE39C0" w:rsidR="008C1EB5" w:rsidRDefault="008C1EB5" w:rsidP="008C1EB5">
      <w:pPr>
        <w:pStyle w:val="Cmsor4"/>
        <w:rPr>
          <w:ins w:id="1690" w:author="Bence" w:date="2017-05-20T23:21:00Z"/>
        </w:rPr>
        <w:pPrChange w:id="1691" w:author="Bence" w:date="2017-05-20T23:21:00Z">
          <w:pPr/>
        </w:pPrChange>
      </w:pPr>
      <w:ins w:id="1692" w:author="Bence" w:date="2017-05-20T23:21:00Z">
        <w:r>
          <w:t>Kommunikáció az eszközökkel</w:t>
        </w:r>
      </w:ins>
    </w:p>
    <w:p w14:paraId="198A234A" w14:textId="3066721E" w:rsidR="008C1EB5" w:rsidRDefault="004839C3" w:rsidP="008C1EB5">
      <w:pPr>
        <w:rPr>
          <w:ins w:id="1693" w:author="Bence" w:date="2017-05-20T23:23:00Z"/>
        </w:rPr>
      </w:pPr>
      <w:ins w:id="1694" w:author="Bence" w:date="2017-05-20T23:21:00Z">
        <w:r>
          <w:t xml:space="preserve">A menedzser a beavatkozókkal és szenzorokkal egyaránt TCP </w:t>
        </w:r>
      </w:ins>
      <w:ins w:id="1695" w:author="Bence" w:date="2017-05-20T23:23:00Z">
        <w:r>
          <w:t>kapcsolaton keresztül</w:t>
        </w:r>
      </w:ins>
      <w:ins w:id="1696" w:author="Bence" w:date="2017-05-20T23:21:00Z">
        <w:r>
          <w:t xml:space="preserve"> kommunikál,</w:t>
        </w:r>
      </w:ins>
      <w:ins w:id="1697" w:author="Bence" w:date="2017-05-20T23:23:00Z">
        <w:r>
          <w:t xml:space="preserve"> ahol</w:t>
        </w:r>
      </w:ins>
      <w:ins w:id="1698" w:author="Bence" w:date="2017-05-20T23:21:00Z">
        <w:r>
          <w:t xml:space="preserve"> szerverként funkcionál, folyamatosan lehetővé téve a kliensek csatlakozását.</w:t>
        </w:r>
      </w:ins>
    </w:p>
    <w:p w14:paraId="2755697A" w14:textId="45403DB5" w:rsidR="008C21E7" w:rsidRDefault="004839C3" w:rsidP="000D58FA">
      <w:pPr>
        <w:rPr>
          <w:ins w:id="1699" w:author="Bence" w:date="2017-05-21T08:47:00Z"/>
        </w:rPr>
      </w:pPr>
      <w:ins w:id="1700" w:author="Bence" w:date="2017-05-20T23:23:00Z">
        <w:r>
          <w:lastRenderedPageBreak/>
          <w:t>A rendszerek</w:t>
        </w:r>
      </w:ins>
      <w:ins w:id="1701" w:author="Bence" w:date="2017-05-20T23:24:00Z">
        <w:r>
          <w:t xml:space="preserve"> könnyű</w:t>
        </w:r>
      </w:ins>
      <w:ins w:id="1702" w:author="Bence" w:date="2017-05-20T23:23:00Z">
        <w:r>
          <w:t xml:space="preserve"> egymáshoz illeszthetősége érdekében az üzeneteket a menedzser egyaránt JSON formátumban küldi és fogadja.</w:t>
        </w:r>
      </w:ins>
      <w:ins w:id="1703" w:author="Bence" w:date="2017-05-20T23:25:00Z">
        <w:r>
          <w:t xml:space="preserve"> Ez nem csak könnyebben kezelhetővé teszi az üzeneteket, </w:t>
        </w:r>
      </w:ins>
      <w:ins w:id="1704" w:author="Bence" w:date="2017-05-20T23:26:00Z">
        <w:r>
          <w:t>hanem felkészíti a rendszerünket arra is, hogy esetlegesen teljes komponenseket cseréljünk ki</w:t>
        </w:r>
      </w:ins>
      <w:ins w:id="1705" w:author="Bence" w:date="2017-05-20T23:27:00Z">
        <w:r>
          <w:t xml:space="preserve"> nem ESP-s eszközökre is</w:t>
        </w:r>
      </w:ins>
      <w:ins w:id="1706" w:author="Bence" w:date="2017-05-20T23:26:00Z">
        <w:r>
          <w:t>, amíg azok az üzenetek formátumára szabott elvárásokat teljesítik.</w:t>
        </w:r>
      </w:ins>
      <w:ins w:id="1707" w:author="Bence" w:date="2017-05-20T23:28:00Z">
        <w:r>
          <w:t xml:space="preserve"> Bár kényelmes lenne, az adatokat az eszköz nem JSON formátumba tárolja, mivel az fölösleges memóriapazarlást jelentene, memóriából pedig főleg a menedzser esetében így is szűkösek az erőforrások. </w:t>
        </w:r>
      </w:ins>
      <w:ins w:id="1708" w:author="Bence" w:date="2017-05-20T23:31:00Z">
        <w:r>
          <w:t xml:space="preserve">A szabályok formátumát a </w:t>
        </w:r>
      </w:ins>
      <w:ins w:id="1709" w:author="Bence" w:date="2017-05-20T23:32:00Z">
        <w:r>
          <w:fldChar w:fldCharType="begin"/>
        </w:r>
        <w:r>
          <w:instrText xml:space="preserve"> REF _Ref483086450 \w \h </w:instrText>
        </w:r>
      </w:ins>
      <w:r>
        <w:fldChar w:fldCharType="separate"/>
      </w:r>
      <w:ins w:id="1710" w:author="Bence" w:date="2017-05-21T17:48:00Z">
        <w:r w:rsidR="001A7DB8">
          <w:t>2.2.1</w:t>
        </w:r>
      </w:ins>
      <w:ins w:id="1711" w:author="Bence" w:date="2017-05-20T23:32:00Z">
        <w:r>
          <w:fldChar w:fldCharType="end"/>
        </w:r>
        <w:r>
          <w:t xml:space="preserve"> fejezetben már példaként láthattuk, </w:t>
        </w:r>
        <w:r w:rsidR="00F00E53">
          <w:t xml:space="preserve">ezen felül a menedzsernek csak a szenzor </w:t>
        </w:r>
      </w:ins>
      <w:ins w:id="1712" w:author="Bence" w:date="2017-05-20T23:33:00Z">
        <w:r w:rsidR="00F00E53">
          <w:t xml:space="preserve">és beavatkozó eszközök </w:t>
        </w:r>
      </w:ins>
      <w:ins w:id="1713" w:author="Bence" w:date="2017-05-20T23:34:00Z">
        <w:r w:rsidR="00F00E53">
          <w:t>listájának</w:t>
        </w:r>
      </w:ins>
      <w:ins w:id="1714" w:author="Bence" w:date="2017-05-20T23:35:00Z">
        <w:r w:rsidR="00F00E53">
          <w:t xml:space="preserve"> lekérésekor, a szenzor mérések küldésekor és</w:t>
        </w:r>
      </w:ins>
      <w:ins w:id="1715" w:author="Bence" w:date="2017-05-20T23:36:00Z">
        <w:r w:rsidR="00F00E53">
          <w:t xml:space="preserve"> fogadásakor, illetve</w:t>
        </w:r>
      </w:ins>
      <w:ins w:id="1716" w:author="Bence" w:date="2017-05-20T23:35:00Z">
        <w:r w:rsidR="00F00E53">
          <w:t xml:space="preserve"> beavatkozók utasítása</w:t>
        </w:r>
      </w:ins>
      <w:ins w:id="1717" w:author="Bence" w:date="2017-05-20T23:36:00Z">
        <w:r w:rsidR="00F00E53">
          <w:t>ko</w:t>
        </w:r>
      </w:ins>
      <w:ins w:id="1718" w:author="Bence" w:date="2017-05-20T23:35:00Z">
        <w:r w:rsidR="00F00E53">
          <w:t>r</w:t>
        </w:r>
      </w:ins>
      <w:ins w:id="1719" w:author="Bence" w:date="2017-05-20T23:34:00Z">
        <w:r w:rsidR="00F00E53">
          <w:t xml:space="preserve"> van szüksége üzenetben kapott </w:t>
        </w:r>
      </w:ins>
      <w:ins w:id="1720" w:author="Bence" w:date="2017-05-20T23:36:00Z">
        <w:r w:rsidR="00F00E53">
          <w:t>vagy küldött adatokra, ezekben az esetekben is JSON formátumot használ.</w:t>
        </w:r>
      </w:ins>
    </w:p>
    <w:p w14:paraId="7D9B4D59" w14:textId="288BD469" w:rsidR="00753170" w:rsidDel="007E6350" w:rsidRDefault="008C21E7" w:rsidP="009856AA">
      <w:pPr>
        <w:rPr>
          <w:del w:id="1721" w:author="Bence" w:date="2017-05-19T11:21:00Z"/>
        </w:rPr>
        <w:pPrChange w:id="1722" w:author="Bence" w:date="2017-05-21T15:15:00Z">
          <w:pPr>
            <w:pStyle w:val="Cmsor3"/>
          </w:pPr>
        </w:pPrChange>
      </w:pPr>
      <w:ins w:id="1723" w:author="Bence" w:date="2017-05-21T08:47:00Z">
        <w:r>
          <w:t>Mivel az összes, egy lakásban lévő eszközünknél feltétel, hogy</w:t>
        </w:r>
      </w:ins>
      <w:ins w:id="1724" w:author="Bence" w:date="2017-05-21T08:48:00Z">
        <w:r>
          <w:t xml:space="preserve"> a</w:t>
        </w:r>
      </w:ins>
      <w:ins w:id="1725" w:author="Bence" w:date="2017-05-21T08:47:00Z">
        <w:r>
          <w:t xml:space="preserve"> közös belső hálózaton legyenek</w:t>
        </w:r>
      </w:ins>
      <w:ins w:id="1726" w:author="Bence" w:date="2017-05-21T08:48:00Z">
        <w:r>
          <w:t>, a rendszer külső beavatkozás elleni véd</w:t>
        </w:r>
        <w:r w:rsidR="003676DB">
          <w:t xml:space="preserve">elmét úgy oldhatjuk meg, hogy </w:t>
        </w:r>
        <w:r>
          <w:t xml:space="preserve">nem engedünk be külső szereplőket, ami lényegében a vezeték nélküli hálózatunk </w:t>
        </w:r>
      </w:ins>
      <w:ins w:id="1727" w:author="Bence" w:date="2017-05-21T08:50:00Z">
        <w:r w:rsidR="003676DB">
          <w:t>megfelelő védelmével biztosítható. Egy erős, WPA2 jelszó használatával a rendszerbe csak a kívánt eleme</w:t>
        </w:r>
      </w:ins>
      <w:ins w:id="1728" w:author="Bence" w:date="2017-05-21T08:52:00Z">
        <w:r w:rsidR="003676DB">
          <w:t xml:space="preserve">k léphetnek be, akiktől megbízható voltuk miatt nem kell külön védenünk az ESP modulok hálózaton belüli kommunikációját. Az egyetlen problémát a kifelé történő kommunikáció okozza, azaz amikor a menedzser kommunikál a szerverrel, </w:t>
        </w:r>
      </w:ins>
      <w:ins w:id="1729" w:author="Bence" w:date="2017-05-21T15:15:00Z">
        <w:r w:rsidR="009856AA">
          <w:t xml:space="preserve">ennek a problémának a </w:t>
        </w:r>
      </w:ins>
      <w:ins w:id="1730" w:author="Bence" w:date="2017-05-21T15:17:00Z">
        <w:r w:rsidR="009856AA">
          <w:t>megoldására</w:t>
        </w:r>
      </w:ins>
      <w:ins w:id="1731" w:author="Bence" w:date="2017-05-21T15:15:00Z">
        <w:r w:rsidR="009856AA">
          <w:t xml:space="preserve"> az eszköz a kérésekben query paraméterként </w:t>
        </w:r>
        <w:r w:rsidR="009856AA" w:rsidRPr="009856AA">
          <w:t>elküldi</w:t>
        </w:r>
        <w:r w:rsidR="009856AA">
          <w:t xml:space="preserve"> a jelszava SHA256-al titkosított formáját</w:t>
        </w:r>
      </w:ins>
      <w:ins w:id="1732" w:author="Bence" w:date="2017-05-21T15:17:00Z">
        <w:r w:rsidR="009856AA">
          <w:t>, amit a szerver ellenőrizhet</w:t>
        </w:r>
      </w:ins>
      <w:ins w:id="1733" w:author="Bence" w:date="2017-05-21T15:15:00Z">
        <w:r w:rsidR="009856AA">
          <w:t xml:space="preserve">. Ennél jobb módszer lenne az, ha a mindkettejük által ismert </w:t>
        </w:r>
      </w:ins>
      <w:ins w:id="1734" w:author="Bence" w:date="2017-05-21T15:17:00Z">
        <w:r w:rsidR="009856AA">
          <w:t xml:space="preserve">jelszóhoz egy időbélyeget rakva (mondjuk perces pontosságra </w:t>
        </w:r>
      </w:ins>
      <w:ins w:id="1735" w:author="Bence" w:date="2017-05-21T15:18:00Z">
        <w:r w:rsidR="009856AA">
          <w:t>„kerekítve”, hogy a nem pontosan szinkronban lévő órák ne okozzan</w:t>
        </w:r>
      </w:ins>
      <w:ins w:id="1736" w:author="Bence" w:date="2017-05-21T15:20:00Z">
        <w:r w:rsidR="009856AA">
          <w:t>ak</w:t>
        </w:r>
      </w:ins>
      <w:ins w:id="1737" w:author="Bence" w:date="2017-05-21T15:18:00Z">
        <w:r w:rsidR="009856AA">
          <w:t xml:space="preserve"> gondot</w:t>
        </w:r>
      </w:ins>
      <w:ins w:id="1738" w:author="Bence" w:date="2017-05-21T15:17:00Z">
        <w:r w:rsidR="009856AA">
          <w:t>)</w:t>
        </w:r>
      </w:ins>
      <w:ins w:id="1739" w:author="Bence" w:date="2017-05-21T15:18:00Z">
        <w:r w:rsidR="009856AA">
          <w:t xml:space="preserve"> kódolná a jelszót mindkét oldal, ilyen esetben </w:t>
        </w:r>
      </w:ins>
      <w:ins w:id="1740" w:author="Bence" w:date="2017-05-21T15:19:00Z">
        <w:r w:rsidR="009856AA">
          <w:t>a kívülről megszerzett jelszó is csak rövid ideig lenne érvényes. Vagy akár minden kérésnél az eszköz a kapna egy szerver által generált ku</w:t>
        </w:r>
      </w:ins>
      <w:ins w:id="1741" w:author="Bence" w:date="2017-05-21T15:21:00Z">
        <w:r w:rsidR="009856AA">
          <w:t>lcsot, amit a következő kérésnél használhat fel, szintén a jelszó+kulcs</w:t>
        </w:r>
      </w:ins>
      <w:ins w:id="1742" w:author="Bence" w:date="2017-05-21T15:22:00Z">
        <w:r w:rsidR="009856AA">
          <w:t xml:space="preserve"> hashét képezve. Az előbbi megoldással próbálkoztam, de sajnos az összeszinkronizált órák ellenére akadtak problémák, így végül</w:t>
        </w:r>
      </w:ins>
      <w:ins w:id="1743" w:author="Bence" w:date="2017-05-21T15:23:00Z">
        <w:r w:rsidR="009856AA">
          <w:t xml:space="preserve"> idő hiányában</w:t>
        </w:r>
      </w:ins>
      <w:ins w:id="1744" w:author="Bence" w:date="2017-05-21T15:22:00Z">
        <w:r w:rsidR="009856AA">
          <w:t xml:space="preserve"> az egyszerű, de kevésbé biztonságos megoldást választottam. </w:t>
        </w:r>
      </w:ins>
      <w:del w:id="1745" w:author="Bence" w:date="2017-05-19T11:21:00Z">
        <w:r w:rsidR="00605830" w:rsidDel="007E6350">
          <w:delText xml:space="preserve"> </w:delText>
        </w:r>
        <w:r w:rsidR="00753170" w:rsidDel="007E6350">
          <w:delText>Beavatkozó</w:delText>
        </w:r>
        <w:bookmarkStart w:id="1746" w:name="_Toc483054169"/>
        <w:bookmarkEnd w:id="1746"/>
      </w:del>
    </w:p>
    <w:p w14:paraId="49F33E13" w14:textId="40CF461E" w:rsidR="00B67007" w:rsidDel="007E6350" w:rsidRDefault="0032554A" w:rsidP="009856AA">
      <w:pPr>
        <w:rPr>
          <w:del w:id="1747" w:author="Bence" w:date="2017-05-19T11:21:00Z"/>
        </w:rPr>
        <w:pPrChange w:id="1748" w:author="Bence" w:date="2017-05-21T15:15:00Z">
          <w:pPr/>
        </w:pPrChange>
      </w:pPr>
      <w:del w:id="1749" w:author="Bence" w:date="2017-05-19T11:21:00Z">
        <w:r w:rsidDel="007E6350">
          <w:delText>Beavatkozó</w:delText>
        </w:r>
        <w:r w:rsidR="00B67007" w:rsidDel="007E6350">
          <w:delText xml:space="preserve"> </w:delText>
        </w:r>
        <w:r w:rsidDel="007E6350">
          <w:delText>üzemmódban az eszköz célja, hogy a környezetének (a csomópont) működésében változásokat</w:delText>
        </w:r>
        <w:r w:rsidR="00B11AA5" w:rsidDel="007E6350">
          <w:delText xml:space="preserve"> </w:delText>
        </w:r>
        <w:r w:rsidDel="007E6350">
          <w:delText xml:space="preserve">eszközöljön a szervertől kapott utasítások alapján. Ennek biztosítására értelemszerűen folyamatos kapcsolatot kell fenntartani a </w:delText>
        </w:r>
        <w:r w:rsidR="00A90B15" w:rsidDel="007E6350">
          <w:delText>menedzserrel</w:delText>
        </w:r>
        <w:r w:rsidDel="007E6350">
          <w:delText xml:space="preserve">, figyelve a kommunikációs csatornát. </w:delText>
        </w:r>
        <w:bookmarkStart w:id="1750" w:name="_Toc483054170"/>
        <w:bookmarkEnd w:id="1750"/>
      </w:del>
    </w:p>
    <w:p w14:paraId="13A14ABA" w14:textId="27930B17" w:rsidR="0032554A" w:rsidRPr="00B67007" w:rsidDel="007E6350" w:rsidRDefault="0032554A" w:rsidP="009856AA">
      <w:pPr>
        <w:rPr>
          <w:del w:id="1751" w:author="Bence" w:date="2017-05-19T11:21:00Z"/>
        </w:rPr>
        <w:pPrChange w:id="1752" w:author="Bence" w:date="2017-05-21T15:15:00Z">
          <w:pPr/>
        </w:pPrChange>
      </w:pPr>
      <w:del w:id="1753" w:author="Bence" w:date="2017-05-19T11:21:00Z">
        <w:r w:rsidDel="007E6350">
          <w:delText>A beavatkozó működés folyamatának lépései:</w:delText>
        </w:r>
        <w:bookmarkStart w:id="1754" w:name="_Toc483054171"/>
        <w:bookmarkEnd w:id="1754"/>
      </w:del>
    </w:p>
    <w:p w14:paraId="2DBC83A9" w14:textId="31B250A6" w:rsidR="00307ABA" w:rsidDel="007E6350" w:rsidRDefault="00DB2F0E" w:rsidP="009856AA">
      <w:pPr>
        <w:rPr>
          <w:del w:id="1755" w:author="Bence" w:date="2017-05-19T11:21:00Z"/>
        </w:rPr>
        <w:pPrChange w:id="1756" w:author="Bence" w:date="2017-05-21T15:15:00Z">
          <w:pPr>
            <w:numPr>
              <w:numId w:val="8"/>
            </w:numPr>
            <w:tabs>
              <w:tab w:val="num" w:pos="720"/>
            </w:tabs>
            <w:ind w:left="720" w:hanging="360"/>
          </w:pPr>
        </w:pPrChange>
      </w:pPr>
      <w:del w:id="1757" w:author="Bence" w:date="2017-05-19T11:21:00Z">
        <w:r w:rsidRPr="00547C75" w:rsidDel="007E6350">
          <w:delText>TCP kapcsolat felépítése a szerverrel</w:delText>
        </w:r>
        <w:bookmarkStart w:id="1758" w:name="_Toc483054172"/>
        <w:bookmarkEnd w:id="1758"/>
      </w:del>
    </w:p>
    <w:p w14:paraId="3413A5D0" w14:textId="52F4095A" w:rsidR="00B61DA8" w:rsidRPr="00547C75" w:rsidDel="007E6350" w:rsidRDefault="00B61DA8" w:rsidP="009856AA">
      <w:pPr>
        <w:rPr>
          <w:del w:id="1759" w:author="Bence" w:date="2017-05-19T11:21:00Z"/>
        </w:rPr>
        <w:pPrChange w:id="1760" w:author="Bence" w:date="2017-05-21T15:15:00Z">
          <w:pPr>
            <w:pStyle w:val="Listaszerbekezds"/>
            <w:numPr>
              <w:numId w:val="14"/>
            </w:numPr>
            <w:ind w:left="1440" w:hanging="360"/>
          </w:pPr>
        </w:pPrChange>
      </w:pPr>
      <w:del w:id="1761" w:author="Bence" w:date="2017-05-19T11:21:00Z">
        <w:r w:rsidDel="007E6350">
          <w:delText>UDP broadcast segítségével közli a környezetével, ki is ő, majd várja a lokális szerver csatlakozási igényét</w:delText>
        </w:r>
        <w:bookmarkStart w:id="1762" w:name="_Toc483054173"/>
        <w:bookmarkEnd w:id="1762"/>
      </w:del>
    </w:p>
    <w:p w14:paraId="70CCF7F9" w14:textId="609F7DF7" w:rsidR="00307ABA" w:rsidRPr="00547C75" w:rsidDel="007E6350" w:rsidRDefault="00DB2F0E" w:rsidP="009856AA">
      <w:pPr>
        <w:rPr>
          <w:del w:id="1763" w:author="Bence" w:date="2017-05-19T11:21:00Z"/>
        </w:rPr>
        <w:pPrChange w:id="1764" w:author="Bence" w:date="2017-05-21T15:15:00Z">
          <w:pPr>
            <w:numPr>
              <w:numId w:val="8"/>
            </w:numPr>
            <w:tabs>
              <w:tab w:val="num" w:pos="720"/>
            </w:tabs>
            <w:ind w:left="720" w:hanging="360"/>
          </w:pPr>
        </w:pPrChange>
      </w:pPr>
      <w:del w:id="1765" w:author="Bence" w:date="2017-05-19T11:21:00Z">
        <w:r w:rsidRPr="00547C75" w:rsidDel="007E6350">
          <w:delText>Kommunikációs csatorna figyelése</w:delText>
        </w:r>
        <w:bookmarkStart w:id="1766" w:name="_Toc483054174"/>
        <w:bookmarkEnd w:id="1766"/>
      </w:del>
    </w:p>
    <w:p w14:paraId="0251FC61" w14:textId="44398D92" w:rsidR="00307ABA" w:rsidRPr="00547C75" w:rsidDel="007E6350" w:rsidRDefault="00DB2F0E" w:rsidP="009856AA">
      <w:pPr>
        <w:rPr>
          <w:del w:id="1767" w:author="Bence" w:date="2017-05-19T11:21:00Z"/>
        </w:rPr>
        <w:pPrChange w:id="1768" w:author="Bence" w:date="2017-05-21T15:15:00Z">
          <w:pPr>
            <w:numPr>
              <w:ilvl w:val="1"/>
              <w:numId w:val="11"/>
            </w:numPr>
            <w:tabs>
              <w:tab w:val="num" w:pos="1440"/>
            </w:tabs>
            <w:ind w:left="1440" w:hanging="360"/>
          </w:pPr>
        </w:pPrChange>
      </w:pPr>
      <w:del w:id="1769" w:author="Bence" w:date="2017-05-19T11:21:00Z">
        <w:r w:rsidRPr="00547C75" w:rsidDel="007E6350">
          <w:delText>Ha üzenet érkezik, annak tartalmától függően cselekszik</w:delText>
        </w:r>
        <w:bookmarkStart w:id="1770" w:name="_Toc483054175"/>
        <w:bookmarkEnd w:id="1770"/>
      </w:del>
    </w:p>
    <w:p w14:paraId="1E4BBE87" w14:textId="6DDF2C81" w:rsidR="00547C75" w:rsidRPr="00547C75" w:rsidDel="007E6350" w:rsidRDefault="0032554A" w:rsidP="009856AA">
      <w:pPr>
        <w:rPr>
          <w:del w:id="1771" w:author="Bence" w:date="2017-05-19T11:21:00Z"/>
        </w:rPr>
        <w:pPrChange w:id="1772" w:author="Bence" w:date="2017-05-21T15:15:00Z">
          <w:pPr/>
        </w:pPrChange>
      </w:pPr>
      <w:del w:id="1773" w:author="Bence" w:date="2017-05-19T11:21:00Z">
        <w:r w:rsidDel="007E6350">
          <w:delTex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delText>
        </w:r>
        <w:bookmarkStart w:id="1774" w:name="_Toc483054176"/>
        <w:bookmarkEnd w:id="1774"/>
      </w:del>
    </w:p>
    <w:p w14:paraId="2D535F5A" w14:textId="460043F3" w:rsidR="00D275F3" w:rsidDel="00A06753" w:rsidRDefault="00D275F3" w:rsidP="009856AA">
      <w:pPr>
        <w:rPr>
          <w:del w:id="1775" w:author="Bence" w:date="2017-05-20T17:48:00Z"/>
        </w:rPr>
        <w:pPrChange w:id="1776" w:author="Bence" w:date="2017-05-21T15:15:00Z">
          <w:pPr>
            <w:pStyle w:val="Cmsor2"/>
          </w:pPr>
        </w:pPrChange>
      </w:pPr>
      <w:del w:id="1777" w:author="Bence" w:date="2017-05-20T17:48:00Z">
        <w:r w:rsidDel="00A06753">
          <w:delText>Felhasználói interakciók</w:delText>
        </w:r>
        <w:r w:rsidR="00DD0602" w:rsidDel="00A06753">
          <w:delText xml:space="preserve"> (use case)</w:delText>
        </w:r>
      </w:del>
    </w:p>
    <w:p w14:paraId="010F1ACA" w14:textId="625BF855" w:rsidR="009C1687" w:rsidRPr="00F63AE9" w:rsidDel="00A06753" w:rsidRDefault="009C1687" w:rsidP="009856AA">
      <w:pPr>
        <w:rPr>
          <w:del w:id="1778" w:author="Bence" w:date="2017-05-20T17:48:00Z"/>
        </w:rPr>
        <w:pPrChange w:id="1779" w:author="Bence" w:date="2017-05-21T15:15:00Z">
          <w:pPr/>
        </w:pPrChange>
      </w:pPr>
      <w:del w:id="1780" w:author="Bence" w:date="2017-05-20T17:48:00Z">
        <w:r w:rsidDel="00A06753">
          <w:delText>A rendszer topol</w:delText>
        </w:r>
      </w:del>
    </w:p>
    <w:p w14:paraId="727DCD65" w14:textId="77777777" w:rsidR="00CC7766" w:rsidRPr="00CC7766" w:rsidDel="000D58FA" w:rsidRDefault="00CC7766" w:rsidP="009856AA">
      <w:pPr>
        <w:rPr>
          <w:del w:id="1781" w:author="Bence" w:date="2017-05-20T22:37:00Z"/>
        </w:rPr>
        <w:pPrChange w:id="1782" w:author="Bence" w:date="2017-05-21T15:15:00Z">
          <w:pPr/>
        </w:pPrChange>
      </w:pPr>
    </w:p>
    <w:p w14:paraId="5F3D8364" w14:textId="3A3FB721" w:rsidR="006D00E7" w:rsidDel="00B7489E" w:rsidRDefault="006D00E7" w:rsidP="009856AA">
      <w:pPr>
        <w:rPr>
          <w:del w:id="1783" w:author="Bence" w:date="2017-05-19T21:46:00Z"/>
        </w:rPr>
        <w:pPrChange w:id="1784" w:author="Bence" w:date="2017-05-21T15:15:00Z">
          <w:pPr/>
        </w:pPrChange>
      </w:pPr>
      <w:bookmarkStart w:id="1785" w:name="_Toc483054178"/>
      <w:bookmarkEnd w:id="1785"/>
    </w:p>
    <w:p w14:paraId="032FFFEB" w14:textId="203D939B" w:rsidR="00B7489E" w:rsidRPr="00B7489E" w:rsidDel="00B7489E" w:rsidRDefault="007410BA" w:rsidP="009856AA">
      <w:pPr>
        <w:rPr>
          <w:del w:id="1786" w:author="Bence" w:date="2017-05-19T21:46:00Z"/>
        </w:rPr>
        <w:pPrChange w:id="1787" w:author="Bence" w:date="2017-05-21T15:15:00Z">
          <w:pPr>
            <w:pStyle w:val="Cmsor2"/>
          </w:pPr>
        </w:pPrChange>
      </w:pPr>
      <w:del w:id="1788" w:author="Bence" w:date="2017-05-19T21:46:00Z">
        <w:r w:rsidDel="00B7489E">
          <w:delText>Sleep</w:delText>
        </w:r>
        <w:bookmarkStart w:id="1789" w:name="_Toc483054179"/>
        <w:bookmarkEnd w:id="1789"/>
      </w:del>
    </w:p>
    <w:p w14:paraId="5EF80413" w14:textId="034D6012" w:rsidR="007410BA" w:rsidRPr="00F63AE9" w:rsidDel="00A06753" w:rsidRDefault="007410BA" w:rsidP="009856AA">
      <w:pPr>
        <w:rPr>
          <w:del w:id="1790" w:author="Bence" w:date="2017-05-20T17:48:00Z"/>
        </w:rPr>
        <w:pPrChange w:id="1791" w:author="Bence" w:date="2017-05-21T15:15:00Z">
          <w:pPr>
            <w:pStyle w:val="Cmsor2"/>
          </w:pPr>
        </w:pPrChange>
      </w:pPr>
      <w:del w:id="1792" w:author="Bence" w:date="2017-05-20T22:37:00Z">
        <w:r w:rsidDel="000D58FA">
          <w:delText>Titkosítá</w:delText>
        </w:r>
      </w:del>
      <w:del w:id="1793" w:author="Bence" w:date="2017-05-20T18:45:00Z">
        <w:r w:rsidDel="00D944C7">
          <w:delText>s</w:delText>
        </w:r>
      </w:del>
    </w:p>
    <w:p w14:paraId="55E67C27" w14:textId="528E8863" w:rsidR="00016D37" w:rsidRPr="006D00E7" w:rsidDel="00A06753" w:rsidRDefault="00016D37" w:rsidP="009856AA">
      <w:pPr>
        <w:rPr>
          <w:del w:id="1794" w:author="Bence" w:date="2017-05-20T17:48:00Z"/>
        </w:rPr>
        <w:pPrChange w:id="1795" w:author="Bence" w:date="2017-05-21T15:15:00Z">
          <w:pPr/>
        </w:pPrChange>
      </w:pPr>
    </w:p>
    <w:p w14:paraId="0635C26E" w14:textId="77EF0396" w:rsidR="00D275F3" w:rsidDel="00A06753" w:rsidRDefault="006D00E7" w:rsidP="009856AA">
      <w:pPr>
        <w:rPr>
          <w:del w:id="1796" w:author="Bence" w:date="2017-05-20T17:48:00Z"/>
        </w:rPr>
        <w:pPrChange w:id="1797" w:author="Bence" w:date="2017-05-21T15:15:00Z">
          <w:pPr>
            <w:pStyle w:val="Cmsor3"/>
          </w:pPr>
        </w:pPrChange>
      </w:pPr>
      <w:del w:id="1798" w:author="Bence" w:date="2017-05-20T17:48:00Z">
        <w:r w:rsidDel="00A06753">
          <w:delText>Eszköz</w:delText>
        </w:r>
      </w:del>
    </w:p>
    <w:p w14:paraId="5770BCC4" w14:textId="084DD1F6" w:rsidR="004C2ABD" w:rsidRPr="004C2ABD" w:rsidRDefault="005E5594" w:rsidP="009856AA">
      <w:del w:id="1799" w:author="Bence" w:date="2017-05-21T15:15:00Z">
        <w:r w:rsidDel="009856AA">
          <w:rPr>
            <w:rStyle w:val="Jegyzethivatkozs"/>
          </w:rPr>
          <w:commentReference w:id="1800"/>
        </w:r>
      </w:del>
    </w:p>
    <w:p w14:paraId="1B069DFF" w14:textId="1295282C" w:rsidR="00BA3448" w:rsidRDefault="00A06753" w:rsidP="00DC059D">
      <w:pPr>
        <w:pStyle w:val="Cmsor2"/>
      </w:pPr>
      <w:bookmarkStart w:id="1801" w:name="_Toc483152370"/>
      <w:ins w:id="1802" w:author="Bence" w:date="2017-05-20T17:48:00Z">
        <w:r>
          <w:t>K</w:t>
        </w:r>
      </w:ins>
      <w:del w:id="1803" w:author="Bence" w:date="2017-05-20T17:48:00Z">
        <w:r w:rsidR="00DC059D" w:rsidDel="00A06753">
          <w:delText>A k</w:delText>
        </w:r>
      </w:del>
      <w:r w:rsidR="00DC059D">
        <w:t>özponti szerver</w:t>
      </w:r>
      <w:bookmarkEnd w:id="1801"/>
    </w:p>
    <w:p w14:paraId="67E7FD9A" w14:textId="706DBADF" w:rsidR="00340859" w:rsidRDefault="00B81921" w:rsidP="00A6519D">
      <w:pPr>
        <w:rPr>
          <w:ins w:id="1804" w:author="Bence" w:date="2017-05-19T20:46:00Z"/>
        </w:rPr>
      </w:pPr>
      <w:r>
        <w:t>A központi szerver működése</w:t>
      </w:r>
      <w:r w:rsidR="00A6519D">
        <w:t xml:space="preserve"> az egész rendszer </w:t>
      </w:r>
      <w:r w:rsidR="00054DE2">
        <w:t xml:space="preserve">szempontjából </w:t>
      </w:r>
      <w:r w:rsidR="00A6519D">
        <w:t xml:space="preserve">kritikus, hiszen </w:t>
      </w:r>
      <w:r w:rsidR="00054DE2">
        <w:t>a felhasználók számára itt van lehetőség az eszközök menedzselésére és a vezérlési szabályok megalkotására</w:t>
      </w:r>
      <w:r w:rsidR="00A6519D">
        <w:t xml:space="preserve">. </w:t>
      </w:r>
      <w:r w:rsidR="00340859">
        <w:t xml:space="preserve"> </w:t>
      </w:r>
      <w:ins w:id="1805" w:author="Bence" w:date="2017-05-20T17:48:00Z">
        <w:r w:rsidR="00A06753">
          <w:t>A</w:t>
        </w:r>
      </w:ins>
      <w:del w:id="1806" w:author="Bence" w:date="2017-05-20T17:48:00Z">
        <w:r w:rsidR="00054DE2" w:rsidDel="00A06753">
          <w:delText>a</w:delText>
        </w:r>
      </w:del>
      <w:ins w:id="1807" w:author="Bence" w:date="2017-05-20T17:48:00Z">
        <w:r w:rsidR="00A06753">
          <w:t xml:space="preserve"> szervernek</w:t>
        </w:r>
      </w:ins>
      <w:del w:id="1808" w:author="Bence" w:date="2017-05-20T17:48:00Z">
        <w:r w:rsidR="00054DE2" w:rsidDel="00A06753">
          <w:delText>z</w:delText>
        </w:r>
      </w:del>
      <w:r w:rsidR="00054DE2">
        <w:t xml:space="preserve"> ESP eszközök közül közvetlenül csak a menedzserekkel kell kommunikálnia</w:t>
      </w:r>
      <w:r w:rsidR="00340859">
        <w:t xml:space="preserve">, azt is csak a </w:t>
      </w:r>
      <w:r w:rsidR="00054DE2">
        <w:t>menedzserek</w:t>
      </w:r>
      <w:r w:rsidR="00340859">
        <w:t xml:space="preserve"> által kezdeményezett HTTP lekérdezéseken keresztül. Ennek megfelelően alapvetően két fő feladatkört tudhatunk a központi szervernek. </w:t>
      </w:r>
    </w:p>
    <w:p w14:paraId="7AC5CB08" w14:textId="51BAC5C3" w:rsidR="00B93B44" w:rsidRDefault="00A06753" w:rsidP="00A6519D">
      <w:pPr>
        <w:rPr>
          <w:ins w:id="1809" w:author="Bence" w:date="2017-05-20T17:57:00Z"/>
        </w:rPr>
      </w:pPr>
      <w:moveToRangeStart w:id="1810" w:author="Bence" w:date="2017-05-20T17:50:00Z" w:name="move483065952"/>
      <w:moveTo w:id="1811" w:author="Bence" w:date="2017-05-20T17:50:00Z">
        <w:r>
          <w:lastRenderedPageBreak/>
          <w:t xml:space="preserve">Egyrészt felületet kell nyújtania ahhoz, </w:t>
        </w:r>
        <w:del w:id="1812" w:author="Bence" w:date="2017-05-20T17:52:00Z">
          <w:r w:rsidDel="00A06753">
            <w:delText>hogy a felhasználók az eszközeiket regisztrálhassák, szenzorokat, beavatkozókat hozhassanak létre, valamint ehhez szabályokat készítsenek. Ezekhez megfelelő, lehetőség szerint minél egyszerűbb űrlapokat kell létrehoznunk, amelyeken a fenti műveletek elvégezhetőek és követhetőek.</w:delText>
          </w:r>
        </w:del>
      </w:moveTo>
      <w:ins w:id="1813" w:author="Bence" w:date="2017-05-20T17:52:00Z">
        <w:r>
          <w:t>hogy a felhasználók felügyelhessék és üzemeltethessék a saját lakásukban található eszközök műk</w:t>
        </w:r>
      </w:ins>
      <w:ins w:id="1814" w:author="Bence" w:date="2017-05-20T17:53:00Z">
        <w:r>
          <w:t>öd</w:t>
        </w:r>
      </w:ins>
      <w:ins w:id="1815" w:author="Bence" w:date="2017-05-20T17:52:00Z">
        <w:r>
          <w:t xml:space="preserve">ését. </w:t>
        </w:r>
      </w:ins>
      <w:ins w:id="1816" w:author="Bence" w:date="2017-05-20T17:55:00Z">
        <w:r>
          <w:t>Ez jelenti az adatsorok követhetőségét grafikonos formában, illetve lehetőséget a rendszer teljes konfigurálására</w:t>
        </w:r>
      </w:ins>
      <w:ins w:id="1817" w:author="Bence" w:date="2017-05-20T17:56:00Z">
        <w:r>
          <w:t>.</w:t>
        </w:r>
      </w:ins>
    </w:p>
    <w:p w14:paraId="0541BCC9" w14:textId="2B974B75" w:rsidR="00B93B44" w:rsidRDefault="00B93B44" w:rsidP="00A6519D">
      <w:pPr>
        <w:rPr>
          <w:ins w:id="1818" w:author="Bence" w:date="2017-05-20T18:16:00Z"/>
        </w:rPr>
      </w:pPr>
      <w:ins w:id="1819" w:author="Bence" w:date="2017-05-20T17:57:00Z">
        <w:r>
          <w:t>Ezen felül pedig a szükséges adatsorokat hozzáférhetővé kell tenni a menedzser eszközök számára, hiszen az</w:t>
        </w:r>
      </w:ins>
      <w:ins w:id="1820" w:author="Bence" w:date="2017-05-20T17:58:00Z">
        <w:r>
          <w:t xml:space="preserve"> automatizálás</w:t>
        </w:r>
      </w:ins>
      <w:ins w:id="1821" w:author="Bence" w:date="2017-05-20T17:57:00Z">
        <w:r>
          <w:t xml:space="preserve"> üzleti logikájában a szerver közvetlen módon már nem vesz részt, a vezérlés mindig a menedzserek feladata. </w:t>
        </w:r>
      </w:ins>
    </w:p>
    <w:p w14:paraId="6D9251F7" w14:textId="00BB199D" w:rsidR="00D9584B" w:rsidRPr="00D9584B" w:rsidRDefault="00D9584B" w:rsidP="00D9584B">
      <w:pPr>
        <w:pStyle w:val="Cmsor3"/>
        <w:rPr>
          <w:ins w:id="1822" w:author="Bence" w:date="2017-05-20T17:56:00Z"/>
        </w:rPr>
        <w:pPrChange w:id="1823" w:author="Bence" w:date="2017-05-20T18:25:00Z">
          <w:pPr/>
        </w:pPrChange>
      </w:pPr>
      <w:bookmarkStart w:id="1824" w:name="_Toc483152371"/>
      <w:ins w:id="1825" w:author="Bence" w:date="2017-05-20T18:22:00Z">
        <w:r>
          <w:t>Használati esetek</w:t>
        </w:r>
      </w:ins>
      <w:bookmarkEnd w:id="1824"/>
    </w:p>
    <w:p w14:paraId="77AC1A27" w14:textId="45916AD4" w:rsidR="00F669E5" w:rsidRDefault="00B93B44" w:rsidP="00A6519D">
      <w:pPr>
        <w:rPr>
          <w:ins w:id="1826" w:author="Bence" w:date="2017-05-20T18:34:00Z"/>
        </w:rPr>
      </w:pPr>
      <w:ins w:id="1827" w:author="Bence" w:date="2017-05-20T17:57:00Z">
        <w:r>
          <w:t xml:space="preserve">A lehetséges </w:t>
        </w:r>
        <w:r w:rsidR="00D9584B">
          <w:t>használati eseteket</w:t>
        </w:r>
        <w:r>
          <w:t xml:space="preserve"> </w:t>
        </w:r>
      </w:ins>
      <w:ins w:id="1828" w:author="Bence" w:date="2017-05-20T17:59:00Z">
        <w:r>
          <w:t xml:space="preserve">a </w:t>
        </w:r>
        <w:r>
          <w:fldChar w:fldCharType="begin"/>
        </w:r>
        <w:r>
          <w:instrText xml:space="preserve"> REF _Ref483066513 \h </w:instrText>
        </w:r>
      </w:ins>
      <w:r>
        <w:fldChar w:fldCharType="separate"/>
      </w:r>
      <w:ins w:id="1829" w:author="Bence" w:date="2017-05-21T17:48:00Z">
        <w:r w:rsidR="001A7DB8">
          <w:rPr>
            <w:noProof/>
          </w:rPr>
          <w:t>3</w:t>
        </w:r>
        <w:r w:rsidR="001A7DB8">
          <w:t>.</w:t>
        </w:r>
        <w:r w:rsidR="001A7DB8">
          <w:rPr>
            <w:noProof/>
          </w:rPr>
          <w:t>10</w:t>
        </w:r>
        <w:r w:rsidR="001A7DB8">
          <w:t>. ábra</w:t>
        </w:r>
      </w:ins>
      <w:ins w:id="1830" w:author="Bence" w:date="2017-05-20T17:59:00Z">
        <w:r>
          <w:fldChar w:fldCharType="end"/>
        </w:r>
        <w:r>
          <w:t xml:space="preserve"> szemlélteti, a </w:t>
        </w:r>
      </w:ins>
      <w:ins w:id="1831" w:author="Bence" w:date="2017-05-20T18:22:00Z">
        <w:r w:rsidR="00D9584B">
          <w:t>későbbiekben</w:t>
        </w:r>
      </w:ins>
      <w:ins w:id="1832" w:author="Bence" w:date="2017-05-20T17:59:00Z">
        <w:r>
          <w:t xml:space="preserve"> ezeket </w:t>
        </w:r>
      </w:ins>
      <w:ins w:id="1833" w:author="Bence" w:date="2017-05-20T18:22:00Z">
        <w:r w:rsidR="00D9584B">
          <w:t xml:space="preserve">egyenként is meg fogom vizsgálni, elemzem a szerepüket és megmutatom, milyen módon nyújt lehetőséget a szerver az elvégzésükre. </w:t>
        </w:r>
      </w:ins>
      <w:ins w:id="1834" w:author="Bence" w:date="2017-05-20T18:31:00Z">
        <w:r w:rsidR="00F669E5">
          <w:t xml:space="preserve">Az adatbázis terv bemutatásához viszont szükség van, hogy képet kapjunk a szerver </w:t>
        </w:r>
      </w:ins>
      <w:ins w:id="1835" w:author="Bence" w:date="2017-05-20T18:34:00Z">
        <w:r w:rsidR="00F669E5">
          <w:t>alapvető képességeiről.</w:t>
        </w:r>
      </w:ins>
    </w:p>
    <w:p w14:paraId="123C7DDF" w14:textId="42589FE9" w:rsidR="00A06753" w:rsidDel="00A06753" w:rsidRDefault="00A06753" w:rsidP="00A06753">
      <w:pPr>
        <w:rPr>
          <w:del w:id="1836" w:author="Bence" w:date="2017-05-20T17:50:00Z"/>
          <w:moveTo w:id="1837" w:author="Bence" w:date="2017-05-20T17:50:00Z"/>
        </w:rPr>
      </w:pPr>
      <w:moveTo w:id="1838" w:author="Bence" w:date="2017-05-20T17:50:00Z">
        <w:del w:id="1839" w:author="Bence" w:date="2017-05-20T17:55:00Z">
          <w:r w:rsidDel="00A06753">
            <w:delText xml:space="preserve"> </w:delText>
          </w:r>
        </w:del>
        <w:del w:id="1840" w:author="Bence" w:date="2017-05-20T17:52:00Z">
          <w:r w:rsidDel="00A06753">
            <w:delText>A lenti ábrán látunk például egy oldalt, ahol a felhasználó megtekintheti a saját, beregisztrált eszközeit.</w:delText>
          </w:r>
        </w:del>
      </w:moveTo>
    </w:p>
    <w:moveToRangeEnd w:id="1810"/>
    <w:p w14:paraId="3CA6F02D" w14:textId="77777777" w:rsidR="00A06753" w:rsidRDefault="00A06753" w:rsidP="00A6519D"/>
    <w:p w14:paraId="5583A1F8" w14:textId="4E1FF624" w:rsidR="00C84FB3" w:rsidRDefault="00074B30" w:rsidP="005B45E2">
      <w:pPr>
        <w:keepNext/>
        <w:jc w:val="center"/>
      </w:pPr>
      <w:ins w:id="1841" w:author="Bence" w:date="2017-05-21T16:49:00Z">
        <w:r>
          <w:rPr>
            <w:noProof/>
          </w:rPr>
          <w:drawing>
            <wp:inline distT="0" distB="0" distL="0" distR="0" wp14:anchorId="3B32A7EF" wp14:editId="67F045CF">
              <wp:extent cx="5032442" cy="4215711"/>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3533" cy="4225002"/>
                      </a:xfrm>
                      <a:prstGeom prst="rect">
                        <a:avLst/>
                      </a:prstGeom>
                    </pic:spPr>
                  </pic:pic>
                </a:graphicData>
              </a:graphic>
            </wp:inline>
          </w:drawing>
        </w:r>
      </w:ins>
      <w:del w:id="1842" w:author="Bence" w:date="2017-05-20T18:02:00Z">
        <w:r w:rsidR="00C84FB3" w:rsidDel="00B93B44">
          <w:rPr>
            <w:noProof/>
          </w:rPr>
          <w:drawing>
            <wp:inline distT="0" distB="0" distL="0" distR="0" wp14:anchorId="23195DC8" wp14:editId="431EA551">
              <wp:extent cx="3755036" cy="3879652"/>
              <wp:effectExtent l="0" t="0" r="0" b="698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0726" cy="3895863"/>
                      </a:xfrm>
                      <a:prstGeom prst="rect">
                        <a:avLst/>
                      </a:prstGeom>
                    </pic:spPr>
                  </pic:pic>
                </a:graphicData>
              </a:graphic>
            </wp:inline>
          </w:drawing>
        </w:r>
      </w:del>
    </w:p>
    <w:bookmarkStart w:id="1843" w:name="_Ref483066513"/>
    <w:p w14:paraId="603C1109" w14:textId="2BECED5F" w:rsidR="00C84FB3" w:rsidRDefault="003C7EC5" w:rsidP="005B4C76">
      <w:pPr>
        <w:pStyle w:val="Kpalrs"/>
        <w:rPr>
          <w:ins w:id="1844" w:author="Bence" w:date="2017-05-20T18:44:00Z"/>
        </w:rPr>
      </w:pPr>
      <w:ins w:id="1845" w:author="Bence" w:date="2017-05-21T13:36:00Z">
        <w:r>
          <w:fldChar w:fldCharType="begin"/>
        </w:r>
        <w:r>
          <w:instrText xml:space="preserve"> STYLEREF 1 \s </w:instrText>
        </w:r>
      </w:ins>
      <w:r>
        <w:fldChar w:fldCharType="separate"/>
      </w:r>
      <w:r w:rsidR="001A7DB8">
        <w:rPr>
          <w:noProof/>
        </w:rPr>
        <w:t>3</w:t>
      </w:r>
      <w:ins w:id="1846" w:author="Bence" w:date="2017-05-21T13:36:00Z">
        <w:r>
          <w:fldChar w:fldCharType="end"/>
        </w:r>
        <w:r>
          <w:t>.</w:t>
        </w:r>
        <w:r>
          <w:fldChar w:fldCharType="begin"/>
        </w:r>
        <w:r>
          <w:instrText xml:space="preserve"> SEQ ábra \* ARABIC \s 1 </w:instrText>
        </w:r>
      </w:ins>
      <w:r>
        <w:fldChar w:fldCharType="separate"/>
      </w:r>
      <w:ins w:id="1847" w:author="Bence" w:date="2017-05-21T17:48:00Z">
        <w:r w:rsidR="001A7DB8">
          <w:rPr>
            <w:noProof/>
          </w:rPr>
          <w:t>10</w:t>
        </w:r>
      </w:ins>
      <w:ins w:id="1848" w:author="Bence" w:date="2017-05-21T13:36:00Z">
        <w:r>
          <w:fldChar w:fldCharType="end"/>
        </w:r>
      </w:ins>
      <w:del w:id="1849" w:author="Bence" w:date="2017-05-20T14:22:00Z">
        <w:r w:rsidR="00C84FB3" w:rsidDel="00603F1F">
          <w:fldChar w:fldCharType="begin"/>
        </w:r>
        <w:r w:rsidR="00C84FB3" w:rsidDel="00603F1F">
          <w:delInstrText xml:space="preserve"> SEQ ábra \* ARABIC </w:delInstrText>
        </w:r>
        <w:r w:rsidR="00C84FB3" w:rsidDel="00603F1F">
          <w:fldChar w:fldCharType="separate"/>
        </w:r>
        <w:r w:rsidR="00C84FB3" w:rsidDel="00603F1F">
          <w:rPr>
            <w:noProof/>
          </w:rPr>
          <w:delText>11</w:delText>
        </w:r>
        <w:r w:rsidR="00C84FB3" w:rsidDel="00603F1F">
          <w:fldChar w:fldCharType="end"/>
        </w:r>
      </w:del>
      <w:r w:rsidR="00C84FB3">
        <w:t>. ábra</w:t>
      </w:r>
      <w:bookmarkEnd w:id="1843"/>
      <w:r w:rsidR="00C84FB3">
        <w:t xml:space="preserve"> Felhasználói interakciók a szerveren</w:t>
      </w:r>
    </w:p>
    <w:p w14:paraId="0124D4C5" w14:textId="6CA9704E" w:rsidR="00D944C7" w:rsidRDefault="00D944C7" w:rsidP="00D944C7">
      <w:pPr>
        <w:rPr>
          <w:ins w:id="1850" w:author="Bence" w:date="2017-05-20T18:44:00Z"/>
        </w:rPr>
        <w:pPrChange w:id="1851" w:author="Bence" w:date="2017-05-20T18:44:00Z">
          <w:pPr>
            <w:pStyle w:val="Kpalrs"/>
          </w:pPr>
        </w:pPrChange>
      </w:pPr>
      <w:ins w:id="1852" w:author="Bence" w:date="2017-05-20T18:44:00Z">
        <w:r>
          <w:t>A</w:t>
        </w:r>
      </w:ins>
      <w:ins w:id="1853" w:author="Bence" w:date="2017-05-20T18:47:00Z">
        <w:r>
          <w:t>z</w:t>
        </w:r>
      </w:ins>
      <w:ins w:id="1854" w:author="Bence" w:date="2017-05-20T18:44:00Z">
        <w:r>
          <w:t xml:space="preserve"> alapvető felhasználói műveletekről már volt szó, itt csak a minden rendszerben lévő általános feladatokra kell gondolni, mint a regisztráció, ki-és bejelentkezés, illetve az adatok változtatásának lehetősége.</w:t>
        </w:r>
      </w:ins>
    </w:p>
    <w:p w14:paraId="4B4FF6E0" w14:textId="0E3A0DA2" w:rsidR="00D944C7" w:rsidRDefault="00D944C7" w:rsidP="00D944C7">
      <w:pPr>
        <w:rPr>
          <w:ins w:id="1855" w:author="Bence" w:date="2017-05-20T22:38:00Z"/>
          <w:lang w:eastAsia="en-US"/>
        </w:rPr>
        <w:pPrChange w:id="1856" w:author="Bence" w:date="2017-05-20T18:44:00Z">
          <w:pPr>
            <w:pStyle w:val="Kpalrs"/>
          </w:pPr>
        </w:pPrChange>
      </w:pPr>
      <w:ins w:id="1857" w:author="Bence" w:date="2017-05-20T18:47:00Z">
        <w:r>
          <w:rPr>
            <w:lang w:eastAsia="en-US"/>
          </w:rPr>
          <w:lastRenderedPageBreak/>
          <w:t>A korábban definiált követelményeknek megfelelően a regisztrált felhasználók hozzáférhetnek a saját eszközeikhez: ezeket megjeleníthetik és szerkeszthetik,</w:t>
        </w:r>
      </w:ins>
      <w:ins w:id="1858" w:author="Bence" w:date="2017-05-20T18:54:00Z">
        <w:r>
          <w:rPr>
            <w:lang w:eastAsia="en-US"/>
          </w:rPr>
          <w:t xml:space="preserve"> hozzáférhetnek a szenzoradatokhoz,</w:t>
        </w:r>
      </w:ins>
      <w:ins w:id="1859" w:author="Bence" w:date="2017-05-20T18:47:00Z">
        <w:r>
          <w:rPr>
            <w:lang w:eastAsia="en-US"/>
          </w:rPr>
          <w:t xml:space="preserve"> </w:t>
        </w:r>
      </w:ins>
      <w:ins w:id="1860" w:author="Bence" w:date="2017-05-20T18:54:00Z">
        <w:r>
          <w:rPr>
            <w:lang w:eastAsia="en-US"/>
          </w:rPr>
          <w:t xml:space="preserve">továbbá szabályokat készíthetnek a hozzájuk tartozó </w:t>
        </w:r>
      </w:ins>
      <w:ins w:id="1861" w:author="Bence" w:date="2017-05-20T18:55:00Z">
        <w:r>
          <w:rPr>
            <w:lang w:eastAsia="en-US"/>
          </w:rPr>
          <w:t xml:space="preserve">triggerek és akciók megvalósításával. </w:t>
        </w:r>
      </w:ins>
    </w:p>
    <w:p w14:paraId="6429AED4" w14:textId="10E79E9D" w:rsidR="000D58FA" w:rsidRDefault="000D58FA" w:rsidP="000D58FA">
      <w:pPr>
        <w:pStyle w:val="Cmsor3"/>
        <w:rPr>
          <w:ins w:id="1862" w:author="Bence" w:date="2017-05-20T22:39:00Z"/>
          <w:lang w:eastAsia="en-US"/>
        </w:rPr>
        <w:pPrChange w:id="1863" w:author="Bence" w:date="2017-05-20T22:38:00Z">
          <w:pPr>
            <w:pStyle w:val="Kpalrs"/>
          </w:pPr>
        </w:pPrChange>
      </w:pPr>
      <w:bookmarkStart w:id="1864" w:name="_Toc483152372"/>
      <w:ins w:id="1865" w:author="Bence" w:date="2017-05-20T22:38:00Z">
        <w:r>
          <w:rPr>
            <w:lang w:eastAsia="en-US"/>
          </w:rPr>
          <w:t>Adatbázis terv</w:t>
        </w:r>
      </w:ins>
      <w:bookmarkEnd w:id="1864"/>
    </w:p>
    <w:p w14:paraId="20BCA9A8" w14:textId="25F2B1CF" w:rsidR="000D58FA" w:rsidRDefault="00A927AC" w:rsidP="000D58FA">
      <w:pPr>
        <w:rPr>
          <w:ins w:id="1866" w:author="Bence" w:date="2017-05-20T22:48:00Z"/>
          <w:lang w:eastAsia="en-US"/>
        </w:rPr>
        <w:pPrChange w:id="1867" w:author="Bence" w:date="2017-05-20T22:39:00Z">
          <w:pPr>
            <w:pStyle w:val="Kpalrs"/>
          </w:pPr>
        </w:pPrChange>
      </w:pPr>
      <w:ins w:id="1868" w:author="Bence" w:date="2017-05-20T22:48:00Z">
        <w:r>
          <w:rPr>
            <w:lang w:eastAsia="en-US"/>
          </w:rPr>
          <w:t>A fejezetben a rendszer eddig ismertetett tervei alapján e</w:t>
        </w:r>
        <w:r w:rsidR="008C1EB5">
          <w:rPr>
            <w:lang w:eastAsia="en-US"/>
          </w:rPr>
          <w:t xml:space="preserve">lkészíthető a </w:t>
        </w:r>
      </w:ins>
      <w:ins w:id="1869" w:author="Bence" w:date="2017-05-21T00:17:00Z">
        <w:r w:rsidR="009039CC">
          <w:rPr>
            <w:lang w:eastAsia="en-US"/>
          </w:rPr>
          <w:t>szerver</w:t>
        </w:r>
      </w:ins>
      <w:ins w:id="1870" w:author="Bence" w:date="2017-05-20T22:48:00Z">
        <w:r w:rsidR="008C1EB5">
          <w:rPr>
            <w:lang w:eastAsia="en-US"/>
          </w:rPr>
          <w:t xml:space="preserve"> adatbázisa, </w:t>
        </w:r>
      </w:ins>
      <w:ins w:id="1871" w:author="Bence" w:date="2017-05-20T23:15:00Z">
        <w:r w:rsidR="008C1EB5">
          <w:rPr>
            <w:lang w:eastAsia="en-US"/>
          </w:rPr>
          <w:t xml:space="preserve">melynek tervét a </w:t>
        </w:r>
        <w:r w:rsidR="008C1EB5">
          <w:rPr>
            <w:lang w:eastAsia="en-US"/>
          </w:rPr>
          <w:fldChar w:fldCharType="begin"/>
        </w:r>
        <w:r w:rsidR="008C1EB5">
          <w:rPr>
            <w:lang w:eastAsia="en-US"/>
          </w:rPr>
          <w:instrText xml:space="preserve"> REF _Ref483085464 \h </w:instrText>
        </w:r>
        <w:r w:rsidR="008C1EB5">
          <w:rPr>
            <w:lang w:eastAsia="en-US"/>
          </w:rPr>
        </w:r>
      </w:ins>
      <w:r w:rsidR="008C1EB5">
        <w:rPr>
          <w:lang w:eastAsia="en-US"/>
        </w:rPr>
        <w:fldChar w:fldCharType="separate"/>
      </w:r>
      <w:ins w:id="1872" w:author="Bence" w:date="2017-05-21T17:48:00Z">
        <w:r w:rsidR="001A7DB8">
          <w:rPr>
            <w:noProof/>
          </w:rPr>
          <w:t>3</w:t>
        </w:r>
        <w:r w:rsidR="001A7DB8">
          <w:t>.</w:t>
        </w:r>
        <w:r w:rsidR="001A7DB8">
          <w:rPr>
            <w:noProof/>
          </w:rPr>
          <w:t>11</w:t>
        </w:r>
        <w:r w:rsidR="001A7DB8">
          <w:t>. ábra</w:t>
        </w:r>
      </w:ins>
      <w:ins w:id="1873" w:author="Bence" w:date="2017-05-20T23:15:00Z">
        <w:r w:rsidR="008C1EB5">
          <w:rPr>
            <w:lang w:eastAsia="en-US"/>
          </w:rPr>
          <w:fldChar w:fldCharType="end"/>
        </w:r>
      </w:ins>
      <w:ins w:id="1874" w:author="Bence" w:date="2017-05-20T22:48:00Z">
        <w:r w:rsidR="008C1EB5">
          <w:rPr>
            <w:lang w:eastAsia="en-US"/>
          </w:rPr>
          <w:t xml:space="preserve"> </w:t>
        </w:r>
      </w:ins>
      <w:ins w:id="1875" w:author="Bence" w:date="2017-05-20T23:15:00Z">
        <w:r w:rsidR="008C1EB5">
          <w:rPr>
            <w:lang w:eastAsia="en-US"/>
          </w:rPr>
          <w:t>mutatja be.</w:t>
        </w:r>
      </w:ins>
      <w:ins w:id="1876" w:author="Bence" w:date="2017-05-21T00:42:00Z">
        <w:r w:rsidR="00F339BE">
          <w:rPr>
            <w:lang w:eastAsia="en-US"/>
          </w:rPr>
          <w:t xml:space="preserve"> A rendszeren belüli táblák nevei egységesen „iot_” prefixet kaptak, ezt követően igyekeztem beszédes elnevezést adni nekik.</w:t>
        </w:r>
      </w:ins>
    </w:p>
    <w:p w14:paraId="7541003C" w14:textId="75D1B845" w:rsidR="008C1EB5" w:rsidRDefault="00820DE8" w:rsidP="008C1EB5">
      <w:pPr>
        <w:keepNext/>
        <w:jc w:val="center"/>
        <w:rPr>
          <w:ins w:id="1877" w:author="Bence" w:date="2017-05-20T23:14:00Z"/>
        </w:rPr>
        <w:pPrChange w:id="1878" w:author="Bence" w:date="2017-05-20T23:16:00Z">
          <w:pPr/>
        </w:pPrChange>
      </w:pPr>
      <w:ins w:id="1879" w:author="Bence" w:date="2017-05-21T01:23:00Z">
        <w:r>
          <w:rPr>
            <w:noProof/>
          </w:rPr>
          <w:drawing>
            <wp:inline distT="0" distB="0" distL="0" distR="0" wp14:anchorId="0F3F164B" wp14:editId="06A2C0B6">
              <wp:extent cx="5759450" cy="5406390"/>
              <wp:effectExtent l="0" t="0" r="0" b="381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406390"/>
                      </a:xfrm>
                      <a:prstGeom prst="rect">
                        <a:avLst/>
                      </a:prstGeom>
                    </pic:spPr>
                  </pic:pic>
                </a:graphicData>
              </a:graphic>
            </wp:inline>
          </w:drawing>
        </w:r>
      </w:ins>
    </w:p>
    <w:bookmarkStart w:id="1880" w:name="_Ref483085458"/>
    <w:bookmarkStart w:id="1881" w:name="_Ref483085464"/>
    <w:p w14:paraId="6E203FDA" w14:textId="3C5C29A3" w:rsidR="008C1EB5" w:rsidRDefault="003C7EC5" w:rsidP="005B4C76">
      <w:pPr>
        <w:pStyle w:val="Kpalrs"/>
        <w:rPr>
          <w:ins w:id="1882" w:author="Bence" w:date="2017-05-20T23:16:00Z"/>
        </w:rPr>
      </w:pPr>
      <w:ins w:id="1883" w:author="Bence" w:date="2017-05-21T13:36:00Z">
        <w:r>
          <w:fldChar w:fldCharType="begin"/>
        </w:r>
        <w:r>
          <w:instrText xml:space="preserve"> STYLEREF 1 \s </w:instrText>
        </w:r>
      </w:ins>
      <w:r>
        <w:fldChar w:fldCharType="separate"/>
      </w:r>
      <w:r w:rsidR="001A7DB8">
        <w:rPr>
          <w:noProof/>
        </w:rPr>
        <w:t>3</w:t>
      </w:r>
      <w:ins w:id="1884" w:author="Bence" w:date="2017-05-21T13:36:00Z">
        <w:r>
          <w:fldChar w:fldCharType="end"/>
        </w:r>
        <w:r>
          <w:t>.</w:t>
        </w:r>
        <w:r>
          <w:fldChar w:fldCharType="begin"/>
        </w:r>
        <w:r>
          <w:instrText xml:space="preserve"> SEQ ábra \* ARABIC \s 1 </w:instrText>
        </w:r>
      </w:ins>
      <w:r>
        <w:fldChar w:fldCharType="separate"/>
      </w:r>
      <w:ins w:id="1885" w:author="Bence" w:date="2017-05-21T17:48:00Z">
        <w:r w:rsidR="001A7DB8">
          <w:rPr>
            <w:noProof/>
          </w:rPr>
          <w:t>11</w:t>
        </w:r>
      </w:ins>
      <w:ins w:id="1886" w:author="Bence" w:date="2017-05-21T13:36:00Z">
        <w:r>
          <w:fldChar w:fldCharType="end"/>
        </w:r>
      </w:ins>
      <w:ins w:id="1887" w:author="Bence" w:date="2017-05-20T23:14:00Z">
        <w:r w:rsidR="008C1EB5">
          <w:t>. ábra</w:t>
        </w:r>
        <w:bookmarkEnd w:id="1881"/>
        <w:r w:rsidR="008C1EB5">
          <w:t xml:space="preserve"> Szerver adatbázis felépítése</w:t>
        </w:r>
      </w:ins>
      <w:bookmarkEnd w:id="1880"/>
    </w:p>
    <w:p w14:paraId="5ACD48CF" w14:textId="47B7ACA8" w:rsidR="008C1EB5" w:rsidRDefault="008C1EB5" w:rsidP="008C1EB5">
      <w:pPr>
        <w:rPr>
          <w:ins w:id="1888" w:author="Bence" w:date="2017-05-21T15:12:00Z"/>
          <w:lang w:eastAsia="en-US"/>
        </w:rPr>
        <w:pPrChange w:id="1889" w:author="Bence" w:date="2017-05-20T23:16:00Z">
          <w:pPr>
            <w:pStyle w:val="Kpalrs"/>
          </w:pPr>
        </w:pPrChange>
      </w:pPr>
      <w:ins w:id="1890" w:author="Bence" w:date="2017-05-20T23:17:00Z">
        <w:r>
          <w:rPr>
            <w:lang w:eastAsia="en-US"/>
          </w:rPr>
          <w:t xml:space="preserve">Az adatbázis terv </w:t>
        </w:r>
      </w:ins>
      <w:ins w:id="1891" w:author="Bence" w:date="2017-05-20T23:18:00Z">
        <w:r>
          <w:rPr>
            <w:lang w:eastAsia="en-US"/>
          </w:rPr>
          <w:t>a már korábban megtervezett elemekhez tartozó táblákat írja le.</w:t>
        </w:r>
      </w:ins>
      <w:ins w:id="1892" w:author="Bence" w:date="2017-05-21T00:39:00Z">
        <w:r w:rsidR="00F339BE">
          <w:rPr>
            <w:lang w:eastAsia="en-US"/>
          </w:rPr>
          <w:t xml:space="preserve"> Az egyes táblákhoz tartozó </w:t>
        </w:r>
      </w:ins>
      <w:ins w:id="1893" w:author="Bence" w:date="2017-05-21T00:57:00Z">
        <w:r w:rsidR="004C11A7">
          <w:rPr>
            <w:lang w:eastAsia="en-US"/>
          </w:rPr>
          <w:t>tartalmakat</w:t>
        </w:r>
      </w:ins>
      <w:ins w:id="1894" w:author="Bence" w:date="2017-05-21T00:39:00Z">
        <w:r w:rsidR="00F339BE">
          <w:rPr>
            <w:lang w:eastAsia="en-US"/>
          </w:rPr>
          <w:t xml:space="preserve"> a </w:t>
        </w:r>
      </w:ins>
      <w:ins w:id="1895" w:author="Bence" w:date="2017-05-21T00:41:00Z">
        <w:r w:rsidR="00F339BE">
          <w:rPr>
            <w:lang w:eastAsia="en-US"/>
          </w:rPr>
          <w:fldChar w:fldCharType="begin"/>
        </w:r>
        <w:r w:rsidR="00F339BE">
          <w:rPr>
            <w:lang w:eastAsia="en-US"/>
          </w:rPr>
          <w:instrText xml:space="preserve"> REF _Ref483090600 \h </w:instrText>
        </w:r>
        <w:r w:rsidR="00F339BE">
          <w:rPr>
            <w:lang w:eastAsia="en-US"/>
          </w:rPr>
        </w:r>
      </w:ins>
      <w:r w:rsidR="00F339BE">
        <w:rPr>
          <w:lang w:eastAsia="en-US"/>
        </w:rPr>
        <w:fldChar w:fldCharType="separate"/>
      </w:r>
      <w:ins w:id="1896" w:author="Bence" w:date="2017-05-21T17:48:00Z">
        <w:r w:rsidR="001A7DB8">
          <w:rPr>
            <w:noProof/>
          </w:rPr>
          <w:t>3</w:t>
        </w:r>
        <w:r w:rsidR="001A7DB8">
          <w:t>.</w:t>
        </w:r>
        <w:r w:rsidR="001A7DB8">
          <w:rPr>
            <w:noProof/>
          </w:rPr>
          <w:t>4</w:t>
        </w:r>
        <w:r w:rsidR="001A7DB8">
          <w:t>. táblázat</w:t>
        </w:r>
      </w:ins>
      <w:ins w:id="1897" w:author="Bence" w:date="2017-05-21T00:41:00Z">
        <w:r w:rsidR="00F339BE">
          <w:rPr>
            <w:lang w:eastAsia="en-US"/>
          </w:rPr>
          <w:fldChar w:fldCharType="end"/>
        </w:r>
        <w:r w:rsidR="00F339BE">
          <w:rPr>
            <w:lang w:eastAsia="en-US"/>
          </w:rPr>
          <w:t xml:space="preserve"> mutatja be. </w:t>
        </w:r>
      </w:ins>
    </w:p>
    <w:p w14:paraId="0AAB5EC8" w14:textId="77777777" w:rsidR="000F3D5F" w:rsidRDefault="000F3D5F" w:rsidP="008C1EB5">
      <w:pPr>
        <w:rPr>
          <w:ins w:id="1898" w:author="Bence" w:date="2017-05-21T00:39:00Z"/>
          <w:lang w:eastAsia="en-US"/>
        </w:rPr>
        <w:pPrChange w:id="1899" w:author="Bence" w:date="2017-05-20T23:16:00Z">
          <w:pPr>
            <w:pStyle w:val="Kpalrs"/>
          </w:pPr>
        </w:pPrChange>
      </w:pPr>
    </w:p>
    <w:tbl>
      <w:tblPr>
        <w:tblStyle w:val="Rcsostblzat"/>
        <w:tblW w:w="0" w:type="auto"/>
        <w:tblLook w:val="04A0" w:firstRow="1" w:lastRow="0" w:firstColumn="1" w:lastColumn="0" w:noHBand="0" w:noVBand="1"/>
        <w:tblPrChange w:id="1900" w:author="Bence" w:date="2017-05-21T00:41:00Z">
          <w:tblPr>
            <w:tblStyle w:val="Rcsostblzat"/>
            <w:tblW w:w="0" w:type="auto"/>
            <w:tblLook w:val="04A0" w:firstRow="1" w:lastRow="0" w:firstColumn="1" w:lastColumn="0" w:noHBand="0" w:noVBand="1"/>
          </w:tblPr>
        </w:tblPrChange>
      </w:tblPr>
      <w:tblGrid>
        <w:gridCol w:w="1816"/>
        <w:gridCol w:w="7244"/>
        <w:tblGridChange w:id="1901">
          <w:tblGrid>
            <w:gridCol w:w="1816"/>
            <w:gridCol w:w="2714"/>
            <w:gridCol w:w="4530"/>
          </w:tblGrid>
        </w:tblGridChange>
      </w:tblGrid>
      <w:tr w:rsidR="00F339BE" w14:paraId="020B6CAA" w14:textId="77777777" w:rsidTr="00F339BE">
        <w:trPr>
          <w:ins w:id="1902" w:author="Bence" w:date="2017-05-21T00:40:00Z"/>
        </w:trPr>
        <w:tc>
          <w:tcPr>
            <w:tcW w:w="1696" w:type="dxa"/>
            <w:tcPrChange w:id="1903" w:author="Bence" w:date="2017-05-21T00:41:00Z">
              <w:tcPr>
                <w:tcW w:w="4530" w:type="dxa"/>
                <w:gridSpan w:val="2"/>
              </w:tcPr>
            </w:tcPrChange>
          </w:tcPr>
          <w:p w14:paraId="13C3A6C3" w14:textId="23269A21" w:rsidR="00F339BE" w:rsidRPr="00F339BE" w:rsidRDefault="00F339BE" w:rsidP="008C1EB5">
            <w:pPr>
              <w:rPr>
                <w:ins w:id="1904" w:author="Bence" w:date="2017-05-21T00:40:00Z"/>
                <w:b/>
                <w:lang w:eastAsia="en-US"/>
                <w:rPrChange w:id="1905" w:author="Bence" w:date="2017-05-21T00:46:00Z">
                  <w:rPr>
                    <w:ins w:id="1906" w:author="Bence" w:date="2017-05-21T00:40:00Z"/>
                    <w:lang w:eastAsia="en-US"/>
                  </w:rPr>
                </w:rPrChange>
              </w:rPr>
            </w:pPr>
            <w:ins w:id="1907" w:author="Bence" w:date="2017-05-21T00:41:00Z">
              <w:r w:rsidRPr="00F339BE">
                <w:rPr>
                  <w:b/>
                  <w:lang w:eastAsia="en-US"/>
                  <w:rPrChange w:id="1908" w:author="Bence" w:date="2017-05-21T00:46:00Z">
                    <w:rPr>
                      <w:lang w:eastAsia="en-US"/>
                    </w:rPr>
                  </w:rPrChange>
                </w:rPr>
                <w:lastRenderedPageBreak/>
                <w:t>Tábla</w:t>
              </w:r>
            </w:ins>
          </w:p>
        </w:tc>
        <w:tc>
          <w:tcPr>
            <w:tcW w:w="7364" w:type="dxa"/>
            <w:tcPrChange w:id="1909" w:author="Bence" w:date="2017-05-21T00:41:00Z">
              <w:tcPr>
                <w:tcW w:w="4530" w:type="dxa"/>
              </w:tcPr>
            </w:tcPrChange>
          </w:tcPr>
          <w:p w14:paraId="53E13718" w14:textId="7F9D1D2E" w:rsidR="00F339BE" w:rsidRPr="00F339BE" w:rsidRDefault="00F339BE" w:rsidP="008C1EB5">
            <w:pPr>
              <w:rPr>
                <w:ins w:id="1910" w:author="Bence" w:date="2017-05-21T00:40:00Z"/>
                <w:b/>
                <w:lang w:eastAsia="en-US"/>
                <w:rPrChange w:id="1911" w:author="Bence" w:date="2017-05-21T00:46:00Z">
                  <w:rPr>
                    <w:ins w:id="1912" w:author="Bence" w:date="2017-05-21T00:40:00Z"/>
                    <w:lang w:eastAsia="en-US"/>
                  </w:rPr>
                </w:rPrChange>
              </w:rPr>
            </w:pPr>
            <w:ins w:id="1913" w:author="Bence" w:date="2017-05-21T00:43:00Z">
              <w:r w:rsidRPr="00F339BE">
                <w:rPr>
                  <w:b/>
                  <w:lang w:eastAsia="en-US"/>
                  <w:rPrChange w:id="1914" w:author="Bence" w:date="2017-05-21T00:46:00Z">
                    <w:rPr>
                      <w:lang w:eastAsia="en-US"/>
                    </w:rPr>
                  </w:rPrChange>
                </w:rPr>
                <w:t>Tartalom</w:t>
              </w:r>
            </w:ins>
          </w:p>
        </w:tc>
      </w:tr>
      <w:tr w:rsidR="00F339BE" w14:paraId="27476BF5" w14:textId="77777777" w:rsidTr="00F339BE">
        <w:trPr>
          <w:ins w:id="1915" w:author="Bence" w:date="2017-05-21T00:40:00Z"/>
        </w:trPr>
        <w:tc>
          <w:tcPr>
            <w:tcW w:w="1696" w:type="dxa"/>
            <w:tcPrChange w:id="1916" w:author="Bence" w:date="2017-05-21T00:41:00Z">
              <w:tcPr>
                <w:tcW w:w="4530" w:type="dxa"/>
                <w:gridSpan w:val="2"/>
              </w:tcPr>
            </w:tcPrChange>
          </w:tcPr>
          <w:p w14:paraId="0B545A2D" w14:textId="5356030F" w:rsidR="00F339BE" w:rsidRDefault="00F339BE" w:rsidP="008C1EB5">
            <w:pPr>
              <w:rPr>
                <w:ins w:id="1917" w:author="Bence" w:date="2017-05-21T00:40:00Z"/>
                <w:lang w:eastAsia="en-US"/>
              </w:rPr>
            </w:pPr>
            <w:ins w:id="1918" w:author="Bence" w:date="2017-05-21T00:43:00Z">
              <w:r>
                <w:rPr>
                  <w:lang w:eastAsia="en-US"/>
                </w:rPr>
                <w:t>iot_settings</w:t>
              </w:r>
            </w:ins>
          </w:p>
        </w:tc>
        <w:tc>
          <w:tcPr>
            <w:tcW w:w="7364" w:type="dxa"/>
            <w:tcPrChange w:id="1919" w:author="Bence" w:date="2017-05-21T00:41:00Z">
              <w:tcPr>
                <w:tcW w:w="4530" w:type="dxa"/>
              </w:tcPr>
            </w:tcPrChange>
          </w:tcPr>
          <w:p w14:paraId="3E142E77" w14:textId="32F4C10F" w:rsidR="00F339BE" w:rsidRDefault="00F339BE" w:rsidP="008C1EB5">
            <w:pPr>
              <w:rPr>
                <w:ins w:id="1920" w:author="Bence" w:date="2017-05-21T00:40:00Z"/>
                <w:lang w:eastAsia="en-US"/>
              </w:rPr>
            </w:pPr>
            <w:ins w:id="1921" w:author="Bence" w:date="2017-05-21T00:43:00Z">
              <w:r>
                <w:rPr>
                  <w:lang w:eastAsia="en-US"/>
                </w:rPr>
                <w:t>A rendszer fő konfigurációs adattáblája, itt találhatóak meg az olyan rendszerszintű paraméterek, mint</w:t>
              </w:r>
            </w:ins>
            <w:ins w:id="1922" w:author="Bence" w:date="2017-05-21T00:45:00Z">
              <w:r>
                <w:rPr>
                  <w:lang w:eastAsia="en-US"/>
                </w:rPr>
                <w:t xml:space="preserve"> például az oldal neve,</w:t>
              </w:r>
            </w:ins>
            <w:ins w:id="1923" w:author="Bence" w:date="2017-05-21T00:43:00Z">
              <w:r>
                <w:rPr>
                  <w:lang w:eastAsia="en-US"/>
                </w:rPr>
                <w:t xml:space="preserve"> az url (</w:t>
              </w:r>
            </w:ins>
            <w:ins w:id="1924" w:author="Bence" w:date="2017-05-21T00:44:00Z">
              <w:r>
                <w:rPr>
                  <w:lang w:eastAsia="en-US"/>
                </w:rPr>
                <w:t>a belső hivatkozásokhoz</w:t>
              </w:r>
            </w:ins>
            <w:ins w:id="1925" w:author="Bence" w:date="2017-05-21T00:43:00Z">
              <w:r>
                <w:rPr>
                  <w:lang w:eastAsia="en-US"/>
                </w:rPr>
                <w:t>)</w:t>
              </w:r>
            </w:ins>
            <w:ins w:id="1926" w:author="Bence" w:date="2017-05-21T00:45:00Z">
              <w:r>
                <w:rPr>
                  <w:lang w:eastAsia="en-US"/>
                </w:rPr>
                <w:t xml:space="preserve"> vagy a regisztrációt letiltható kapcsoló</w:t>
              </w:r>
            </w:ins>
          </w:p>
        </w:tc>
      </w:tr>
      <w:tr w:rsidR="00F339BE" w14:paraId="3D0725F3" w14:textId="77777777" w:rsidTr="00F339BE">
        <w:trPr>
          <w:ins w:id="1927" w:author="Bence" w:date="2017-05-21T00:40:00Z"/>
        </w:trPr>
        <w:tc>
          <w:tcPr>
            <w:tcW w:w="1696" w:type="dxa"/>
            <w:tcPrChange w:id="1928" w:author="Bence" w:date="2017-05-21T00:41:00Z">
              <w:tcPr>
                <w:tcW w:w="4530" w:type="dxa"/>
                <w:gridSpan w:val="2"/>
              </w:tcPr>
            </w:tcPrChange>
          </w:tcPr>
          <w:p w14:paraId="7A054D4C" w14:textId="07ED19FE" w:rsidR="00F339BE" w:rsidRDefault="00F339BE" w:rsidP="008C1EB5">
            <w:pPr>
              <w:rPr>
                <w:ins w:id="1929" w:author="Bence" w:date="2017-05-21T00:40:00Z"/>
                <w:lang w:eastAsia="en-US"/>
              </w:rPr>
            </w:pPr>
            <w:ins w:id="1930" w:author="Bence" w:date="2017-05-21T00:46:00Z">
              <w:r>
                <w:rPr>
                  <w:lang w:eastAsia="en-US"/>
                </w:rPr>
                <w:t>iot_banned</w:t>
              </w:r>
            </w:ins>
          </w:p>
        </w:tc>
        <w:tc>
          <w:tcPr>
            <w:tcW w:w="7364" w:type="dxa"/>
            <w:tcPrChange w:id="1931" w:author="Bence" w:date="2017-05-21T00:41:00Z">
              <w:tcPr>
                <w:tcW w:w="4530" w:type="dxa"/>
              </w:tcPr>
            </w:tcPrChange>
          </w:tcPr>
          <w:p w14:paraId="38735EC3" w14:textId="2C12CB38" w:rsidR="00F339BE" w:rsidRDefault="00F339BE" w:rsidP="008C1EB5">
            <w:pPr>
              <w:rPr>
                <w:ins w:id="1932" w:author="Bence" w:date="2017-05-21T00:40:00Z"/>
                <w:lang w:eastAsia="en-US"/>
              </w:rPr>
            </w:pPr>
            <w:ins w:id="1933" w:author="Bence" w:date="2017-05-21T00:46:00Z">
              <w:r>
                <w:rPr>
                  <w:lang w:eastAsia="en-US"/>
                </w:rPr>
                <w:t>A keretrendszer funkciója, ho</w:t>
              </w:r>
            </w:ins>
            <w:ins w:id="1934" w:author="Bence" w:date="2017-05-21T00:47:00Z">
              <w:r>
                <w:rPr>
                  <w:lang w:eastAsia="en-US"/>
                </w:rPr>
                <w:t xml:space="preserve">gy a felhasználókat időlegesen bannolhatják az adminisztrátorok, a tábla ezeket tartja nyilván. A dolgozatban ezt a funkciót csak kipróbáltam, </w:t>
              </w:r>
            </w:ins>
            <w:ins w:id="1935" w:author="Bence" w:date="2017-05-21T00:49:00Z">
              <w:r w:rsidR="00EF0C0A">
                <w:rPr>
                  <w:lang w:eastAsia="en-US"/>
                </w:rPr>
                <w:t>a jelenlegi rendszerben valószínűleg nincs nagy szükség rá.</w:t>
              </w:r>
            </w:ins>
          </w:p>
        </w:tc>
      </w:tr>
      <w:tr w:rsidR="00F339BE" w14:paraId="527CF44E" w14:textId="77777777" w:rsidTr="00F339BE">
        <w:trPr>
          <w:ins w:id="1936" w:author="Bence" w:date="2017-05-21T00:40:00Z"/>
        </w:trPr>
        <w:tc>
          <w:tcPr>
            <w:tcW w:w="1696" w:type="dxa"/>
            <w:tcPrChange w:id="1937" w:author="Bence" w:date="2017-05-21T00:41:00Z">
              <w:tcPr>
                <w:tcW w:w="4530" w:type="dxa"/>
                <w:gridSpan w:val="2"/>
              </w:tcPr>
            </w:tcPrChange>
          </w:tcPr>
          <w:p w14:paraId="56479D37" w14:textId="17A47C77" w:rsidR="00F339BE" w:rsidRDefault="00EF0C0A" w:rsidP="008C1EB5">
            <w:pPr>
              <w:rPr>
                <w:ins w:id="1938" w:author="Bence" w:date="2017-05-21T00:40:00Z"/>
                <w:lang w:eastAsia="en-US"/>
              </w:rPr>
            </w:pPr>
            <w:ins w:id="1939" w:author="Bence" w:date="2017-05-21T00:50:00Z">
              <w:r>
                <w:rPr>
                  <w:lang w:eastAsia="en-US"/>
                </w:rPr>
                <w:t>iot_groups</w:t>
              </w:r>
            </w:ins>
          </w:p>
        </w:tc>
        <w:tc>
          <w:tcPr>
            <w:tcW w:w="7364" w:type="dxa"/>
            <w:tcPrChange w:id="1940" w:author="Bence" w:date="2017-05-21T00:41:00Z">
              <w:tcPr>
                <w:tcW w:w="4530" w:type="dxa"/>
              </w:tcPr>
            </w:tcPrChange>
          </w:tcPr>
          <w:p w14:paraId="14671AD4" w14:textId="55E21197" w:rsidR="00F339BE" w:rsidRDefault="00EF0C0A" w:rsidP="008C1EB5">
            <w:pPr>
              <w:rPr>
                <w:ins w:id="1941" w:author="Bence" w:date="2017-05-21T00:40:00Z"/>
                <w:lang w:eastAsia="en-US"/>
              </w:rPr>
            </w:pPr>
            <w:ins w:id="1942" w:author="Bence" w:date="2017-05-21T00:50:00Z">
              <w:r>
                <w:rPr>
                  <w:lang w:eastAsia="en-US"/>
                </w:rPr>
                <w:t>Felhasználói csoportokat tart nyilván, alapesetben normál felhasználókat és adminisztrátorokat, de igény szerint fel lehet venni a rendszerbe új csoportokat is, a tábla mezőinek állításával beállítva a jogaikat.</w:t>
              </w:r>
            </w:ins>
          </w:p>
        </w:tc>
      </w:tr>
      <w:tr w:rsidR="00F339BE" w14:paraId="67B74A9F" w14:textId="77777777" w:rsidTr="00F339BE">
        <w:trPr>
          <w:ins w:id="1943" w:author="Bence" w:date="2017-05-21T00:40:00Z"/>
        </w:trPr>
        <w:tc>
          <w:tcPr>
            <w:tcW w:w="1696" w:type="dxa"/>
            <w:tcPrChange w:id="1944" w:author="Bence" w:date="2017-05-21T00:41:00Z">
              <w:tcPr>
                <w:tcW w:w="4530" w:type="dxa"/>
                <w:gridSpan w:val="2"/>
              </w:tcPr>
            </w:tcPrChange>
          </w:tcPr>
          <w:p w14:paraId="1EB54482" w14:textId="38E8FE12" w:rsidR="00F339BE" w:rsidRDefault="00DA7501" w:rsidP="008C1EB5">
            <w:pPr>
              <w:rPr>
                <w:ins w:id="1945" w:author="Bence" w:date="2017-05-21T00:40:00Z"/>
                <w:lang w:eastAsia="en-US"/>
              </w:rPr>
            </w:pPr>
            <w:ins w:id="1946" w:author="Bence" w:date="2017-05-21T00:53:00Z">
              <w:r>
                <w:rPr>
                  <w:lang w:eastAsia="en-US"/>
                </w:rPr>
                <w:t>iot_privacy</w:t>
              </w:r>
            </w:ins>
          </w:p>
        </w:tc>
        <w:tc>
          <w:tcPr>
            <w:tcW w:w="7364" w:type="dxa"/>
            <w:tcPrChange w:id="1947" w:author="Bence" w:date="2017-05-21T00:41:00Z">
              <w:tcPr>
                <w:tcW w:w="4530" w:type="dxa"/>
              </w:tcPr>
            </w:tcPrChange>
          </w:tcPr>
          <w:p w14:paraId="2B11DF7B" w14:textId="01EFD8E6" w:rsidR="00F339BE" w:rsidRDefault="00DA7501" w:rsidP="00DA7501">
            <w:pPr>
              <w:rPr>
                <w:ins w:id="1948" w:author="Bence" w:date="2017-05-21T00:40:00Z"/>
                <w:lang w:eastAsia="en-US"/>
              </w:rPr>
            </w:pPr>
            <w:ins w:id="1949" w:author="Bence" w:date="2017-05-21T00:54:00Z">
              <w:r>
                <w:rPr>
                  <w:lang w:eastAsia="en-US"/>
                </w:rPr>
                <w:t>Felhasználói  beállításokat tartalmaz, jelenleg csak azt, hogy a felhasznáűló email címét más (</w:t>
              </w:r>
            </w:ins>
            <w:ins w:id="1950" w:author="Bence" w:date="2017-05-21T00:55:00Z">
              <w:r>
                <w:rPr>
                  <w:lang w:eastAsia="en-US"/>
                </w:rPr>
                <w:t>nem admin</w:t>
              </w:r>
            </w:ins>
            <w:ins w:id="1951" w:author="Bence" w:date="2017-05-21T00:54:00Z">
              <w:r>
                <w:rPr>
                  <w:lang w:eastAsia="en-US"/>
                </w:rPr>
                <w:t>)</w:t>
              </w:r>
            </w:ins>
            <w:ins w:id="1952" w:author="Bence" w:date="2017-05-21T00:55:00Z">
              <w:r>
                <w:rPr>
                  <w:lang w:eastAsia="en-US"/>
                </w:rPr>
                <w:t xml:space="preserve"> felhasználók láthatják-e</w:t>
              </w:r>
            </w:ins>
          </w:p>
        </w:tc>
      </w:tr>
      <w:tr w:rsidR="00F339BE" w14:paraId="6FA0A2DB" w14:textId="77777777" w:rsidTr="00F339BE">
        <w:trPr>
          <w:ins w:id="1953" w:author="Bence" w:date="2017-05-21T00:40:00Z"/>
        </w:trPr>
        <w:tc>
          <w:tcPr>
            <w:tcW w:w="1696" w:type="dxa"/>
            <w:tcPrChange w:id="1954" w:author="Bence" w:date="2017-05-21T00:41:00Z">
              <w:tcPr>
                <w:tcW w:w="4530" w:type="dxa"/>
                <w:gridSpan w:val="2"/>
              </w:tcPr>
            </w:tcPrChange>
          </w:tcPr>
          <w:p w14:paraId="7DB6A6E6" w14:textId="7B001193" w:rsidR="00F339BE" w:rsidRDefault="00DA7501" w:rsidP="008C1EB5">
            <w:pPr>
              <w:rPr>
                <w:ins w:id="1955" w:author="Bence" w:date="2017-05-21T00:40:00Z"/>
                <w:lang w:eastAsia="en-US"/>
              </w:rPr>
            </w:pPr>
            <w:ins w:id="1956" w:author="Bence" w:date="2017-05-21T00:55:00Z">
              <w:r>
                <w:rPr>
                  <w:lang w:eastAsia="en-US"/>
                </w:rPr>
                <w:t>iot_users</w:t>
              </w:r>
            </w:ins>
          </w:p>
        </w:tc>
        <w:tc>
          <w:tcPr>
            <w:tcW w:w="7364" w:type="dxa"/>
            <w:tcPrChange w:id="1957" w:author="Bence" w:date="2017-05-21T00:41:00Z">
              <w:tcPr>
                <w:tcW w:w="4530" w:type="dxa"/>
              </w:tcPr>
            </w:tcPrChange>
          </w:tcPr>
          <w:p w14:paraId="632DD065" w14:textId="64A39C79" w:rsidR="00F339BE" w:rsidRDefault="00DA7501" w:rsidP="008C1EB5">
            <w:pPr>
              <w:rPr>
                <w:ins w:id="1958" w:author="Bence" w:date="2017-05-21T00:40:00Z"/>
                <w:lang w:eastAsia="en-US"/>
              </w:rPr>
            </w:pPr>
            <w:ins w:id="1959" w:author="Bence" w:date="2017-05-21T00:55:00Z">
              <w:r>
                <w:rPr>
                  <w:lang w:eastAsia="en-US"/>
                </w:rPr>
                <w:t>A felhasználókat tárolja. A rendszer jelen formájában a felhasználóhoz közvetlenül vannak rendelve az eszközök is, így ez a tábla reprezentál</w:t>
              </w:r>
            </w:ins>
            <w:ins w:id="1960" w:author="Bence" w:date="2017-05-21T00:57:00Z">
              <w:r w:rsidR="004C11A7">
                <w:rPr>
                  <w:lang w:eastAsia="en-US"/>
                </w:rPr>
                <w:t>j</w:t>
              </w:r>
            </w:ins>
            <w:ins w:id="1961" w:author="Bence" w:date="2017-05-21T00:55:00Z">
              <w:r>
                <w:rPr>
                  <w:lang w:eastAsia="en-US"/>
                </w:rPr>
                <w:t xml:space="preserve">a a rendszerünkben a lakást is. </w:t>
              </w:r>
            </w:ins>
            <w:ins w:id="1962" w:author="Bence" w:date="2017-05-21T00:57:00Z">
              <w:r w:rsidR="004C11A7">
                <w:rPr>
                  <w:lang w:eastAsia="en-US"/>
                </w:rPr>
                <w:t xml:space="preserve">Itt tároljuk a főbb felhasználói adatokat, például a </w:t>
              </w:r>
            </w:ins>
            <w:ins w:id="1963" w:author="Bence" w:date="2017-05-21T00:58:00Z">
              <w:r w:rsidR="004C11A7">
                <w:rPr>
                  <w:lang w:eastAsia="en-US"/>
                </w:rPr>
                <w:t>profilhoz tartozó jelszót (</w:t>
              </w:r>
              <w:r w:rsidR="00EC321E">
                <w:rPr>
                  <w:lang w:eastAsia="en-US"/>
                </w:rPr>
                <w:t>illetve annak SHA-256-al kódolt változatát</w:t>
              </w:r>
              <w:r w:rsidR="004C11A7">
                <w:rPr>
                  <w:lang w:eastAsia="en-US"/>
                </w:rPr>
                <w:t>)</w:t>
              </w:r>
            </w:ins>
            <w:ins w:id="1964" w:author="Bence" w:date="2017-05-21T01:00:00Z">
              <w:r w:rsidR="00EC321E">
                <w:rPr>
                  <w:lang w:eastAsia="en-US"/>
                </w:rPr>
                <w:t>, email címet stb</w:t>
              </w:r>
            </w:ins>
          </w:p>
        </w:tc>
      </w:tr>
      <w:tr w:rsidR="00F339BE" w14:paraId="7D0796AE" w14:textId="77777777" w:rsidTr="00F339BE">
        <w:trPr>
          <w:ins w:id="1965" w:author="Bence" w:date="2017-05-21T00:40:00Z"/>
        </w:trPr>
        <w:tc>
          <w:tcPr>
            <w:tcW w:w="1696" w:type="dxa"/>
            <w:tcPrChange w:id="1966" w:author="Bence" w:date="2017-05-21T00:41:00Z">
              <w:tcPr>
                <w:tcW w:w="4530" w:type="dxa"/>
                <w:gridSpan w:val="2"/>
              </w:tcPr>
            </w:tcPrChange>
          </w:tcPr>
          <w:p w14:paraId="0094A88B" w14:textId="29800C20" w:rsidR="00F339BE" w:rsidRDefault="00EC321E" w:rsidP="008C1EB5">
            <w:pPr>
              <w:rPr>
                <w:ins w:id="1967" w:author="Bence" w:date="2017-05-21T00:40:00Z"/>
                <w:lang w:eastAsia="en-US"/>
              </w:rPr>
            </w:pPr>
            <w:ins w:id="1968" w:author="Bence" w:date="2017-05-21T01:01:00Z">
              <w:r>
                <w:rPr>
                  <w:lang w:eastAsia="en-US"/>
                </w:rPr>
                <w:t>iot_devices</w:t>
              </w:r>
            </w:ins>
          </w:p>
        </w:tc>
        <w:tc>
          <w:tcPr>
            <w:tcW w:w="7364" w:type="dxa"/>
            <w:tcPrChange w:id="1969" w:author="Bence" w:date="2017-05-21T00:41:00Z">
              <w:tcPr>
                <w:tcW w:w="4530" w:type="dxa"/>
              </w:tcPr>
            </w:tcPrChange>
          </w:tcPr>
          <w:p w14:paraId="62128F12" w14:textId="6570AC04" w:rsidR="00F339BE" w:rsidRDefault="00EC321E" w:rsidP="00EC321E">
            <w:pPr>
              <w:keepNext/>
              <w:rPr>
                <w:ins w:id="1970" w:author="Bence" w:date="2017-05-21T00:40:00Z"/>
                <w:lang w:eastAsia="en-US"/>
              </w:rPr>
              <w:pPrChange w:id="1971" w:author="Bence" w:date="2017-05-21T01:04:00Z">
                <w:pPr/>
              </w:pPrChange>
            </w:pPr>
            <w:ins w:id="1972" w:author="Bence" w:date="2017-05-21T01:01:00Z">
              <w:r>
                <w:rPr>
                  <w:lang w:eastAsia="en-US"/>
                </w:rPr>
                <w:t>A rendszerben</w:t>
              </w:r>
            </w:ins>
            <w:ins w:id="1973" w:author="Bence" w:date="2017-05-21T01:05:00Z">
              <w:r>
                <w:rPr>
                  <w:lang w:eastAsia="en-US"/>
                </w:rPr>
                <w:t xml:space="preserve"> fizikailag</w:t>
              </w:r>
            </w:ins>
            <w:ins w:id="1974" w:author="Bence" w:date="2017-05-21T01:01:00Z">
              <w:r>
                <w:rPr>
                  <w:lang w:eastAsia="en-US"/>
                </w:rPr>
                <w:t xml:space="preserve"> jelen lévő </w:t>
              </w:r>
            </w:ins>
            <w:ins w:id="1975" w:author="Bence" w:date="2017-05-21T01:02:00Z">
              <w:r>
                <w:rPr>
                  <w:lang w:eastAsia="en-US"/>
                </w:rPr>
                <w:t>(</w:t>
              </w:r>
            </w:ins>
            <w:ins w:id="1976" w:author="Bence" w:date="2017-05-21T01:01:00Z">
              <w:r>
                <w:rPr>
                  <w:lang w:eastAsia="en-US"/>
                </w:rPr>
                <w:t>ESP</w:t>
              </w:r>
            </w:ins>
            <w:ins w:id="1977" w:author="Bence" w:date="2017-05-21T01:02:00Z">
              <w:r>
                <w:rPr>
                  <w:lang w:eastAsia="en-US"/>
                </w:rPr>
                <w:t>)</w:t>
              </w:r>
            </w:ins>
            <w:ins w:id="1978" w:author="Bence" w:date="2017-05-21T01:01:00Z">
              <w:r>
                <w:rPr>
                  <w:lang w:eastAsia="en-US"/>
                </w:rPr>
                <w:t xml:space="preserve"> modulok</w:t>
              </w:r>
            </w:ins>
            <w:ins w:id="1979" w:author="Bence" w:date="2017-05-21T01:03:00Z">
              <w:r>
                <w:rPr>
                  <w:lang w:eastAsia="en-US"/>
                </w:rPr>
                <w:t xml:space="preserve">, melyek egyedi </w:t>
              </w:r>
            </w:ins>
            <w:ins w:id="1980" w:author="Bence" w:date="2017-05-21T01:04:00Z">
              <w:r>
                <w:rPr>
                  <w:lang w:eastAsia="en-US"/>
                </w:rPr>
                <w:t>MAC</w:t>
              </w:r>
              <w:r>
                <w:rPr>
                  <w:rStyle w:val="Lbjegyzet-hivatkozs"/>
                  <w:lang w:eastAsia="en-US"/>
                </w:rPr>
                <w:footnoteReference w:id="21"/>
              </w:r>
            </w:ins>
            <w:ins w:id="1985" w:author="Bence" w:date="2017-05-21T01:03:00Z">
              <w:r>
                <w:rPr>
                  <w:lang w:eastAsia="en-US"/>
                </w:rPr>
                <w:t xml:space="preserve"> címmel rendelkeznek (ahogy minden hálózati eszköz a világon)</w:t>
              </w:r>
            </w:ins>
          </w:p>
        </w:tc>
      </w:tr>
      <w:tr w:rsidR="00EC321E" w14:paraId="289D725B" w14:textId="77777777" w:rsidTr="00F339BE">
        <w:trPr>
          <w:ins w:id="1986" w:author="Bence" w:date="2017-05-21T01:05:00Z"/>
        </w:trPr>
        <w:tc>
          <w:tcPr>
            <w:tcW w:w="1696" w:type="dxa"/>
          </w:tcPr>
          <w:p w14:paraId="6B388977" w14:textId="7321A91B" w:rsidR="00EC321E" w:rsidRDefault="00EC321E" w:rsidP="008C1EB5">
            <w:pPr>
              <w:rPr>
                <w:ins w:id="1987" w:author="Bence" w:date="2017-05-21T01:05:00Z"/>
                <w:lang w:eastAsia="en-US"/>
              </w:rPr>
            </w:pPr>
            <w:ins w:id="1988" w:author="Bence" w:date="2017-05-21T01:15:00Z">
              <w:r>
                <w:rPr>
                  <w:lang w:eastAsia="en-US"/>
                </w:rPr>
                <w:t>iot_sensors</w:t>
              </w:r>
            </w:ins>
          </w:p>
        </w:tc>
        <w:tc>
          <w:tcPr>
            <w:tcW w:w="7364" w:type="dxa"/>
          </w:tcPr>
          <w:p w14:paraId="72FE80BB" w14:textId="45663199" w:rsidR="00EC321E" w:rsidRDefault="00820DE8" w:rsidP="00EC321E">
            <w:pPr>
              <w:keepNext/>
              <w:rPr>
                <w:ins w:id="1989" w:author="Bence" w:date="2017-05-21T01:05:00Z"/>
                <w:lang w:eastAsia="en-US"/>
              </w:rPr>
            </w:pPr>
            <w:ins w:id="1990" w:author="Bence" w:date="2017-05-21T01:15:00Z">
              <w:r>
                <w:rPr>
                  <w:lang w:eastAsia="en-US"/>
                </w:rPr>
                <w:t>Az iot_devices táblában definiált eszközökön lévő szenzorok. A t</w:t>
              </w:r>
            </w:ins>
            <w:ins w:id="1991" w:author="Bence" w:date="2017-05-21T01:25:00Z">
              <w:r>
                <w:rPr>
                  <w:lang w:eastAsia="en-US"/>
                </w:rPr>
                <w:t>í</w:t>
              </w:r>
            </w:ins>
            <w:ins w:id="1992" w:author="Bence" w:date="2017-05-21T01:15:00Z">
              <w:r>
                <w:rPr>
                  <w:lang w:eastAsia="en-US"/>
                </w:rPr>
                <w:t>pusa mellett azt is nyilván tartjuk, mikor jött be például utoljára adat a szenzortól</w:t>
              </w:r>
            </w:ins>
          </w:p>
        </w:tc>
      </w:tr>
      <w:tr w:rsidR="00EC321E" w14:paraId="63F97650" w14:textId="77777777" w:rsidTr="00F339BE">
        <w:trPr>
          <w:ins w:id="1993" w:author="Bence" w:date="2017-05-21T01:05:00Z"/>
        </w:trPr>
        <w:tc>
          <w:tcPr>
            <w:tcW w:w="1696" w:type="dxa"/>
          </w:tcPr>
          <w:p w14:paraId="414BDCB8" w14:textId="63FD8068" w:rsidR="00EC321E" w:rsidRDefault="00820DE8" w:rsidP="008C1EB5">
            <w:pPr>
              <w:rPr>
                <w:ins w:id="1994" w:author="Bence" w:date="2017-05-21T01:05:00Z"/>
                <w:lang w:eastAsia="en-US"/>
              </w:rPr>
            </w:pPr>
            <w:ins w:id="1995" w:author="Bence" w:date="2017-05-21T01:16:00Z">
              <w:r>
                <w:rPr>
                  <w:lang w:eastAsia="en-US"/>
                </w:rPr>
                <w:t>iot_measures</w:t>
              </w:r>
            </w:ins>
          </w:p>
        </w:tc>
        <w:tc>
          <w:tcPr>
            <w:tcW w:w="7364" w:type="dxa"/>
          </w:tcPr>
          <w:p w14:paraId="165F602E" w14:textId="679C50F3" w:rsidR="00EC321E" w:rsidRDefault="00820DE8" w:rsidP="00EC321E">
            <w:pPr>
              <w:keepNext/>
              <w:rPr>
                <w:ins w:id="1996" w:author="Bence" w:date="2017-05-21T01:05:00Z"/>
                <w:lang w:eastAsia="en-US"/>
              </w:rPr>
            </w:pPr>
            <w:ins w:id="1997" w:author="Bence" w:date="2017-05-21T01:16:00Z">
              <w:r>
                <w:rPr>
                  <w:lang w:eastAsia="en-US"/>
                </w:rPr>
                <w:t>Mérési eredmények, idegen kulcson keresztül a megfelelő szenzorokhoz kötve</w:t>
              </w:r>
            </w:ins>
            <w:ins w:id="1998" w:author="Bence" w:date="2017-05-21T01:23:00Z">
              <w:r>
                <w:rPr>
                  <w:lang w:eastAsia="en-US"/>
                </w:rPr>
                <w:t>. Az értéke mellett a mérés (</w:t>
              </w:r>
            </w:ins>
            <w:ins w:id="1999" w:author="Bence" w:date="2017-05-21T01:24:00Z">
              <w:r>
                <w:rPr>
                  <w:lang w:eastAsia="en-US"/>
                </w:rPr>
                <w:t>nem a szerverre beküldés</w:t>
              </w:r>
            </w:ins>
            <w:ins w:id="2000" w:author="Bence" w:date="2017-05-21T01:23:00Z">
              <w:r>
                <w:rPr>
                  <w:lang w:eastAsia="en-US"/>
                </w:rPr>
                <w:t>)</w:t>
              </w:r>
            </w:ins>
            <w:ins w:id="2001" w:author="Bence" w:date="2017-05-21T01:24:00Z">
              <w:r>
                <w:rPr>
                  <w:lang w:eastAsia="en-US"/>
                </w:rPr>
                <w:t xml:space="preserve"> időpontját is tároljuk</w:t>
              </w:r>
            </w:ins>
            <w:ins w:id="2002" w:author="Bence" w:date="2017-05-21T01:25:00Z">
              <w:r w:rsidR="009A6AF4">
                <w:rPr>
                  <w:lang w:eastAsia="en-US"/>
                </w:rPr>
                <w:t>.</w:t>
              </w:r>
            </w:ins>
          </w:p>
        </w:tc>
      </w:tr>
      <w:tr w:rsidR="00EC321E" w14:paraId="34C84742" w14:textId="77777777" w:rsidTr="00F339BE">
        <w:trPr>
          <w:ins w:id="2003" w:author="Bence" w:date="2017-05-21T01:05:00Z"/>
        </w:trPr>
        <w:tc>
          <w:tcPr>
            <w:tcW w:w="1696" w:type="dxa"/>
          </w:tcPr>
          <w:p w14:paraId="07A463FC" w14:textId="1D3B360C" w:rsidR="00EC321E" w:rsidRDefault="00820DE8" w:rsidP="008C1EB5">
            <w:pPr>
              <w:rPr>
                <w:ins w:id="2004" w:author="Bence" w:date="2017-05-21T01:05:00Z"/>
                <w:lang w:eastAsia="en-US"/>
              </w:rPr>
            </w:pPr>
            <w:ins w:id="2005" w:author="Bence" w:date="2017-05-21T01:16:00Z">
              <w:r>
                <w:rPr>
                  <w:lang w:eastAsia="en-US"/>
                </w:rPr>
                <w:t>iot_actuators</w:t>
              </w:r>
            </w:ins>
          </w:p>
        </w:tc>
        <w:tc>
          <w:tcPr>
            <w:tcW w:w="7364" w:type="dxa"/>
          </w:tcPr>
          <w:p w14:paraId="489C71D8" w14:textId="631F936D" w:rsidR="00EC321E" w:rsidRDefault="00820DE8" w:rsidP="00820DE8">
            <w:pPr>
              <w:keepNext/>
              <w:rPr>
                <w:ins w:id="2006" w:author="Bence" w:date="2017-05-21T01:05:00Z"/>
                <w:lang w:eastAsia="en-US"/>
              </w:rPr>
            </w:pPr>
            <w:ins w:id="2007" w:author="Bence" w:date="2017-05-21T01:24:00Z">
              <w:r>
                <w:rPr>
                  <w:lang w:eastAsia="en-US"/>
                </w:rPr>
                <w:t xml:space="preserve">Az iot_devices táblában definiált eszközökön lévő beavatkozók. </w:t>
              </w:r>
            </w:ins>
            <w:ins w:id="2008" w:author="Bence" w:date="2017-05-21T01:25:00Z">
              <w:r w:rsidR="009A6AF4">
                <w:rPr>
                  <w:lang w:eastAsia="en-US"/>
                </w:rPr>
                <w:t>A beavatkozó állapotát is itt tarjuk nyilván.</w:t>
              </w:r>
            </w:ins>
          </w:p>
        </w:tc>
      </w:tr>
      <w:tr w:rsidR="00EC321E" w14:paraId="78FB872A" w14:textId="77777777" w:rsidTr="00F339BE">
        <w:trPr>
          <w:ins w:id="2009" w:author="Bence" w:date="2017-05-21T01:05:00Z"/>
        </w:trPr>
        <w:tc>
          <w:tcPr>
            <w:tcW w:w="1696" w:type="dxa"/>
          </w:tcPr>
          <w:p w14:paraId="15D4FC38" w14:textId="7C7B6F7B" w:rsidR="00EC321E" w:rsidRDefault="009A6AF4" w:rsidP="008C1EB5">
            <w:pPr>
              <w:rPr>
                <w:ins w:id="2010" w:author="Bence" w:date="2017-05-21T01:05:00Z"/>
                <w:lang w:eastAsia="en-US"/>
              </w:rPr>
            </w:pPr>
            <w:ins w:id="2011" w:author="Bence" w:date="2017-05-21T01:26:00Z">
              <w:r>
                <w:rPr>
                  <w:lang w:eastAsia="en-US"/>
                </w:rPr>
                <w:lastRenderedPageBreak/>
                <w:t>iot_rules</w:t>
              </w:r>
            </w:ins>
          </w:p>
        </w:tc>
        <w:tc>
          <w:tcPr>
            <w:tcW w:w="7364" w:type="dxa"/>
          </w:tcPr>
          <w:p w14:paraId="26DCA03A" w14:textId="00E6A02B" w:rsidR="00EC321E" w:rsidRDefault="009A6AF4" w:rsidP="00EC321E">
            <w:pPr>
              <w:keepNext/>
              <w:rPr>
                <w:ins w:id="2012" w:author="Bence" w:date="2017-05-21T01:05:00Z"/>
                <w:lang w:eastAsia="en-US"/>
              </w:rPr>
            </w:pPr>
            <w:ins w:id="2013" w:author="Bence" w:date="2017-05-21T01:26:00Z">
              <w:r>
                <w:rPr>
                  <w:lang w:eastAsia="en-US"/>
                </w:rPr>
                <w:t>A vezérlési szabályok, minden szabály egy felhasználóhoz tartozik. A szabályokhoz tárolunk egy leírást is</w:t>
              </w:r>
            </w:ins>
            <w:ins w:id="2014" w:author="Bence" w:date="2017-05-21T01:28:00Z">
              <w:r>
                <w:rPr>
                  <w:lang w:eastAsia="en-US"/>
                </w:rPr>
                <w:t xml:space="preserve"> és a nevét is a felhasználói követhetőség miatt</w:t>
              </w:r>
            </w:ins>
          </w:p>
        </w:tc>
      </w:tr>
      <w:tr w:rsidR="009A6AF4" w14:paraId="795600B4" w14:textId="77777777" w:rsidTr="00F339BE">
        <w:trPr>
          <w:ins w:id="2015" w:author="Bence" w:date="2017-05-21T01:28:00Z"/>
        </w:trPr>
        <w:tc>
          <w:tcPr>
            <w:tcW w:w="1696" w:type="dxa"/>
          </w:tcPr>
          <w:p w14:paraId="18EFE7A1" w14:textId="186DFAD4" w:rsidR="009A6AF4" w:rsidRDefault="009A6AF4" w:rsidP="008C1EB5">
            <w:pPr>
              <w:rPr>
                <w:ins w:id="2016" w:author="Bence" w:date="2017-05-21T01:28:00Z"/>
                <w:lang w:eastAsia="en-US"/>
              </w:rPr>
            </w:pPr>
            <w:ins w:id="2017" w:author="Bence" w:date="2017-05-21T01:28:00Z">
              <w:r>
                <w:rPr>
                  <w:lang w:eastAsia="en-US"/>
                </w:rPr>
                <w:t>iot_rule_triggers</w:t>
              </w:r>
            </w:ins>
          </w:p>
        </w:tc>
        <w:tc>
          <w:tcPr>
            <w:tcW w:w="7364" w:type="dxa"/>
          </w:tcPr>
          <w:p w14:paraId="4695BBE4" w14:textId="78C96013" w:rsidR="009A6AF4" w:rsidRDefault="009A6AF4" w:rsidP="00EC321E">
            <w:pPr>
              <w:keepNext/>
              <w:rPr>
                <w:ins w:id="2018" w:author="Bence" w:date="2017-05-21T01:28:00Z"/>
                <w:lang w:eastAsia="en-US"/>
              </w:rPr>
            </w:pPr>
            <w:ins w:id="2019" w:author="Bence" w:date="2017-05-21T01:28:00Z">
              <w:r>
                <w:rPr>
                  <w:lang w:eastAsia="en-US"/>
                </w:rPr>
                <w:t>A szabályokhoz tartozó trigger feltételek, a korábban kifejtett struktúrának megfelelően egy összehasonlító operátort és az értéket is tartalmazzák a sorok</w:t>
              </w:r>
            </w:ins>
          </w:p>
        </w:tc>
      </w:tr>
      <w:tr w:rsidR="009A6AF4" w14:paraId="566FB9A1" w14:textId="77777777" w:rsidTr="00F339BE">
        <w:trPr>
          <w:ins w:id="2020" w:author="Bence" w:date="2017-05-21T01:29:00Z"/>
        </w:trPr>
        <w:tc>
          <w:tcPr>
            <w:tcW w:w="1696" w:type="dxa"/>
          </w:tcPr>
          <w:p w14:paraId="40A51014" w14:textId="500DE3D9" w:rsidR="009A6AF4" w:rsidRDefault="009A6AF4" w:rsidP="008C1EB5">
            <w:pPr>
              <w:rPr>
                <w:ins w:id="2021" w:author="Bence" w:date="2017-05-21T01:29:00Z"/>
                <w:lang w:eastAsia="en-US"/>
              </w:rPr>
            </w:pPr>
            <w:ins w:id="2022" w:author="Bence" w:date="2017-05-21T01:29:00Z">
              <w:r>
                <w:rPr>
                  <w:lang w:eastAsia="en-US"/>
                </w:rPr>
                <w:t>iot_rule_actions</w:t>
              </w:r>
            </w:ins>
          </w:p>
        </w:tc>
        <w:tc>
          <w:tcPr>
            <w:tcW w:w="7364" w:type="dxa"/>
          </w:tcPr>
          <w:p w14:paraId="17669BB2" w14:textId="68BFA854" w:rsidR="009A6AF4" w:rsidRDefault="009A6AF4" w:rsidP="00EC321E">
            <w:pPr>
              <w:keepNext/>
              <w:rPr>
                <w:ins w:id="2023" w:author="Bence" w:date="2017-05-21T01:29:00Z"/>
                <w:lang w:eastAsia="en-US"/>
              </w:rPr>
            </w:pPr>
            <w:ins w:id="2024" w:author="Bence" w:date="2017-05-21T01:29:00Z">
              <w:r>
                <w:rPr>
                  <w:lang w:eastAsia="en-US"/>
                </w:rPr>
                <w:t>A szabályokhoz tartozó cselekvések, tárolva, mely beavatkozó értékét mire kell módosítani</w:t>
              </w:r>
            </w:ins>
          </w:p>
        </w:tc>
      </w:tr>
    </w:tbl>
    <w:bookmarkStart w:id="2025" w:name="_Ref483090600"/>
    <w:p w14:paraId="71479C71" w14:textId="2C8D153B" w:rsidR="00F339BE" w:rsidRDefault="00E413A7" w:rsidP="005B4C76">
      <w:pPr>
        <w:pStyle w:val="Kpalrs"/>
        <w:rPr>
          <w:ins w:id="2026" w:author="Bence" w:date="2017-05-21T00:37:00Z"/>
        </w:rPr>
      </w:pPr>
      <w:ins w:id="2027" w:author="Bence" w:date="2017-05-21T14:02:00Z">
        <w:r>
          <w:fldChar w:fldCharType="begin"/>
        </w:r>
        <w:r>
          <w:instrText xml:space="preserve"> STYLEREF 1 \s </w:instrText>
        </w:r>
      </w:ins>
      <w:r>
        <w:fldChar w:fldCharType="separate"/>
      </w:r>
      <w:r w:rsidR="001A7DB8">
        <w:rPr>
          <w:noProof/>
        </w:rPr>
        <w:t>3</w:t>
      </w:r>
      <w:ins w:id="2028" w:author="Bence" w:date="2017-05-21T14:02:00Z">
        <w:r>
          <w:fldChar w:fldCharType="end"/>
        </w:r>
        <w:r>
          <w:t>.</w:t>
        </w:r>
        <w:r>
          <w:fldChar w:fldCharType="begin"/>
        </w:r>
        <w:r>
          <w:instrText xml:space="preserve"> SEQ táblázat \* ARABIC \s 1 </w:instrText>
        </w:r>
      </w:ins>
      <w:r>
        <w:fldChar w:fldCharType="separate"/>
      </w:r>
      <w:ins w:id="2029" w:author="Bence" w:date="2017-05-21T17:48:00Z">
        <w:r w:rsidR="001A7DB8">
          <w:rPr>
            <w:noProof/>
          </w:rPr>
          <w:t>4</w:t>
        </w:r>
      </w:ins>
      <w:ins w:id="2030" w:author="Bence" w:date="2017-05-21T14:02:00Z">
        <w:r>
          <w:fldChar w:fldCharType="end"/>
        </w:r>
      </w:ins>
      <w:ins w:id="2031" w:author="Bence" w:date="2017-05-21T00:40:00Z">
        <w:r w:rsidR="00F339BE">
          <w:t>. táblázat</w:t>
        </w:r>
        <w:bookmarkEnd w:id="2025"/>
        <w:r w:rsidR="00EC321E">
          <w:t xml:space="preserve"> Az adatbázis </w:t>
        </w:r>
        <w:r w:rsidR="00F339BE">
          <w:t>táblái</w:t>
        </w:r>
      </w:ins>
    </w:p>
    <w:p w14:paraId="3F37DC42" w14:textId="453152C0" w:rsidR="00157C47" w:rsidRDefault="00157C47" w:rsidP="00157C47">
      <w:pPr>
        <w:pStyle w:val="Cmsor3"/>
        <w:rPr>
          <w:ins w:id="2032" w:author="Bence" w:date="2017-05-21T00:38:00Z"/>
          <w:lang w:eastAsia="en-US"/>
        </w:rPr>
        <w:pPrChange w:id="2033" w:author="Bence" w:date="2017-05-21T00:38:00Z">
          <w:pPr>
            <w:pStyle w:val="Kpalrs"/>
          </w:pPr>
        </w:pPrChange>
      </w:pPr>
      <w:bookmarkStart w:id="2034" w:name="_Toc483152373"/>
      <w:ins w:id="2035" w:author="Bence" w:date="2017-05-21T00:37:00Z">
        <w:r>
          <w:rPr>
            <w:lang w:eastAsia="en-US"/>
          </w:rPr>
          <w:t>Felhasználói felület</w:t>
        </w:r>
      </w:ins>
      <w:bookmarkEnd w:id="2034"/>
    </w:p>
    <w:p w14:paraId="10406219" w14:textId="157EE793" w:rsidR="00157C47" w:rsidRDefault="00157C47" w:rsidP="00157C47">
      <w:pPr>
        <w:rPr>
          <w:ins w:id="2036" w:author="Bence" w:date="2017-05-21T10:21:00Z"/>
          <w:lang w:eastAsia="en-US"/>
        </w:rPr>
        <w:pPrChange w:id="2037" w:author="Bence" w:date="2017-05-21T00:38:00Z">
          <w:pPr>
            <w:pStyle w:val="Kpalrs"/>
          </w:pPr>
        </w:pPrChange>
      </w:pPr>
      <w:ins w:id="2038" w:author="Bence" w:date="2017-05-21T00:38:00Z">
        <w:r>
          <w:rPr>
            <w:lang w:eastAsia="en-US"/>
          </w:rPr>
          <w:t>Az alfejezetben röviden bemutatom a szerver olda</w:t>
        </w:r>
        <w:r w:rsidR="00F339BE">
          <w:rPr>
            <w:lang w:eastAsia="en-US"/>
          </w:rPr>
          <w:t xml:space="preserve">li felhasználói felület fő oldalait. </w:t>
        </w:r>
      </w:ins>
      <w:ins w:id="2039" w:author="Bence" w:date="2017-05-21T10:21:00Z">
        <w:r w:rsidR="002F417B">
          <w:rPr>
            <w:lang w:eastAsia="en-US"/>
          </w:rPr>
          <w:t xml:space="preserve">A főbb elérési pontokat a </w:t>
        </w:r>
      </w:ins>
      <w:ins w:id="2040" w:author="Bence" w:date="2017-05-21T10:23:00Z">
        <w:r w:rsidR="002F417B">
          <w:rPr>
            <w:lang w:eastAsia="en-US"/>
          </w:rPr>
          <w:fldChar w:fldCharType="begin"/>
        </w:r>
        <w:r w:rsidR="002F417B">
          <w:rPr>
            <w:lang w:eastAsia="en-US"/>
          </w:rPr>
          <w:instrText xml:space="preserve"> REF _Ref483125541 \h </w:instrText>
        </w:r>
        <w:r w:rsidR="002F417B">
          <w:rPr>
            <w:lang w:eastAsia="en-US"/>
          </w:rPr>
        </w:r>
      </w:ins>
      <w:r w:rsidR="002F417B">
        <w:rPr>
          <w:lang w:eastAsia="en-US"/>
        </w:rPr>
        <w:fldChar w:fldCharType="separate"/>
      </w:r>
      <w:ins w:id="2041" w:author="Bence" w:date="2017-05-21T17:48:00Z">
        <w:r w:rsidR="001A7DB8">
          <w:rPr>
            <w:noProof/>
          </w:rPr>
          <w:t>3</w:t>
        </w:r>
        <w:r w:rsidR="001A7DB8">
          <w:t>.</w:t>
        </w:r>
        <w:r w:rsidR="001A7DB8">
          <w:rPr>
            <w:noProof/>
          </w:rPr>
          <w:t>5</w:t>
        </w:r>
        <w:r w:rsidR="001A7DB8">
          <w:t>. táblázat</w:t>
        </w:r>
      </w:ins>
      <w:ins w:id="2042" w:author="Bence" w:date="2017-05-21T10:23:00Z">
        <w:r w:rsidR="002F417B">
          <w:rPr>
            <w:lang w:eastAsia="en-US"/>
          </w:rPr>
          <w:fldChar w:fldCharType="end"/>
        </w:r>
        <w:r w:rsidR="002F417B">
          <w:rPr>
            <w:lang w:eastAsia="en-US"/>
          </w:rPr>
          <w:t xml:space="preserve"> foglalja össze,</w:t>
        </w:r>
      </w:ins>
      <w:ins w:id="2043" w:author="Bence" w:date="2017-05-21T11:24:00Z">
        <w:r w:rsidR="00811C16">
          <w:rPr>
            <w:lang w:eastAsia="en-US"/>
          </w:rPr>
          <w:t xml:space="preserve"> ahol a cím oszlop az oldalon belüli relatív hivatkozást adja meg.</w:t>
        </w:r>
      </w:ins>
      <w:ins w:id="2044" w:author="Bence" w:date="2017-05-21T10:23:00Z">
        <w:r w:rsidR="002F417B">
          <w:rPr>
            <w:lang w:eastAsia="en-US"/>
          </w:rPr>
          <w:t xml:space="preserve"> </w:t>
        </w:r>
      </w:ins>
      <w:ins w:id="2045" w:author="Bence" w:date="2017-05-21T11:38:00Z">
        <w:r w:rsidR="003A7B0F">
          <w:rPr>
            <w:lang w:eastAsia="en-US"/>
          </w:rPr>
          <w:t>A grafikus felülettel (azaz közvetlenül a felhasználónak szánt)</w:t>
        </w:r>
      </w:ins>
      <w:ins w:id="2046" w:author="Bence" w:date="2017-05-21T11:39:00Z">
        <w:r w:rsidR="003A7B0F">
          <w:rPr>
            <w:lang w:eastAsia="en-US"/>
          </w:rPr>
          <w:t xml:space="preserve"> oldalak </w:t>
        </w:r>
      </w:ins>
      <w:ins w:id="2047" w:author="Bence" w:date="2017-05-21T14:57:00Z">
        <w:r w:rsidR="004F4D61">
          <w:rPr>
            <w:lang w:eastAsia="en-US"/>
          </w:rPr>
          <w:t xml:space="preserve">közül a fontosabbak </w:t>
        </w:r>
      </w:ins>
      <w:ins w:id="2048" w:author="Bence" w:date="2017-05-21T11:39:00Z">
        <w:r w:rsidR="003A7B0F">
          <w:rPr>
            <w:lang w:eastAsia="en-US"/>
          </w:rPr>
          <w:t>rövid bemutatására</w:t>
        </w:r>
      </w:ins>
      <w:ins w:id="2049" w:author="Bence" w:date="2017-05-21T11:26:00Z">
        <w:r w:rsidR="00811C16">
          <w:rPr>
            <w:lang w:eastAsia="en-US"/>
          </w:rPr>
          <w:t xml:space="preserve"> a táblázatot követően kerül sor.</w:t>
        </w:r>
      </w:ins>
      <w:ins w:id="2050" w:author="Bence" w:date="2017-05-21T11:24:00Z">
        <w:r w:rsidR="00811C16">
          <w:rPr>
            <w:lang w:eastAsia="en-US"/>
          </w:rPr>
          <w:t xml:space="preserve"> </w:t>
        </w:r>
      </w:ins>
    </w:p>
    <w:tbl>
      <w:tblPr>
        <w:tblStyle w:val="Rcsostblzat"/>
        <w:tblW w:w="0" w:type="auto"/>
        <w:tblLook w:val="04A0" w:firstRow="1" w:lastRow="0" w:firstColumn="1" w:lastColumn="0" w:noHBand="0" w:noVBand="1"/>
      </w:tblPr>
      <w:tblGrid>
        <w:gridCol w:w="846"/>
        <w:gridCol w:w="4111"/>
        <w:gridCol w:w="4103"/>
        <w:tblGridChange w:id="2051">
          <w:tblGrid>
            <w:gridCol w:w="846"/>
            <w:gridCol w:w="4111"/>
            <w:gridCol w:w="4103"/>
          </w:tblGrid>
        </w:tblGridChange>
      </w:tblGrid>
      <w:tr w:rsidR="000F3D5F" w14:paraId="1385B359" w14:textId="77777777" w:rsidTr="000F3D5F">
        <w:trPr>
          <w:ins w:id="2052" w:author="Bence" w:date="2017-05-21T10:22:00Z"/>
        </w:trPr>
        <w:tc>
          <w:tcPr>
            <w:tcW w:w="846" w:type="dxa"/>
          </w:tcPr>
          <w:p w14:paraId="3663F8B6" w14:textId="4DEA3DAF" w:rsidR="002F417B" w:rsidRPr="002F417B" w:rsidRDefault="002F417B" w:rsidP="002F417B">
            <w:pPr>
              <w:rPr>
                <w:ins w:id="2053" w:author="Bence" w:date="2017-05-21T10:22:00Z"/>
                <w:b/>
                <w:lang w:eastAsia="en-US"/>
                <w:rPrChange w:id="2054" w:author="Bence" w:date="2017-05-21T10:24:00Z">
                  <w:rPr>
                    <w:ins w:id="2055" w:author="Bence" w:date="2017-05-21T10:22:00Z"/>
                    <w:lang w:eastAsia="en-US"/>
                  </w:rPr>
                </w:rPrChange>
              </w:rPr>
            </w:pPr>
            <w:ins w:id="2056" w:author="Bence" w:date="2017-05-21T10:22:00Z">
              <w:r w:rsidRPr="002F417B">
                <w:rPr>
                  <w:b/>
                  <w:lang w:eastAsia="en-US"/>
                  <w:rPrChange w:id="2057" w:author="Bence" w:date="2017-05-21T10:24:00Z">
                    <w:rPr>
                      <w:lang w:eastAsia="en-US"/>
                    </w:rPr>
                  </w:rPrChange>
                </w:rPr>
                <w:t>T</w:t>
              </w:r>
            </w:ins>
            <w:ins w:id="2058" w:author="Bence" w:date="2017-05-21T10:23:00Z">
              <w:r w:rsidRPr="002F417B">
                <w:rPr>
                  <w:b/>
                  <w:lang w:eastAsia="en-US"/>
                  <w:rPrChange w:id="2059" w:author="Bence" w:date="2017-05-21T10:24:00Z">
                    <w:rPr>
                      <w:lang w:eastAsia="en-US"/>
                    </w:rPr>
                  </w:rPrChange>
                </w:rPr>
                <w:t>ípus</w:t>
              </w:r>
            </w:ins>
          </w:p>
        </w:tc>
        <w:tc>
          <w:tcPr>
            <w:tcW w:w="4111" w:type="dxa"/>
          </w:tcPr>
          <w:p w14:paraId="191B7D61" w14:textId="402DFD2C" w:rsidR="002F417B" w:rsidRPr="002F417B" w:rsidRDefault="002F417B" w:rsidP="00157C47">
            <w:pPr>
              <w:rPr>
                <w:ins w:id="2060" w:author="Bence" w:date="2017-05-21T10:22:00Z"/>
                <w:b/>
                <w:lang w:eastAsia="en-US"/>
                <w:rPrChange w:id="2061" w:author="Bence" w:date="2017-05-21T10:24:00Z">
                  <w:rPr>
                    <w:ins w:id="2062" w:author="Bence" w:date="2017-05-21T10:22:00Z"/>
                    <w:lang w:eastAsia="en-US"/>
                  </w:rPr>
                </w:rPrChange>
              </w:rPr>
            </w:pPr>
            <w:ins w:id="2063" w:author="Bence" w:date="2017-05-21T10:23:00Z">
              <w:r w:rsidRPr="002F417B">
                <w:rPr>
                  <w:b/>
                  <w:lang w:eastAsia="en-US"/>
                  <w:rPrChange w:id="2064" w:author="Bence" w:date="2017-05-21T10:24:00Z">
                    <w:rPr>
                      <w:lang w:eastAsia="en-US"/>
                    </w:rPr>
                  </w:rPrChange>
                </w:rPr>
                <w:t>Cím</w:t>
              </w:r>
            </w:ins>
          </w:p>
        </w:tc>
        <w:tc>
          <w:tcPr>
            <w:tcW w:w="4103" w:type="dxa"/>
          </w:tcPr>
          <w:p w14:paraId="344923CD" w14:textId="760B7FA8" w:rsidR="002F417B" w:rsidRPr="002F417B" w:rsidRDefault="002F417B" w:rsidP="00157C47">
            <w:pPr>
              <w:rPr>
                <w:ins w:id="2065" w:author="Bence" w:date="2017-05-21T10:22:00Z"/>
                <w:b/>
                <w:lang w:eastAsia="en-US"/>
                <w:rPrChange w:id="2066" w:author="Bence" w:date="2017-05-21T10:24:00Z">
                  <w:rPr>
                    <w:ins w:id="2067" w:author="Bence" w:date="2017-05-21T10:22:00Z"/>
                    <w:lang w:eastAsia="en-US"/>
                  </w:rPr>
                </w:rPrChange>
              </w:rPr>
            </w:pPr>
            <w:ins w:id="2068" w:author="Bence" w:date="2017-05-21T10:23:00Z">
              <w:r w:rsidRPr="002F417B">
                <w:rPr>
                  <w:b/>
                  <w:lang w:eastAsia="en-US"/>
                  <w:rPrChange w:id="2069" w:author="Bence" w:date="2017-05-21T10:24:00Z">
                    <w:rPr>
                      <w:lang w:eastAsia="en-US"/>
                    </w:rPr>
                  </w:rPrChange>
                </w:rPr>
                <w:t>Funkció</w:t>
              </w:r>
            </w:ins>
          </w:p>
        </w:tc>
      </w:tr>
      <w:tr w:rsidR="000F3D5F" w14:paraId="2FA197EC" w14:textId="77777777" w:rsidTr="000F3D5F">
        <w:trPr>
          <w:ins w:id="2070" w:author="Bence" w:date="2017-05-21T10:22:00Z"/>
        </w:trPr>
        <w:tc>
          <w:tcPr>
            <w:tcW w:w="846" w:type="dxa"/>
          </w:tcPr>
          <w:p w14:paraId="1A6F18A7" w14:textId="47129188" w:rsidR="002F417B" w:rsidRDefault="002F417B" w:rsidP="00157C47">
            <w:pPr>
              <w:rPr>
                <w:ins w:id="2071" w:author="Bence" w:date="2017-05-21T10:22:00Z"/>
                <w:lang w:eastAsia="en-US"/>
              </w:rPr>
            </w:pPr>
            <w:ins w:id="2072" w:author="Bence" w:date="2017-05-21T10:24:00Z">
              <w:r>
                <w:rPr>
                  <w:lang w:eastAsia="en-US"/>
                </w:rPr>
                <w:t>GET</w:t>
              </w:r>
            </w:ins>
          </w:p>
        </w:tc>
        <w:tc>
          <w:tcPr>
            <w:tcW w:w="4111" w:type="dxa"/>
          </w:tcPr>
          <w:p w14:paraId="4756E6AC" w14:textId="1BE4DE3C" w:rsidR="002F417B" w:rsidRDefault="00811C16" w:rsidP="00195E1D">
            <w:pPr>
              <w:rPr>
                <w:ins w:id="2073" w:author="Bence" w:date="2017-05-21T10:22:00Z"/>
                <w:lang w:eastAsia="en-US"/>
              </w:rPr>
            </w:pPr>
            <w:ins w:id="2074" w:author="Bence" w:date="2017-05-21T11:24:00Z">
              <w:r>
                <w:rPr>
                  <w:lang w:eastAsia="en-US"/>
                </w:rPr>
                <w:t>/</w:t>
              </w:r>
            </w:ins>
            <w:ins w:id="2075" w:author="Bence" w:date="2017-05-21T14:55:00Z">
              <w:r w:rsidR="004F4D61">
                <w:rPr>
                  <w:lang w:eastAsia="en-US"/>
                </w:rPr>
                <w:t>init/</w:t>
              </w:r>
            </w:ins>
            <w:ins w:id="2076" w:author="Bence" w:date="2017-05-21T13:16:00Z">
              <w:r w:rsidR="00195E1D">
                <w:rPr>
                  <w:lang w:eastAsia="en-US"/>
                </w:rPr>
                <w:t>init.php</w:t>
              </w:r>
            </w:ins>
          </w:p>
        </w:tc>
        <w:tc>
          <w:tcPr>
            <w:tcW w:w="4103" w:type="dxa"/>
          </w:tcPr>
          <w:p w14:paraId="331174D8" w14:textId="0C8CF5ED" w:rsidR="002F417B" w:rsidRDefault="00195E1D" w:rsidP="00157C47">
            <w:pPr>
              <w:rPr>
                <w:ins w:id="2077" w:author="Bence" w:date="2017-05-21T10:22:00Z"/>
                <w:lang w:eastAsia="en-US"/>
              </w:rPr>
            </w:pPr>
            <w:ins w:id="2078" w:author="Bence" w:date="2017-05-21T13:16:00Z">
              <w:r>
                <w:rPr>
                  <w:lang w:eastAsia="en-US"/>
                </w:rPr>
                <w:t>A rendszer telepítésénél használt konfigurációs felület</w:t>
              </w:r>
            </w:ins>
          </w:p>
        </w:tc>
      </w:tr>
      <w:tr w:rsidR="000F3D5F" w14:paraId="6E209028" w14:textId="77777777" w:rsidTr="000F3D5F">
        <w:trPr>
          <w:ins w:id="2079" w:author="Bence" w:date="2017-05-21T10:22:00Z"/>
        </w:trPr>
        <w:tc>
          <w:tcPr>
            <w:tcW w:w="846" w:type="dxa"/>
          </w:tcPr>
          <w:p w14:paraId="344E60FD" w14:textId="19105AE4" w:rsidR="002F417B" w:rsidRDefault="004F4D61" w:rsidP="00157C47">
            <w:pPr>
              <w:rPr>
                <w:ins w:id="2080" w:author="Bence" w:date="2017-05-21T10:22:00Z"/>
                <w:lang w:eastAsia="en-US"/>
              </w:rPr>
            </w:pPr>
            <w:ins w:id="2081" w:author="Bence" w:date="2017-05-21T14:55:00Z">
              <w:r>
                <w:rPr>
                  <w:lang w:eastAsia="en-US"/>
                </w:rPr>
                <w:t>GET</w:t>
              </w:r>
            </w:ins>
          </w:p>
        </w:tc>
        <w:tc>
          <w:tcPr>
            <w:tcW w:w="4111" w:type="dxa"/>
          </w:tcPr>
          <w:p w14:paraId="7B037FA3" w14:textId="07DCC34E" w:rsidR="002F417B" w:rsidRDefault="004F4D61" w:rsidP="00157C47">
            <w:pPr>
              <w:rPr>
                <w:ins w:id="2082" w:author="Bence" w:date="2017-05-21T10:22:00Z"/>
                <w:lang w:eastAsia="en-US"/>
              </w:rPr>
            </w:pPr>
            <w:ins w:id="2083" w:author="Bence" w:date="2017-05-21T14:56:00Z">
              <w:r w:rsidRPr="004F4D61">
                <w:rPr>
                  <w:lang w:eastAsia="en-US"/>
                </w:rPr>
                <w:t>/register.php</w:t>
              </w:r>
            </w:ins>
          </w:p>
        </w:tc>
        <w:tc>
          <w:tcPr>
            <w:tcW w:w="4103" w:type="dxa"/>
          </w:tcPr>
          <w:p w14:paraId="3DEBA59F" w14:textId="05A05EE9" w:rsidR="002F417B" w:rsidRDefault="004F4D61" w:rsidP="00157C47">
            <w:pPr>
              <w:rPr>
                <w:ins w:id="2084" w:author="Bence" w:date="2017-05-21T10:22:00Z"/>
                <w:lang w:eastAsia="en-US"/>
              </w:rPr>
            </w:pPr>
            <w:ins w:id="2085" w:author="Bence" w:date="2017-05-21T14:56:00Z">
              <w:r>
                <w:rPr>
                  <w:lang w:eastAsia="en-US"/>
                </w:rPr>
                <w:t>Regisztrációs felület</w:t>
              </w:r>
            </w:ins>
          </w:p>
        </w:tc>
      </w:tr>
      <w:tr w:rsidR="000F3D5F" w14:paraId="6BC2023B" w14:textId="77777777" w:rsidTr="000F3D5F">
        <w:trPr>
          <w:ins w:id="2086" w:author="Bence" w:date="2017-05-21T10:22:00Z"/>
        </w:trPr>
        <w:tc>
          <w:tcPr>
            <w:tcW w:w="846" w:type="dxa"/>
          </w:tcPr>
          <w:p w14:paraId="1CDD35E5" w14:textId="4E799FEF" w:rsidR="002F417B" w:rsidRDefault="004F4D61" w:rsidP="00157C47">
            <w:pPr>
              <w:rPr>
                <w:ins w:id="2087" w:author="Bence" w:date="2017-05-21T10:22:00Z"/>
                <w:lang w:eastAsia="en-US"/>
              </w:rPr>
            </w:pPr>
            <w:ins w:id="2088" w:author="Bence" w:date="2017-05-21T14:56:00Z">
              <w:r>
                <w:rPr>
                  <w:lang w:eastAsia="en-US"/>
                </w:rPr>
                <w:t>GET</w:t>
              </w:r>
            </w:ins>
          </w:p>
        </w:tc>
        <w:tc>
          <w:tcPr>
            <w:tcW w:w="4111" w:type="dxa"/>
          </w:tcPr>
          <w:p w14:paraId="70D57115" w14:textId="56D70D77" w:rsidR="002F417B" w:rsidRDefault="004F4D61" w:rsidP="00157C47">
            <w:pPr>
              <w:rPr>
                <w:ins w:id="2089" w:author="Bence" w:date="2017-05-21T10:22:00Z"/>
                <w:lang w:eastAsia="en-US"/>
              </w:rPr>
            </w:pPr>
            <w:ins w:id="2090" w:author="Bence" w:date="2017-05-21T14:56:00Z">
              <w:r>
                <w:rPr>
                  <w:lang w:eastAsia="en-US"/>
                </w:rPr>
                <w:t>/</w:t>
              </w:r>
              <w:r w:rsidRPr="004F4D61">
                <w:rPr>
                  <w:lang w:eastAsia="en-US"/>
                </w:rPr>
                <w:t>users_list.php</w:t>
              </w:r>
            </w:ins>
          </w:p>
        </w:tc>
        <w:tc>
          <w:tcPr>
            <w:tcW w:w="4103" w:type="dxa"/>
          </w:tcPr>
          <w:p w14:paraId="6D69436B" w14:textId="5561E217" w:rsidR="002F417B" w:rsidRDefault="004F4D61" w:rsidP="00157C47">
            <w:pPr>
              <w:rPr>
                <w:ins w:id="2091" w:author="Bence" w:date="2017-05-21T10:22:00Z"/>
                <w:lang w:eastAsia="en-US"/>
              </w:rPr>
            </w:pPr>
            <w:ins w:id="2092" w:author="Bence" w:date="2017-05-21T14:56:00Z">
              <w:r>
                <w:rPr>
                  <w:lang w:eastAsia="en-US"/>
                </w:rPr>
                <w:t>Felhasználók listázása</w:t>
              </w:r>
            </w:ins>
          </w:p>
        </w:tc>
      </w:tr>
      <w:tr w:rsidR="000F3D5F" w14:paraId="34E6897A" w14:textId="77777777" w:rsidTr="000F3D5F">
        <w:trPr>
          <w:ins w:id="2093" w:author="Bence" w:date="2017-05-21T10:22:00Z"/>
        </w:trPr>
        <w:tc>
          <w:tcPr>
            <w:tcW w:w="846" w:type="dxa"/>
          </w:tcPr>
          <w:p w14:paraId="5B40166A" w14:textId="16262F83" w:rsidR="002F417B" w:rsidRDefault="004F4D61" w:rsidP="00157C47">
            <w:pPr>
              <w:rPr>
                <w:ins w:id="2094" w:author="Bence" w:date="2017-05-21T10:22:00Z"/>
                <w:lang w:eastAsia="en-US"/>
              </w:rPr>
            </w:pPr>
            <w:ins w:id="2095" w:author="Bence" w:date="2017-05-21T14:57:00Z">
              <w:r>
                <w:rPr>
                  <w:lang w:eastAsia="en-US"/>
                </w:rPr>
                <w:t>GET</w:t>
              </w:r>
            </w:ins>
          </w:p>
        </w:tc>
        <w:tc>
          <w:tcPr>
            <w:tcW w:w="4111" w:type="dxa"/>
          </w:tcPr>
          <w:p w14:paraId="4DE76571" w14:textId="71AEED6E" w:rsidR="002F417B" w:rsidRDefault="004F4D61" w:rsidP="00157C47">
            <w:pPr>
              <w:rPr>
                <w:ins w:id="2096" w:author="Bence" w:date="2017-05-21T10:22:00Z"/>
                <w:lang w:eastAsia="en-US"/>
              </w:rPr>
            </w:pPr>
            <w:ins w:id="2097" w:author="Bence" w:date="2017-05-21T14:57:00Z">
              <w:r>
                <w:rPr>
                  <w:lang w:eastAsia="en-US"/>
                </w:rPr>
                <w:t>/</w:t>
              </w:r>
              <w:r w:rsidRPr="004F4D61">
                <w:rPr>
                  <w:lang w:eastAsia="en-US"/>
                </w:rPr>
                <w:t>contact.php</w:t>
              </w:r>
            </w:ins>
          </w:p>
        </w:tc>
        <w:tc>
          <w:tcPr>
            <w:tcW w:w="4103" w:type="dxa"/>
          </w:tcPr>
          <w:p w14:paraId="44A8C9EF" w14:textId="2A1CBCA2" w:rsidR="002F417B" w:rsidRDefault="004F4D61" w:rsidP="00157C47">
            <w:pPr>
              <w:rPr>
                <w:ins w:id="2098" w:author="Bence" w:date="2017-05-21T10:22:00Z"/>
                <w:lang w:eastAsia="en-US"/>
              </w:rPr>
            </w:pPr>
            <w:ins w:id="2099" w:author="Bence" w:date="2017-05-21T14:57:00Z">
              <w:r>
                <w:rPr>
                  <w:lang w:eastAsia="en-US"/>
                </w:rPr>
                <w:t>Kapcsolat form, adminisztrátornak küldhet itt üzenetet a felhasználó</w:t>
              </w:r>
            </w:ins>
          </w:p>
        </w:tc>
      </w:tr>
      <w:tr w:rsidR="000F3D5F" w14:paraId="69B919F2" w14:textId="77777777" w:rsidTr="000F3D5F">
        <w:trPr>
          <w:ins w:id="2100" w:author="Bence" w:date="2017-05-21T10:22:00Z"/>
        </w:trPr>
        <w:tc>
          <w:tcPr>
            <w:tcW w:w="846" w:type="dxa"/>
          </w:tcPr>
          <w:p w14:paraId="2E7F9B03" w14:textId="7BC77980" w:rsidR="002F417B" w:rsidRDefault="004F4D61" w:rsidP="00157C47">
            <w:pPr>
              <w:rPr>
                <w:ins w:id="2101" w:author="Bence" w:date="2017-05-21T10:22:00Z"/>
                <w:lang w:eastAsia="en-US"/>
              </w:rPr>
            </w:pPr>
            <w:ins w:id="2102" w:author="Bence" w:date="2017-05-21T14:58:00Z">
              <w:r>
                <w:rPr>
                  <w:lang w:eastAsia="en-US"/>
                </w:rPr>
                <w:t>GET</w:t>
              </w:r>
            </w:ins>
          </w:p>
        </w:tc>
        <w:tc>
          <w:tcPr>
            <w:tcW w:w="4111" w:type="dxa"/>
          </w:tcPr>
          <w:p w14:paraId="3D46021C" w14:textId="4DC062D6" w:rsidR="002F417B" w:rsidRDefault="004F4D61" w:rsidP="002F417B">
            <w:pPr>
              <w:keepNext/>
              <w:rPr>
                <w:ins w:id="2103" w:author="Bence" w:date="2017-05-21T10:22:00Z"/>
                <w:lang w:eastAsia="en-US"/>
              </w:rPr>
            </w:pPr>
            <w:ins w:id="2104" w:author="Bence" w:date="2017-05-21T14:58:00Z">
              <w:r w:rsidRPr="004F4D61">
                <w:rPr>
                  <w:lang w:eastAsia="en-US"/>
                </w:rPr>
                <w:t>/my_devices.php</w:t>
              </w:r>
            </w:ins>
          </w:p>
        </w:tc>
        <w:tc>
          <w:tcPr>
            <w:tcW w:w="4103" w:type="dxa"/>
          </w:tcPr>
          <w:p w14:paraId="706A9183" w14:textId="6B8609A8" w:rsidR="002F417B" w:rsidRDefault="004F4D61" w:rsidP="002F417B">
            <w:pPr>
              <w:keepNext/>
              <w:rPr>
                <w:ins w:id="2105" w:author="Bence" w:date="2017-05-21T10:22:00Z"/>
                <w:lang w:eastAsia="en-US"/>
              </w:rPr>
              <w:pPrChange w:id="2106" w:author="Bence" w:date="2017-05-21T10:22:00Z">
                <w:pPr/>
              </w:pPrChange>
            </w:pPr>
            <w:ins w:id="2107" w:author="Bence" w:date="2017-05-21T14:58:00Z">
              <w:r>
                <w:rPr>
                  <w:lang w:eastAsia="en-US"/>
                </w:rPr>
                <w:t>Felhasználó eszközeinek táblázatos megjelenítése</w:t>
              </w:r>
            </w:ins>
          </w:p>
        </w:tc>
      </w:tr>
      <w:tr w:rsidR="000F3D5F" w14:paraId="313FD044" w14:textId="77777777" w:rsidTr="000F3D5F">
        <w:trPr>
          <w:ins w:id="2108" w:author="Bence" w:date="2017-05-21T14:58:00Z"/>
        </w:trPr>
        <w:tc>
          <w:tcPr>
            <w:tcW w:w="846" w:type="dxa"/>
          </w:tcPr>
          <w:p w14:paraId="7C53D3AB" w14:textId="785811E5" w:rsidR="004F4D61" w:rsidRDefault="000F3D5F" w:rsidP="00157C47">
            <w:pPr>
              <w:rPr>
                <w:ins w:id="2109" w:author="Bence" w:date="2017-05-21T14:58:00Z"/>
                <w:lang w:eastAsia="en-US"/>
              </w:rPr>
            </w:pPr>
            <w:ins w:id="2110" w:author="Bence" w:date="2017-05-21T15:03:00Z">
              <w:r>
                <w:rPr>
                  <w:lang w:eastAsia="en-US"/>
                </w:rPr>
                <w:t>GET</w:t>
              </w:r>
            </w:ins>
          </w:p>
        </w:tc>
        <w:tc>
          <w:tcPr>
            <w:tcW w:w="4111" w:type="dxa"/>
          </w:tcPr>
          <w:p w14:paraId="36EC4394" w14:textId="0F8768B9" w:rsidR="004F4D61" w:rsidRPr="004F4D61" w:rsidRDefault="000F3D5F" w:rsidP="002F417B">
            <w:pPr>
              <w:keepNext/>
              <w:rPr>
                <w:ins w:id="2111" w:author="Bence" w:date="2017-05-21T14:58:00Z"/>
                <w:lang w:eastAsia="en-US"/>
              </w:rPr>
            </w:pPr>
            <w:ins w:id="2112" w:author="Bence" w:date="2017-05-21T15:03:00Z">
              <w:r>
                <w:rPr>
                  <w:lang w:eastAsia="en-US"/>
                </w:rPr>
                <w:t>/add_device.php</w:t>
              </w:r>
            </w:ins>
          </w:p>
        </w:tc>
        <w:tc>
          <w:tcPr>
            <w:tcW w:w="4103" w:type="dxa"/>
          </w:tcPr>
          <w:p w14:paraId="20E9535E" w14:textId="3E1B72C1" w:rsidR="004F4D61" w:rsidRDefault="000F3D5F" w:rsidP="002F417B">
            <w:pPr>
              <w:keepNext/>
              <w:rPr>
                <w:ins w:id="2113" w:author="Bence" w:date="2017-05-21T14:58:00Z"/>
                <w:lang w:eastAsia="en-US"/>
              </w:rPr>
            </w:pPr>
            <w:ins w:id="2114" w:author="Bence" w:date="2017-05-21T15:05:00Z">
              <w:r>
                <w:rPr>
                  <w:lang w:eastAsia="en-US"/>
                </w:rPr>
                <w:t>Eszköz felvétele felület</w:t>
              </w:r>
            </w:ins>
          </w:p>
        </w:tc>
      </w:tr>
      <w:tr w:rsidR="000F3D5F" w14:paraId="3C12EEC0" w14:textId="77777777" w:rsidTr="000F3D5F">
        <w:trPr>
          <w:ins w:id="2115" w:author="Bence" w:date="2017-05-21T14:58:00Z"/>
        </w:trPr>
        <w:tc>
          <w:tcPr>
            <w:tcW w:w="846" w:type="dxa"/>
          </w:tcPr>
          <w:p w14:paraId="4280CDE6" w14:textId="34B919D8" w:rsidR="000F3D5F" w:rsidRDefault="000F3D5F" w:rsidP="000F3D5F">
            <w:pPr>
              <w:rPr>
                <w:ins w:id="2116" w:author="Bence" w:date="2017-05-21T14:58:00Z"/>
                <w:lang w:eastAsia="en-US"/>
              </w:rPr>
            </w:pPr>
            <w:ins w:id="2117" w:author="Bence" w:date="2017-05-21T15:04:00Z">
              <w:r>
                <w:rPr>
                  <w:lang w:eastAsia="en-US"/>
                </w:rPr>
                <w:t>GET</w:t>
              </w:r>
            </w:ins>
          </w:p>
        </w:tc>
        <w:tc>
          <w:tcPr>
            <w:tcW w:w="4111" w:type="dxa"/>
          </w:tcPr>
          <w:p w14:paraId="6267C692" w14:textId="7A3ADFC1" w:rsidR="000F3D5F" w:rsidRPr="004F4D61" w:rsidRDefault="000F3D5F" w:rsidP="000F3D5F">
            <w:pPr>
              <w:keepNext/>
              <w:rPr>
                <w:ins w:id="2118" w:author="Bence" w:date="2017-05-21T14:58:00Z"/>
                <w:lang w:eastAsia="en-US"/>
              </w:rPr>
            </w:pPr>
            <w:ins w:id="2119" w:author="Bence" w:date="2017-05-21T15:04:00Z">
              <w:r>
                <w:rPr>
                  <w:lang w:eastAsia="en-US"/>
                </w:rPr>
                <w:t>/add_sensor.php</w:t>
              </w:r>
            </w:ins>
          </w:p>
        </w:tc>
        <w:tc>
          <w:tcPr>
            <w:tcW w:w="4103" w:type="dxa"/>
          </w:tcPr>
          <w:p w14:paraId="4239BCF6" w14:textId="57340CE0" w:rsidR="000F3D5F" w:rsidRDefault="000F3D5F" w:rsidP="000F3D5F">
            <w:pPr>
              <w:keepNext/>
              <w:rPr>
                <w:ins w:id="2120" w:author="Bence" w:date="2017-05-21T14:58:00Z"/>
                <w:lang w:eastAsia="en-US"/>
              </w:rPr>
            </w:pPr>
            <w:ins w:id="2121" w:author="Bence" w:date="2017-05-21T15:05:00Z">
              <w:r>
                <w:rPr>
                  <w:lang w:eastAsia="en-US"/>
                </w:rPr>
                <w:t>Szenzor felvétele felület</w:t>
              </w:r>
            </w:ins>
          </w:p>
        </w:tc>
      </w:tr>
      <w:tr w:rsidR="000F3D5F" w14:paraId="352D1265" w14:textId="77777777" w:rsidTr="000F3D5F">
        <w:trPr>
          <w:ins w:id="2122" w:author="Bence" w:date="2017-05-21T14:58:00Z"/>
        </w:trPr>
        <w:tc>
          <w:tcPr>
            <w:tcW w:w="846" w:type="dxa"/>
          </w:tcPr>
          <w:p w14:paraId="6F9907F2" w14:textId="2EEBF903" w:rsidR="000F3D5F" w:rsidRDefault="000F3D5F" w:rsidP="000F3D5F">
            <w:pPr>
              <w:rPr>
                <w:ins w:id="2123" w:author="Bence" w:date="2017-05-21T14:58:00Z"/>
                <w:lang w:eastAsia="en-US"/>
              </w:rPr>
            </w:pPr>
            <w:ins w:id="2124" w:author="Bence" w:date="2017-05-21T15:04:00Z">
              <w:r>
                <w:rPr>
                  <w:lang w:eastAsia="en-US"/>
                </w:rPr>
                <w:t>GET</w:t>
              </w:r>
            </w:ins>
          </w:p>
        </w:tc>
        <w:tc>
          <w:tcPr>
            <w:tcW w:w="4111" w:type="dxa"/>
          </w:tcPr>
          <w:p w14:paraId="5CD2BC75" w14:textId="3D98170E" w:rsidR="000F3D5F" w:rsidRPr="004F4D61" w:rsidRDefault="000F3D5F" w:rsidP="000F3D5F">
            <w:pPr>
              <w:keepNext/>
              <w:rPr>
                <w:ins w:id="2125" w:author="Bence" w:date="2017-05-21T14:58:00Z"/>
                <w:lang w:eastAsia="en-US"/>
              </w:rPr>
            </w:pPr>
            <w:ins w:id="2126" w:author="Bence" w:date="2017-05-21T15:04:00Z">
              <w:r>
                <w:rPr>
                  <w:lang w:eastAsia="en-US"/>
                </w:rPr>
                <w:t>/add_actuator.php</w:t>
              </w:r>
            </w:ins>
          </w:p>
        </w:tc>
        <w:tc>
          <w:tcPr>
            <w:tcW w:w="4103" w:type="dxa"/>
          </w:tcPr>
          <w:p w14:paraId="1B94C3ED" w14:textId="3AA2F890" w:rsidR="000F3D5F" w:rsidRDefault="000F3D5F" w:rsidP="000F3D5F">
            <w:pPr>
              <w:keepNext/>
              <w:rPr>
                <w:ins w:id="2127" w:author="Bence" w:date="2017-05-21T14:58:00Z"/>
                <w:lang w:eastAsia="en-US"/>
              </w:rPr>
            </w:pPr>
            <w:ins w:id="2128" w:author="Bence" w:date="2017-05-21T15:05:00Z">
              <w:r>
                <w:rPr>
                  <w:lang w:eastAsia="en-US"/>
                </w:rPr>
                <w:t>Beavatkozó felvétele felület</w:t>
              </w:r>
            </w:ins>
          </w:p>
        </w:tc>
      </w:tr>
      <w:tr w:rsidR="000F3D5F" w14:paraId="60505477" w14:textId="77777777" w:rsidTr="000F3D5F">
        <w:trPr>
          <w:ins w:id="2129" w:author="Bence" w:date="2017-05-21T14:58:00Z"/>
        </w:trPr>
        <w:tc>
          <w:tcPr>
            <w:tcW w:w="846" w:type="dxa"/>
          </w:tcPr>
          <w:p w14:paraId="35C8CD87" w14:textId="2CC0AA1B" w:rsidR="000F3D5F" w:rsidRDefault="000F3D5F" w:rsidP="000F3D5F">
            <w:pPr>
              <w:rPr>
                <w:ins w:id="2130" w:author="Bence" w:date="2017-05-21T14:58:00Z"/>
                <w:lang w:eastAsia="en-US"/>
              </w:rPr>
            </w:pPr>
            <w:ins w:id="2131" w:author="Bence" w:date="2017-05-21T15:04:00Z">
              <w:r>
                <w:rPr>
                  <w:lang w:eastAsia="en-US"/>
                </w:rPr>
                <w:t>GET</w:t>
              </w:r>
            </w:ins>
          </w:p>
        </w:tc>
        <w:tc>
          <w:tcPr>
            <w:tcW w:w="4111" w:type="dxa"/>
          </w:tcPr>
          <w:p w14:paraId="73818915" w14:textId="6F11AAC1" w:rsidR="000F3D5F" w:rsidRPr="004F4D61" w:rsidRDefault="000F3D5F" w:rsidP="000F3D5F">
            <w:pPr>
              <w:keepNext/>
              <w:rPr>
                <w:ins w:id="2132" w:author="Bence" w:date="2017-05-21T14:58:00Z"/>
                <w:lang w:eastAsia="en-US"/>
              </w:rPr>
            </w:pPr>
            <w:ins w:id="2133" w:author="Bence" w:date="2017-05-21T15:04:00Z">
              <w:r>
                <w:rPr>
                  <w:lang w:eastAsia="en-US"/>
                </w:rPr>
                <w:t>/viewdata.php?sensorid=[</w:t>
              </w:r>
            </w:ins>
            <w:ins w:id="2134" w:author="Bence" w:date="2017-05-21T15:06:00Z">
              <w:r>
                <w:rPr>
                  <w:lang w:eastAsia="en-US"/>
                </w:rPr>
                <w:t>id</w:t>
              </w:r>
            </w:ins>
            <w:ins w:id="2135" w:author="Bence" w:date="2017-05-21T15:04:00Z">
              <w:r>
                <w:rPr>
                  <w:lang w:eastAsia="en-US"/>
                </w:rPr>
                <w:t>]</w:t>
              </w:r>
            </w:ins>
          </w:p>
        </w:tc>
        <w:tc>
          <w:tcPr>
            <w:tcW w:w="4103" w:type="dxa"/>
          </w:tcPr>
          <w:p w14:paraId="4B74F10D" w14:textId="24401454" w:rsidR="000F3D5F" w:rsidRDefault="000F3D5F" w:rsidP="000F3D5F">
            <w:pPr>
              <w:keepNext/>
              <w:rPr>
                <w:ins w:id="2136" w:author="Bence" w:date="2017-05-21T14:58:00Z"/>
                <w:lang w:eastAsia="en-US"/>
              </w:rPr>
            </w:pPr>
            <w:ins w:id="2137" w:author="Bence" w:date="2017-05-21T15:04:00Z">
              <w:r>
                <w:rPr>
                  <w:lang w:eastAsia="en-US"/>
                </w:rPr>
                <w:t>Szenzor adatsorok grafikus megtekintése</w:t>
              </w:r>
            </w:ins>
          </w:p>
        </w:tc>
      </w:tr>
      <w:tr w:rsidR="000F3D5F" w14:paraId="567CAAEE" w14:textId="77777777" w:rsidTr="000F3D5F">
        <w:trPr>
          <w:ins w:id="2138" w:author="Bence" w:date="2017-05-21T15:05:00Z"/>
        </w:trPr>
        <w:tc>
          <w:tcPr>
            <w:tcW w:w="846" w:type="dxa"/>
          </w:tcPr>
          <w:p w14:paraId="42622855" w14:textId="69A551C8" w:rsidR="000F3D5F" w:rsidRDefault="000F3D5F" w:rsidP="000F3D5F">
            <w:pPr>
              <w:rPr>
                <w:ins w:id="2139" w:author="Bence" w:date="2017-05-21T15:05:00Z"/>
                <w:lang w:eastAsia="en-US"/>
              </w:rPr>
            </w:pPr>
            <w:ins w:id="2140" w:author="Bence" w:date="2017-05-21T15:05:00Z">
              <w:r>
                <w:rPr>
                  <w:lang w:eastAsia="en-US"/>
                </w:rPr>
                <w:lastRenderedPageBreak/>
                <w:t>POST</w:t>
              </w:r>
            </w:ins>
          </w:p>
        </w:tc>
        <w:tc>
          <w:tcPr>
            <w:tcW w:w="4111" w:type="dxa"/>
          </w:tcPr>
          <w:p w14:paraId="3E08CC0C" w14:textId="77777777" w:rsidR="000F3D5F" w:rsidRDefault="000F3D5F" w:rsidP="000F3D5F">
            <w:pPr>
              <w:keepNext/>
              <w:rPr>
                <w:ins w:id="2141" w:author="Bence" w:date="2017-05-21T15:08:00Z"/>
                <w:lang w:eastAsia="en-US"/>
              </w:rPr>
            </w:pPr>
            <w:ins w:id="2142" w:author="Bence" w:date="2017-05-21T15:05:00Z">
              <w:r>
                <w:rPr>
                  <w:lang w:eastAsia="en-US"/>
                </w:rPr>
                <w:t>/add_data</w:t>
              </w:r>
            </w:ins>
            <w:ins w:id="2143" w:author="Bence" w:date="2017-05-21T15:06:00Z">
              <w:r>
                <w:rPr>
                  <w:lang w:eastAsia="en-US"/>
                </w:rPr>
                <w:t>.php?</w:t>
              </w:r>
            </w:ins>
            <w:ins w:id="2144" w:author="Bence" w:date="2017-05-21T15:07:00Z">
              <w:r>
                <w:rPr>
                  <w:lang w:eastAsia="en-US"/>
                </w:rPr>
                <w:t>sensorid=[id]&amp;&amp;</w:t>
              </w:r>
            </w:ins>
          </w:p>
          <w:p w14:paraId="5F86FD06" w14:textId="77777777" w:rsidR="000F3D5F" w:rsidRDefault="000F3D5F" w:rsidP="000F3D5F">
            <w:pPr>
              <w:keepNext/>
              <w:rPr>
                <w:ins w:id="2145" w:author="Bence" w:date="2017-05-21T15:09:00Z"/>
                <w:lang w:eastAsia="en-US"/>
              </w:rPr>
            </w:pPr>
            <w:ins w:id="2146" w:author="Bence" w:date="2017-05-21T15:07:00Z">
              <w:r>
                <w:rPr>
                  <w:lang w:eastAsia="en-US"/>
                </w:rPr>
                <w:t>measure_time=[time]&amp;&amp;value=[value]</w:t>
              </w:r>
            </w:ins>
          </w:p>
          <w:p w14:paraId="4AB216C6" w14:textId="08E54B50" w:rsidR="000F3D5F" w:rsidRDefault="000F3D5F" w:rsidP="000F3D5F">
            <w:pPr>
              <w:keepNext/>
              <w:rPr>
                <w:ins w:id="2147" w:author="Bence" w:date="2017-05-21T15:05:00Z"/>
                <w:lang w:eastAsia="en-US"/>
              </w:rPr>
            </w:pPr>
            <w:ins w:id="2148" w:author="Bence" w:date="2017-05-21T15:08:00Z">
              <w:r>
                <w:rPr>
                  <w:lang w:eastAsia="en-US"/>
                </w:rPr>
                <w:t>&amp;&amp;password=</w:t>
              </w:r>
            </w:ins>
            <w:ins w:id="2149" w:author="Bence" w:date="2017-05-21T15:09:00Z">
              <w:r>
                <w:rPr>
                  <w:lang w:eastAsia="en-US"/>
                </w:rPr>
                <w:t>[password]</w:t>
              </w:r>
            </w:ins>
          </w:p>
        </w:tc>
        <w:tc>
          <w:tcPr>
            <w:tcW w:w="4103" w:type="dxa"/>
          </w:tcPr>
          <w:p w14:paraId="2D20983A" w14:textId="4895366A" w:rsidR="000F3D5F" w:rsidRDefault="000F3D5F" w:rsidP="000F3D5F">
            <w:pPr>
              <w:keepNext/>
              <w:rPr>
                <w:ins w:id="2150" w:author="Bence" w:date="2017-05-21T15:05:00Z"/>
                <w:lang w:eastAsia="en-US"/>
              </w:rPr>
            </w:pPr>
            <w:ins w:id="2151" w:author="Bence" w:date="2017-05-21T15:08:00Z">
              <w:r>
                <w:rPr>
                  <w:lang w:eastAsia="en-US"/>
                </w:rPr>
                <w:t>Szenzor adatok beküldése</w:t>
              </w:r>
            </w:ins>
          </w:p>
        </w:tc>
      </w:tr>
      <w:tr w:rsidR="000F3D5F" w14:paraId="52F8D333" w14:textId="77777777" w:rsidTr="000F3D5F">
        <w:trPr>
          <w:ins w:id="2152" w:author="Bence" w:date="2017-05-21T15:05:00Z"/>
        </w:trPr>
        <w:tc>
          <w:tcPr>
            <w:tcW w:w="846" w:type="dxa"/>
          </w:tcPr>
          <w:p w14:paraId="68C056B1" w14:textId="417FC417" w:rsidR="000F3D5F" w:rsidRDefault="000F3D5F" w:rsidP="000F3D5F">
            <w:pPr>
              <w:rPr>
                <w:ins w:id="2153" w:author="Bence" w:date="2017-05-21T15:05:00Z"/>
                <w:lang w:eastAsia="en-US"/>
              </w:rPr>
            </w:pPr>
            <w:ins w:id="2154" w:author="Bence" w:date="2017-05-21T15:09:00Z">
              <w:r>
                <w:rPr>
                  <w:lang w:eastAsia="en-US"/>
                </w:rPr>
                <w:t>GET</w:t>
              </w:r>
            </w:ins>
          </w:p>
        </w:tc>
        <w:tc>
          <w:tcPr>
            <w:tcW w:w="4111" w:type="dxa"/>
          </w:tcPr>
          <w:p w14:paraId="35CAB824" w14:textId="0737D3C9" w:rsidR="000F3D5F" w:rsidRDefault="000F3D5F" w:rsidP="000F3D5F">
            <w:pPr>
              <w:keepNext/>
              <w:rPr>
                <w:ins w:id="2155" w:author="Bence" w:date="2017-05-21T15:05:00Z"/>
                <w:lang w:eastAsia="en-US"/>
              </w:rPr>
            </w:pPr>
            <w:ins w:id="2156" w:author="Bence" w:date="2017-05-21T15:09:00Z">
              <w:r>
                <w:rPr>
                  <w:lang w:eastAsia="en-US"/>
                </w:rPr>
                <w:t>/add_rule.php</w:t>
              </w:r>
            </w:ins>
            <w:ins w:id="2157" w:author="Bence" w:date="2017-05-21T15:10:00Z">
              <w:r>
                <w:rPr>
                  <w:lang w:eastAsia="en-US"/>
                </w:rPr>
                <w:t>?rule_id=[id]</w:t>
              </w:r>
            </w:ins>
          </w:p>
        </w:tc>
        <w:tc>
          <w:tcPr>
            <w:tcW w:w="4103" w:type="dxa"/>
          </w:tcPr>
          <w:p w14:paraId="3D070FE0" w14:textId="49AF5978" w:rsidR="000F3D5F" w:rsidRDefault="000F3D5F" w:rsidP="000F3D5F">
            <w:pPr>
              <w:keepNext/>
              <w:rPr>
                <w:ins w:id="2158" w:author="Bence" w:date="2017-05-21T15:05:00Z"/>
                <w:lang w:eastAsia="en-US"/>
              </w:rPr>
            </w:pPr>
            <w:ins w:id="2159" w:author="Bence" w:date="2017-05-21T15:09:00Z">
              <w:r>
                <w:rPr>
                  <w:lang w:eastAsia="en-US"/>
                </w:rPr>
                <w:t>Szabályszerkesztő felület</w:t>
              </w:r>
            </w:ins>
          </w:p>
        </w:tc>
      </w:tr>
    </w:tbl>
    <w:bookmarkStart w:id="2160" w:name="_Ref483125537"/>
    <w:bookmarkStart w:id="2161" w:name="_Ref483125541"/>
    <w:p w14:paraId="1517B3E0" w14:textId="61C719B1" w:rsidR="002F417B" w:rsidRPr="002F417B" w:rsidRDefault="00E413A7" w:rsidP="005B4C76">
      <w:pPr>
        <w:pStyle w:val="Kpalrs"/>
        <w:rPr>
          <w:ins w:id="2162" w:author="Bence" w:date="2017-05-20T18:08:00Z"/>
        </w:rPr>
      </w:pPr>
      <w:ins w:id="2163" w:author="Bence" w:date="2017-05-21T14:02:00Z">
        <w:r>
          <w:fldChar w:fldCharType="begin"/>
        </w:r>
        <w:r>
          <w:instrText xml:space="preserve"> STYLEREF 1 \s </w:instrText>
        </w:r>
      </w:ins>
      <w:r>
        <w:fldChar w:fldCharType="separate"/>
      </w:r>
      <w:r w:rsidR="001A7DB8">
        <w:rPr>
          <w:noProof/>
        </w:rPr>
        <w:t>3</w:t>
      </w:r>
      <w:ins w:id="2164" w:author="Bence" w:date="2017-05-21T14:02:00Z">
        <w:r>
          <w:fldChar w:fldCharType="end"/>
        </w:r>
        <w:r>
          <w:t>.</w:t>
        </w:r>
        <w:r>
          <w:fldChar w:fldCharType="begin"/>
        </w:r>
        <w:r>
          <w:instrText xml:space="preserve"> SEQ táblázat \* ARABIC \s 1 </w:instrText>
        </w:r>
      </w:ins>
      <w:r>
        <w:fldChar w:fldCharType="separate"/>
      </w:r>
      <w:ins w:id="2165" w:author="Bence" w:date="2017-05-21T17:48:00Z">
        <w:r w:rsidR="001A7DB8">
          <w:rPr>
            <w:noProof/>
          </w:rPr>
          <w:t>5</w:t>
        </w:r>
      </w:ins>
      <w:ins w:id="2166" w:author="Bence" w:date="2017-05-21T14:02:00Z">
        <w:r>
          <w:fldChar w:fldCharType="end"/>
        </w:r>
      </w:ins>
      <w:ins w:id="2167" w:author="Bence" w:date="2017-05-21T10:22:00Z">
        <w:r w:rsidR="002F417B">
          <w:t>. táblázat</w:t>
        </w:r>
        <w:bookmarkEnd w:id="2161"/>
        <w:r w:rsidR="002F417B">
          <w:t xml:space="preserve"> Elérési pontok a szerveren</w:t>
        </w:r>
      </w:ins>
      <w:bookmarkEnd w:id="2160"/>
    </w:p>
    <w:p w14:paraId="634A57CB" w14:textId="7A373DE6" w:rsidR="00B93B44" w:rsidRDefault="00110448" w:rsidP="00157C47">
      <w:pPr>
        <w:pStyle w:val="Cmsor4"/>
        <w:rPr>
          <w:ins w:id="2168" w:author="Bence" w:date="2017-05-20T18:10:00Z"/>
          <w:lang w:eastAsia="en-US"/>
        </w:rPr>
        <w:pPrChange w:id="2169" w:author="Bence" w:date="2017-05-21T00:38:00Z">
          <w:pPr>
            <w:pStyle w:val="Kpalrs"/>
          </w:pPr>
        </w:pPrChange>
      </w:pPr>
      <w:ins w:id="2170" w:author="Bence" w:date="2017-05-20T18:08:00Z">
        <w:r>
          <w:rPr>
            <w:lang w:eastAsia="en-US"/>
          </w:rPr>
          <w:t>Re</w:t>
        </w:r>
        <w:r w:rsidRPr="00157C47">
          <w:t>g</w:t>
        </w:r>
        <w:r>
          <w:rPr>
            <w:lang w:eastAsia="en-US"/>
          </w:rPr>
          <w:t>isztráció</w:t>
        </w:r>
      </w:ins>
    </w:p>
    <w:p w14:paraId="344EA9F9" w14:textId="1CD62AAE" w:rsidR="00110448" w:rsidRPr="00110448" w:rsidRDefault="00110448" w:rsidP="00110448">
      <w:pPr>
        <w:rPr>
          <w:lang w:eastAsia="en-US"/>
          <w:rPrChange w:id="2171" w:author="Bence" w:date="2017-05-20T18:10:00Z">
            <w:rPr/>
          </w:rPrChange>
        </w:rPr>
        <w:pPrChange w:id="2172" w:author="Bence" w:date="2017-05-20T18:10:00Z">
          <w:pPr>
            <w:pStyle w:val="Kpalrs"/>
          </w:pPr>
        </w:pPrChange>
      </w:pPr>
      <w:ins w:id="2173" w:author="Bence" w:date="2017-05-20T18:10:00Z">
        <w:r>
          <w:rPr>
            <w:lang w:eastAsia="en-US"/>
          </w:rPr>
          <w:t xml:space="preserve">Egy otthoni rendszer felépítése minden esetben egy felhasználó létrehozásával kell kezdődjön. A rendszer jelenlegi struktúrája szerint </w:t>
        </w:r>
      </w:ins>
      <w:ins w:id="2174" w:author="Bence" w:date="2017-05-20T18:11:00Z">
        <w:r>
          <w:rPr>
            <w:lang w:eastAsia="en-US"/>
          </w:rPr>
          <w:t xml:space="preserve">a felhasználó egyben reprezentálja magát a lakást, külön otthonok létrehozásánál ezért célszerű </w:t>
        </w:r>
      </w:ins>
      <w:ins w:id="2175" w:author="Bence" w:date="2017-05-20T18:14:00Z">
        <w:r>
          <w:rPr>
            <w:lang w:eastAsia="en-US"/>
          </w:rPr>
          <w:t>minden otthonhoz új felhasználót létrehozni. A regis</w:t>
        </w:r>
      </w:ins>
      <w:ins w:id="2176" w:author="Bence" w:date="2017-05-21T00:08:00Z">
        <w:r w:rsidR="009039CC">
          <w:rPr>
            <w:lang w:eastAsia="en-US"/>
          </w:rPr>
          <w:t xml:space="preserve">ztrációs felület erre ad lehetőséget, ami teljesen szokványos, néhány alapvető felhasználói adat megadásával létrehozható a felhasználói profil, ahogy azt a </w:t>
        </w:r>
      </w:ins>
      <w:ins w:id="2177" w:author="Bence" w:date="2017-05-21T00:30:00Z">
        <w:r w:rsidR="00157C47">
          <w:rPr>
            <w:lang w:eastAsia="en-US"/>
          </w:rPr>
          <w:fldChar w:fldCharType="begin"/>
        </w:r>
        <w:r w:rsidR="00157C47">
          <w:rPr>
            <w:lang w:eastAsia="en-US"/>
          </w:rPr>
          <w:instrText xml:space="preserve"> REF _Ref483089968 \h </w:instrText>
        </w:r>
        <w:r w:rsidR="00157C47">
          <w:rPr>
            <w:lang w:eastAsia="en-US"/>
          </w:rPr>
        </w:r>
      </w:ins>
      <w:r w:rsidR="00157C47">
        <w:rPr>
          <w:lang w:eastAsia="en-US"/>
        </w:rPr>
        <w:fldChar w:fldCharType="separate"/>
      </w:r>
      <w:ins w:id="2178" w:author="Bence" w:date="2017-05-21T17:48:00Z">
        <w:r w:rsidR="001A7DB8">
          <w:rPr>
            <w:noProof/>
          </w:rPr>
          <w:t>3</w:t>
        </w:r>
        <w:r w:rsidR="001A7DB8">
          <w:t>.</w:t>
        </w:r>
        <w:r w:rsidR="001A7DB8">
          <w:rPr>
            <w:noProof/>
          </w:rPr>
          <w:t>12</w:t>
        </w:r>
        <w:r w:rsidR="001A7DB8">
          <w:t>. ábra</w:t>
        </w:r>
      </w:ins>
      <w:ins w:id="2179" w:author="Bence" w:date="2017-05-21T00:30:00Z">
        <w:r w:rsidR="00157C47">
          <w:rPr>
            <w:lang w:eastAsia="en-US"/>
          </w:rPr>
          <w:fldChar w:fldCharType="end"/>
        </w:r>
        <w:r w:rsidR="00157C47">
          <w:rPr>
            <w:lang w:eastAsia="en-US"/>
          </w:rPr>
          <w:t xml:space="preserve"> is szemlélteti.</w:t>
        </w:r>
      </w:ins>
    </w:p>
    <w:p w14:paraId="49F8DF1A" w14:textId="4AF55E31" w:rsidR="00340859" w:rsidDel="00A06753" w:rsidRDefault="00340859" w:rsidP="00110448">
      <w:pPr>
        <w:rPr>
          <w:moveFrom w:id="2180" w:author="Bence" w:date="2017-05-20T17:50:00Z"/>
        </w:rPr>
        <w:pPrChange w:id="2181" w:author="Bence" w:date="2017-05-20T18:14:00Z">
          <w:pPr/>
        </w:pPrChange>
      </w:pPr>
      <w:moveFromRangeStart w:id="2182" w:author="Bence" w:date="2017-05-20T17:50:00Z" w:name="move483065952"/>
      <w:moveFrom w:id="2183" w:author="Bence" w:date="2017-05-20T17:50:00Z">
        <w:r w:rsidDel="00A06753">
          <w:t>Egyrészt felületet kell nyújtania ahhoz, hogy a felhasználó</w:t>
        </w:r>
        <w:r w:rsidR="00B81921" w:rsidDel="00A06753">
          <w:t>k az eszközeiket regisztrálhass</w:t>
        </w:r>
        <w:r w:rsidDel="00A06753">
          <w:t xml:space="preserve">ák, szenzorokat, beavatkozókat hozhassanak létre, valamint ehhez szabályokat </w:t>
        </w:r>
        <w:r w:rsidR="00B81921" w:rsidDel="00A06753">
          <w:t>készítsenek</w:t>
        </w:r>
        <w:r w:rsidDel="00A06753">
          <w:t xml:space="preserve">. Ezekhez megfelelő, lehetőség szerint minél egyszerűbb </w:t>
        </w:r>
        <w:r w:rsidR="006F2DF5" w:rsidDel="00A06753">
          <w:t xml:space="preserve">űrlapokat </w:t>
        </w:r>
        <w:r w:rsidDel="00A06753">
          <w:t>kell létrehoznunk, amelyeken a fenti műveletek el</w:t>
        </w:r>
        <w:r w:rsidR="00B81921" w:rsidDel="00A06753">
          <w:t>végezhetőek és követhetőek. A le</w:t>
        </w:r>
        <w:r w:rsidDel="00A06753">
          <w:t>nti ábrán látunk például egy oldalt, ahol a felhasználó megtekintheti a saját, beregisztrált eszközeit.</w:t>
        </w:r>
      </w:moveFrom>
    </w:p>
    <w:moveFromRangeEnd w:id="2182"/>
    <w:p w14:paraId="576C7909" w14:textId="77777777" w:rsidR="009039CC" w:rsidRDefault="00110448" w:rsidP="009039CC">
      <w:pPr>
        <w:keepNext/>
        <w:jc w:val="center"/>
        <w:rPr>
          <w:ins w:id="2184" w:author="Bence" w:date="2017-05-21T00:11:00Z"/>
        </w:rPr>
        <w:pPrChange w:id="2185" w:author="Bence" w:date="2017-05-21T00:11:00Z">
          <w:pPr>
            <w:jc w:val="center"/>
          </w:pPr>
        </w:pPrChange>
      </w:pPr>
      <w:ins w:id="2186" w:author="Bence" w:date="2017-05-20T18:09:00Z">
        <w:r>
          <w:rPr>
            <w:noProof/>
          </w:rPr>
          <w:drawing>
            <wp:inline distT="0" distB="0" distL="0" distR="0" wp14:anchorId="142EE885" wp14:editId="6D4A942D">
              <wp:extent cx="2728210" cy="2641884"/>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6694" cy="2659783"/>
                      </a:xfrm>
                      <a:prstGeom prst="rect">
                        <a:avLst/>
                      </a:prstGeom>
                    </pic:spPr>
                  </pic:pic>
                </a:graphicData>
              </a:graphic>
            </wp:inline>
          </w:drawing>
        </w:r>
      </w:ins>
    </w:p>
    <w:bookmarkStart w:id="2187" w:name="_Ref483089968"/>
    <w:p w14:paraId="2E6C9A03" w14:textId="1AF6707E" w:rsidR="00110448" w:rsidRDefault="003C7EC5" w:rsidP="005B4C76">
      <w:pPr>
        <w:pStyle w:val="Kpalrs"/>
        <w:rPr>
          <w:ins w:id="2188" w:author="Bence" w:date="2017-05-21T10:15:00Z"/>
        </w:rPr>
        <w:pPrChange w:id="2189" w:author="Bence" w:date="2017-05-21T16:37:00Z">
          <w:pPr/>
        </w:pPrChange>
      </w:pPr>
      <w:ins w:id="2190" w:author="Bence" w:date="2017-05-21T13:36:00Z">
        <w:r>
          <w:fldChar w:fldCharType="begin"/>
        </w:r>
        <w:r>
          <w:instrText xml:space="preserve"> STYLEREF 1 \s </w:instrText>
        </w:r>
      </w:ins>
      <w:r>
        <w:fldChar w:fldCharType="separate"/>
      </w:r>
      <w:r w:rsidR="001A7DB8">
        <w:rPr>
          <w:noProof/>
        </w:rPr>
        <w:t>3</w:t>
      </w:r>
      <w:ins w:id="2191" w:author="Bence" w:date="2017-05-21T13:36:00Z">
        <w:r>
          <w:fldChar w:fldCharType="end"/>
        </w:r>
        <w:r>
          <w:t>.</w:t>
        </w:r>
        <w:r>
          <w:fldChar w:fldCharType="begin"/>
        </w:r>
        <w:r>
          <w:instrText xml:space="preserve"> SEQ ábra \* ARABIC \s 1 </w:instrText>
        </w:r>
      </w:ins>
      <w:r>
        <w:fldChar w:fldCharType="separate"/>
      </w:r>
      <w:ins w:id="2192" w:author="Bence" w:date="2017-05-21T17:48:00Z">
        <w:r w:rsidR="001A7DB8">
          <w:rPr>
            <w:noProof/>
          </w:rPr>
          <w:t>12</w:t>
        </w:r>
      </w:ins>
      <w:ins w:id="2193" w:author="Bence" w:date="2017-05-21T13:36:00Z">
        <w:r>
          <w:fldChar w:fldCharType="end"/>
        </w:r>
      </w:ins>
      <w:ins w:id="2194" w:author="Bence" w:date="2017-05-21T00:11:00Z">
        <w:r w:rsidR="009039CC">
          <w:t>. ábra</w:t>
        </w:r>
        <w:bookmarkEnd w:id="2187"/>
        <w:r w:rsidR="009039CC">
          <w:t xml:space="preserve"> Felhasználói profil létrehozása</w:t>
        </w:r>
      </w:ins>
    </w:p>
    <w:p w14:paraId="620538F0" w14:textId="34833E0C" w:rsidR="00736F62" w:rsidRPr="00736F62" w:rsidRDefault="00736F62" w:rsidP="00736F62">
      <w:pPr>
        <w:rPr>
          <w:ins w:id="2195" w:author="Bence" w:date="2017-05-21T01:33:00Z"/>
          <w:lang w:eastAsia="en-US"/>
          <w:rPrChange w:id="2196" w:author="Bence" w:date="2017-05-21T10:15:00Z">
            <w:rPr>
              <w:ins w:id="2197" w:author="Bence" w:date="2017-05-21T01:33:00Z"/>
            </w:rPr>
          </w:rPrChange>
        </w:rPr>
      </w:pPr>
      <w:ins w:id="2198" w:author="Bence" w:date="2017-05-21T10:15:00Z">
        <w:r>
          <w:rPr>
            <w:lang w:eastAsia="en-US"/>
          </w:rPr>
          <w:t>Az oldal alapbeállítások mellett nem kéri az email cím megerősítését, de igény esetén erre is lehetőség van.</w:t>
        </w:r>
      </w:ins>
    </w:p>
    <w:p w14:paraId="5F4457F9" w14:textId="4B8B39CA" w:rsidR="00CF7516" w:rsidRDefault="002F417B" w:rsidP="00CF7516">
      <w:pPr>
        <w:pStyle w:val="Cmsor4"/>
        <w:rPr>
          <w:ins w:id="2199" w:author="Bence" w:date="2017-05-21T10:17:00Z"/>
          <w:lang w:eastAsia="en-US"/>
        </w:rPr>
        <w:pPrChange w:id="2200" w:author="Bence" w:date="2017-05-21T01:33:00Z">
          <w:pPr/>
        </w:pPrChange>
      </w:pPr>
      <w:ins w:id="2201" w:author="Bence" w:date="2017-05-21T10:17:00Z">
        <w:r>
          <w:rPr>
            <w:lang w:eastAsia="en-US"/>
          </w:rPr>
          <w:t>Vezérlési elemek felvétele a rendszerbe</w:t>
        </w:r>
      </w:ins>
    </w:p>
    <w:p w14:paraId="3734DB31" w14:textId="5B700A07" w:rsidR="002F417B" w:rsidRDefault="002F417B" w:rsidP="002F417B">
      <w:pPr>
        <w:rPr>
          <w:ins w:id="2202" w:author="Bence" w:date="2017-05-21T10:28:00Z"/>
          <w:lang w:eastAsia="en-US"/>
        </w:rPr>
      </w:pPr>
      <w:ins w:id="2203" w:author="Bence" w:date="2017-05-21T10:18:00Z">
        <w:r>
          <w:rPr>
            <w:lang w:eastAsia="en-US"/>
          </w:rPr>
          <w:t xml:space="preserve">Az eszközök, illetve rajtuk található szenzorok és beavatkozók vezérlésére a szerver egyszerű formokat biztosít, itt felvehetjük, illetve szükség esetén módosíthatjuk a szükséges fizikai eszközöket. </w:t>
        </w:r>
      </w:ins>
      <w:ins w:id="2204" w:author="Bence" w:date="2017-05-21T10:28:00Z">
        <w:r w:rsidR="00516E0F">
          <w:rPr>
            <w:lang w:eastAsia="en-US"/>
          </w:rPr>
          <w:t xml:space="preserve">Eszköz felvételére mutat példát a </w:t>
        </w:r>
      </w:ins>
      <w:ins w:id="2205" w:author="Bence" w:date="2017-05-21T10:29:00Z">
        <w:r w:rsidR="00516E0F">
          <w:rPr>
            <w:lang w:eastAsia="en-US"/>
          </w:rPr>
          <w:fldChar w:fldCharType="begin"/>
        </w:r>
        <w:r w:rsidR="00516E0F">
          <w:rPr>
            <w:lang w:eastAsia="en-US"/>
          </w:rPr>
          <w:instrText xml:space="preserve"> REF _Ref483125888 \h </w:instrText>
        </w:r>
        <w:r w:rsidR="00516E0F">
          <w:rPr>
            <w:lang w:eastAsia="en-US"/>
          </w:rPr>
        </w:r>
      </w:ins>
      <w:r w:rsidR="00516E0F">
        <w:rPr>
          <w:lang w:eastAsia="en-US"/>
        </w:rPr>
        <w:fldChar w:fldCharType="separate"/>
      </w:r>
      <w:ins w:id="2206" w:author="Bence" w:date="2017-05-21T17:48:00Z">
        <w:r w:rsidR="001A7DB8">
          <w:rPr>
            <w:noProof/>
          </w:rPr>
          <w:t>3</w:t>
        </w:r>
        <w:r w:rsidR="001A7DB8">
          <w:t>.</w:t>
        </w:r>
        <w:r w:rsidR="001A7DB8">
          <w:rPr>
            <w:noProof/>
          </w:rPr>
          <w:t>13</w:t>
        </w:r>
        <w:r w:rsidR="001A7DB8">
          <w:t>. ábra</w:t>
        </w:r>
      </w:ins>
      <w:ins w:id="2207" w:author="Bence" w:date="2017-05-21T10:29:00Z">
        <w:r w:rsidR="00516E0F">
          <w:rPr>
            <w:lang w:eastAsia="en-US"/>
          </w:rPr>
          <w:fldChar w:fldCharType="end"/>
        </w:r>
        <w:r w:rsidR="00516E0F">
          <w:rPr>
            <w:lang w:eastAsia="en-US"/>
          </w:rPr>
          <w:t xml:space="preserve">, ahol az eszköz nevén és MAC címién túl megadhatjuk, hogy az eszköz </w:t>
        </w:r>
      </w:ins>
      <w:ins w:id="2208" w:author="Bence" w:date="2017-05-21T16:33:00Z">
        <w:r w:rsidR="005B4C76">
          <w:rPr>
            <w:lang w:eastAsia="en-US"/>
          </w:rPr>
          <w:t>menedzserként</w:t>
        </w:r>
      </w:ins>
      <w:ins w:id="2209" w:author="Bence" w:date="2017-05-21T10:29:00Z">
        <w:r w:rsidR="00516E0F">
          <w:rPr>
            <w:lang w:eastAsia="en-US"/>
          </w:rPr>
          <w:t xml:space="preserve"> funkcionál-e. Ezekre a mezőkre alapvető validálásokat is végez a rendszer.</w:t>
        </w:r>
      </w:ins>
    </w:p>
    <w:p w14:paraId="13253501" w14:textId="77777777" w:rsidR="00516E0F" w:rsidRDefault="00516E0F" w:rsidP="00516E0F">
      <w:pPr>
        <w:keepNext/>
        <w:jc w:val="center"/>
        <w:rPr>
          <w:ins w:id="2210" w:author="Bence" w:date="2017-05-21T10:29:00Z"/>
        </w:rPr>
        <w:pPrChange w:id="2211" w:author="Bence" w:date="2017-05-21T10:29:00Z">
          <w:pPr>
            <w:jc w:val="center"/>
          </w:pPr>
        </w:pPrChange>
      </w:pPr>
      <w:ins w:id="2212" w:author="Bence" w:date="2017-05-21T10:28:00Z">
        <w:r>
          <w:rPr>
            <w:noProof/>
          </w:rPr>
          <w:lastRenderedPageBreak/>
          <w:drawing>
            <wp:inline distT="0" distB="0" distL="0" distR="0" wp14:anchorId="5FA7046A" wp14:editId="276ACD7D">
              <wp:extent cx="4077324" cy="2677008"/>
              <wp:effectExtent l="0" t="0" r="0" b="952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7770" cy="2683866"/>
                      </a:xfrm>
                      <a:prstGeom prst="rect">
                        <a:avLst/>
                      </a:prstGeom>
                    </pic:spPr>
                  </pic:pic>
                </a:graphicData>
              </a:graphic>
            </wp:inline>
          </w:drawing>
        </w:r>
      </w:ins>
    </w:p>
    <w:bookmarkStart w:id="2213" w:name="_Ref483125885"/>
    <w:bookmarkStart w:id="2214" w:name="_Ref483125888"/>
    <w:p w14:paraId="53C2F80A" w14:textId="770DC1F9" w:rsidR="00516E0F" w:rsidRPr="002F417B" w:rsidRDefault="003C7EC5" w:rsidP="005B4C76">
      <w:pPr>
        <w:pStyle w:val="Kpalrs"/>
        <w:rPr>
          <w:ins w:id="2215" w:author="Bence" w:date="2017-05-21T10:15:00Z"/>
        </w:rPr>
        <w:pPrChange w:id="2216" w:author="Bence" w:date="2017-05-21T16:37:00Z">
          <w:pPr/>
        </w:pPrChange>
      </w:pPr>
      <w:ins w:id="2217" w:author="Bence" w:date="2017-05-21T13:36:00Z">
        <w:r>
          <w:fldChar w:fldCharType="begin"/>
        </w:r>
        <w:r>
          <w:instrText xml:space="preserve"> STYLEREF 1 \s </w:instrText>
        </w:r>
      </w:ins>
      <w:r>
        <w:fldChar w:fldCharType="separate"/>
      </w:r>
      <w:r w:rsidR="001A7DB8">
        <w:rPr>
          <w:noProof/>
        </w:rPr>
        <w:t>3</w:t>
      </w:r>
      <w:ins w:id="2218" w:author="Bence" w:date="2017-05-21T13:36:00Z">
        <w:r>
          <w:fldChar w:fldCharType="end"/>
        </w:r>
        <w:r>
          <w:t>.</w:t>
        </w:r>
        <w:r>
          <w:fldChar w:fldCharType="begin"/>
        </w:r>
        <w:r>
          <w:instrText xml:space="preserve"> SEQ ábra \* ARABIC \s 1 </w:instrText>
        </w:r>
      </w:ins>
      <w:r>
        <w:fldChar w:fldCharType="separate"/>
      </w:r>
      <w:ins w:id="2219" w:author="Bence" w:date="2017-05-21T17:48:00Z">
        <w:r w:rsidR="001A7DB8">
          <w:rPr>
            <w:noProof/>
          </w:rPr>
          <w:t>13</w:t>
        </w:r>
      </w:ins>
      <w:ins w:id="2220" w:author="Bence" w:date="2017-05-21T13:36:00Z">
        <w:r>
          <w:fldChar w:fldCharType="end"/>
        </w:r>
      </w:ins>
      <w:ins w:id="2221" w:author="Bence" w:date="2017-05-21T10:29:00Z">
        <w:r w:rsidR="00516E0F">
          <w:t>. ábra</w:t>
        </w:r>
        <w:bookmarkEnd w:id="2214"/>
        <w:r w:rsidR="00516E0F">
          <w:t xml:space="preserve"> Eszköz felvétele</w:t>
        </w:r>
      </w:ins>
      <w:bookmarkEnd w:id="2213"/>
    </w:p>
    <w:p w14:paraId="126DD534" w14:textId="77777777" w:rsidR="0065500B" w:rsidRDefault="0065500B" w:rsidP="00736F62">
      <w:pPr>
        <w:rPr>
          <w:ins w:id="2222" w:author="Bence" w:date="2017-05-21T10:49:00Z"/>
          <w:lang w:eastAsia="en-US"/>
        </w:rPr>
      </w:pPr>
    </w:p>
    <w:p w14:paraId="67F4F039" w14:textId="722D23F0" w:rsidR="00736F62" w:rsidRDefault="00516E0F" w:rsidP="00736F62">
      <w:pPr>
        <w:rPr>
          <w:ins w:id="2223" w:author="Bence" w:date="2017-05-21T10:57:00Z"/>
          <w:lang w:eastAsia="en-US"/>
        </w:rPr>
      </w:pPr>
      <w:ins w:id="2224" w:author="Bence" w:date="2017-05-21T10:30:00Z">
        <w:r>
          <w:rPr>
            <w:lang w:eastAsia="en-US"/>
          </w:rPr>
          <w:t xml:space="preserve">A szabályokat létrehozó </w:t>
        </w:r>
      </w:ins>
      <w:ins w:id="2225" w:author="Bence" w:date="2017-05-21T10:32:00Z">
        <w:r>
          <w:rPr>
            <w:lang w:eastAsia="en-US"/>
          </w:rPr>
          <w:t>felület összetettebb, itt fontosnak tartottam, hogy a könnyű szerkeszthetőséghez is minél több t</w:t>
        </w:r>
        <w:r w:rsidR="0065500B">
          <w:rPr>
            <w:lang w:eastAsia="en-US"/>
          </w:rPr>
          <w:t>ámogatást adjak. Mivel a szabályok JSON reprezentációja egyébként is rendelkezésre állt</w:t>
        </w:r>
      </w:ins>
      <w:ins w:id="2226" w:author="Bence" w:date="2017-05-21T10:49:00Z">
        <w:r w:rsidR="00EE5175">
          <w:rPr>
            <w:lang w:eastAsia="en-US"/>
          </w:rPr>
          <w:t xml:space="preserve">, úgy döntöttem, a szerkesztéshez egy </w:t>
        </w:r>
      </w:ins>
      <w:ins w:id="2227" w:author="Bence" w:date="2017-05-21T10:50:00Z">
        <w:r w:rsidR="00EE5175">
          <w:rPr>
            <w:lang w:eastAsia="en-US"/>
          </w:rPr>
          <w:t>JSON</w:t>
        </w:r>
      </w:ins>
      <w:ins w:id="2228" w:author="Bence" w:date="2017-05-21T10:49:00Z">
        <w:r w:rsidR="00EE5175">
          <w:rPr>
            <w:lang w:eastAsia="en-US"/>
          </w:rPr>
          <w:t xml:space="preserve"> editor felületet fogok használni. </w:t>
        </w:r>
      </w:ins>
      <w:ins w:id="2229" w:author="Bence" w:date="2017-05-21T10:54:00Z">
        <w:r w:rsidR="00F97AC9">
          <w:rPr>
            <w:lang w:eastAsia="en-US"/>
          </w:rPr>
          <w:t>A felület</w:t>
        </w:r>
      </w:ins>
      <w:ins w:id="2230" w:author="Bence" w:date="2017-05-21T10:58:00Z">
        <w:r w:rsidR="00F97AC9">
          <w:rPr>
            <w:lang w:eastAsia="en-US"/>
          </w:rPr>
          <w:t>et egy egyszerű példaszabállyal</w:t>
        </w:r>
      </w:ins>
      <w:ins w:id="2231" w:author="Bence" w:date="2017-05-21T10:54:00Z">
        <w:r w:rsidR="00F97AC9">
          <w:rPr>
            <w:lang w:eastAsia="en-US"/>
          </w:rPr>
          <w:t xml:space="preserve"> a </w:t>
        </w:r>
      </w:ins>
      <w:ins w:id="2232" w:author="Bence" w:date="2017-05-21T10:58:00Z">
        <w:r w:rsidR="00F97AC9">
          <w:rPr>
            <w:lang w:eastAsia="en-US"/>
          </w:rPr>
          <w:fldChar w:fldCharType="begin"/>
        </w:r>
        <w:r w:rsidR="00F97AC9">
          <w:rPr>
            <w:lang w:eastAsia="en-US"/>
          </w:rPr>
          <w:instrText xml:space="preserve"> REF _Ref483127622 \h </w:instrText>
        </w:r>
        <w:r w:rsidR="00F97AC9">
          <w:rPr>
            <w:lang w:eastAsia="en-US"/>
          </w:rPr>
        </w:r>
      </w:ins>
      <w:r w:rsidR="00F97AC9">
        <w:rPr>
          <w:lang w:eastAsia="en-US"/>
        </w:rPr>
        <w:fldChar w:fldCharType="separate"/>
      </w:r>
      <w:ins w:id="2233" w:author="Bence" w:date="2017-05-21T17:48:00Z">
        <w:r w:rsidR="001A7DB8">
          <w:rPr>
            <w:noProof/>
          </w:rPr>
          <w:t>3</w:t>
        </w:r>
        <w:r w:rsidR="001A7DB8">
          <w:t>.</w:t>
        </w:r>
        <w:r w:rsidR="001A7DB8">
          <w:rPr>
            <w:noProof/>
          </w:rPr>
          <w:t>14</w:t>
        </w:r>
        <w:r w:rsidR="001A7DB8">
          <w:t>. ábra</w:t>
        </w:r>
      </w:ins>
      <w:ins w:id="2234" w:author="Bence" w:date="2017-05-21T10:58:00Z">
        <w:r w:rsidR="00F97AC9">
          <w:rPr>
            <w:lang w:eastAsia="en-US"/>
          </w:rPr>
          <w:fldChar w:fldCharType="end"/>
        </w:r>
      </w:ins>
      <w:ins w:id="2235" w:author="Bence" w:date="2017-05-21T10:59:00Z">
        <w:r w:rsidR="00F97AC9">
          <w:rPr>
            <w:lang w:eastAsia="en-US"/>
          </w:rPr>
          <w:t xml:space="preserve"> </w:t>
        </w:r>
      </w:ins>
      <w:ins w:id="2236" w:author="Bence" w:date="2017-05-21T10:58:00Z">
        <w:r w:rsidR="00F97AC9">
          <w:rPr>
            <w:lang w:eastAsia="en-US"/>
          </w:rPr>
          <w:t>mutatja be.</w:t>
        </w:r>
      </w:ins>
      <w:ins w:id="2237" w:author="Bence" w:date="2017-05-21T10:59:00Z">
        <w:r w:rsidR="00F97AC9">
          <w:rPr>
            <w:lang w:eastAsia="en-US"/>
          </w:rPr>
          <w:t xml:space="preserve"> A </w:t>
        </w:r>
        <w:r w:rsidR="00EC5ACB">
          <w:rPr>
            <w:lang w:eastAsia="en-US"/>
          </w:rPr>
          <w:t>JSON</w:t>
        </w:r>
        <w:r w:rsidR="00F97AC9">
          <w:rPr>
            <w:lang w:eastAsia="en-US"/>
          </w:rPr>
          <w:t xml:space="preserve"> sémaleírójának köszönhetően </w:t>
        </w:r>
      </w:ins>
      <w:ins w:id="2238" w:author="Bence" w:date="2017-05-21T11:02:00Z">
        <w:r w:rsidR="00EC5ACB">
          <w:rPr>
            <w:lang w:eastAsia="en-US"/>
          </w:rPr>
          <w:t>az érvényes szabályok követelményei</w:t>
        </w:r>
      </w:ins>
      <w:ins w:id="2239" w:author="Bence" w:date="2017-05-21T14:30:00Z">
        <w:r w:rsidR="00BC056A">
          <w:rPr>
            <w:lang w:eastAsia="en-US"/>
          </w:rPr>
          <w:t>nek mindig ellenőrizhetőek és könnyen betarthatóak</w:t>
        </w:r>
      </w:ins>
      <w:ins w:id="2240" w:author="Bence" w:date="2017-05-21T11:02:00Z">
        <w:r w:rsidR="00EC5ACB">
          <w:rPr>
            <w:lang w:eastAsia="en-US"/>
          </w:rPr>
          <w:t>, az id mezőkbe például nem tudunk felvenni szöveges adatokat</w:t>
        </w:r>
      </w:ins>
      <w:ins w:id="2241" w:author="Bence" w:date="2017-05-21T14:30:00Z">
        <w:r w:rsidR="00BC056A">
          <w:rPr>
            <w:lang w:eastAsia="en-US"/>
          </w:rPr>
          <w:t>, csak számokat</w:t>
        </w:r>
      </w:ins>
      <w:ins w:id="2242" w:author="Bence" w:date="2017-05-21T11:02:00Z">
        <w:r w:rsidR="00EC5ACB">
          <w:rPr>
            <w:lang w:eastAsia="en-US"/>
          </w:rPr>
          <w:t xml:space="preserve">. </w:t>
        </w:r>
      </w:ins>
    </w:p>
    <w:p w14:paraId="24FE54DF" w14:textId="7506F0E6" w:rsidR="00F97AC9" w:rsidRDefault="005F45E1" w:rsidP="000F3D5F">
      <w:pPr>
        <w:keepNext/>
        <w:jc w:val="center"/>
        <w:rPr>
          <w:ins w:id="2243" w:author="Bence" w:date="2017-05-21T11:04:00Z"/>
        </w:rPr>
        <w:pPrChange w:id="2244" w:author="Bence" w:date="2017-05-21T15:10:00Z">
          <w:pPr/>
        </w:pPrChange>
      </w:pPr>
      <w:ins w:id="2245" w:author="Bence" w:date="2017-05-21T14:33:00Z">
        <w:r>
          <w:rPr>
            <w:noProof/>
          </w:rPr>
          <w:lastRenderedPageBreak/>
          <w:drawing>
            <wp:inline distT="0" distB="0" distL="0" distR="0" wp14:anchorId="26549806" wp14:editId="0E773806">
              <wp:extent cx="4457976" cy="3212495"/>
              <wp:effectExtent l="0" t="0" r="0" b="698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4975" cy="3224745"/>
                      </a:xfrm>
                      <a:prstGeom prst="rect">
                        <a:avLst/>
                      </a:prstGeom>
                    </pic:spPr>
                  </pic:pic>
                </a:graphicData>
              </a:graphic>
            </wp:inline>
          </w:drawing>
        </w:r>
      </w:ins>
    </w:p>
    <w:bookmarkStart w:id="2246" w:name="_Ref483127622"/>
    <w:p w14:paraId="2EB5E67A" w14:textId="28E95A89" w:rsidR="00F97AC9" w:rsidRDefault="003C7EC5" w:rsidP="005B4C76">
      <w:pPr>
        <w:pStyle w:val="Kpalrs"/>
        <w:rPr>
          <w:ins w:id="2247" w:author="Bence" w:date="2017-05-21T11:04:00Z"/>
        </w:rPr>
        <w:pPrChange w:id="2248" w:author="Bence" w:date="2017-05-21T16:37:00Z">
          <w:pPr/>
        </w:pPrChange>
      </w:pPr>
      <w:ins w:id="2249" w:author="Bence" w:date="2017-05-21T13:36:00Z">
        <w:r>
          <w:fldChar w:fldCharType="begin"/>
        </w:r>
        <w:r>
          <w:instrText xml:space="preserve"> STYLEREF 1 \s </w:instrText>
        </w:r>
      </w:ins>
      <w:r>
        <w:fldChar w:fldCharType="separate"/>
      </w:r>
      <w:r w:rsidR="001A7DB8">
        <w:rPr>
          <w:noProof/>
        </w:rPr>
        <w:t>3</w:t>
      </w:r>
      <w:ins w:id="2250" w:author="Bence" w:date="2017-05-21T13:36:00Z">
        <w:r>
          <w:fldChar w:fldCharType="end"/>
        </w:r>
        <w:r>
          <w:t>.</w:t>
        </w:r>
        <w:r>
          <w:fldChar w:fldCharType="begin"/>
        </w:r>
        <w:r>
          <w:instrText xml:space="preserve"> SEQ ábra \* ARABIC \s 1 </w:instrText>
        </w:r>
      </w:ins>
      <w:r>
        <w:fldChar w:fldCharType="separate"/>
      </w:r>
      <w:ins w:id="2251" w:author="Bence" w:date="2017-05-21T17:48:00Z">
        <w:r w:rsidR="001A7DB8">
          <w:rPr>
            <w:noProof/>
          </w:rPr>
          <w:t>14</w:t>
        </w:r>
      </w:ins>
      <w:ins w:id="2252" w:author="Bence" w:date="2017-05-21T13:36:00Z">
        <w:r>
          <w:fldChar w:fldCharType="end"/>
        </w:r>
      </w:ins>
      <w:ins w:id="2253" w:author="Bence" w:date="2017-05-21T10:57:00Z">
        <w:r w:rsidR="00F97AC9">
          <w:t>. ábra</w:t>
        </w:r>
        <w:bookmarkEnd w:id="2246"/>
        <w:r w:rsidR="00F97AC9">
          <w:t xml:space="preserve"> Szabályszerkesztő felület</w:t>
        </w:r>
      </w:ins>
    </w:p>
    <w:p w14:paraId="37864CE9" w14:textId="46138170" w:rsidR="00EC5ACB" w:rsidRDefault="00EC5ACB" w:rsidP="00EC5ACB">
      <w:pPr>
        <w:rPr>
          <w:ins w:id="2254" w:author="Bence" w:date="2017-05-21T11:05:00Z"/>
          <w:lang w:eastAsia="en-US"/>
        </w:rPr>
      </w:pPr>
      <w:ins w:id="2255" w:author="Bence" w:date="2017-05-21T11:04:00Z">
        <w:r>
          <w:rPr>
            <w:lang w:eastAsia="en-US"/>
          </w:rPr>
          <w:t>A JSON gombra kattintva előhozható a szabály aktuális JSON megfelelője</w:t>
        </w:r>
      </w:ins>
      <w:ins w:id="2256" w:author="Bence" w:date="2017-05-21T11:12:00Z">
        <w:r w:rsidR="00347E9A">
          <w:rPr>
            <w:lang w:eastAsia="en-US"/>
          </w:rPr>
          <w:t>, és természetesen itt is szerkeszthet</w:t>
        </w:r>
      </w:ins>
      <w:ins w:id="2257" w:author="Bence" w:date="2017-05-21T11:13:00Z">
        <w:r w:rsidR="00347E9A">
          <w:rPr>
            <w:lang w:eastAsia="en-US"/>
          </w:rPr>
          <w:t>ő</w:t>
        </w:r>
      </w:ins>
      <w:ins w:id="2258" w:author="Bence" w:date="2017-05-21T11:12:00Z">
        <w:r w:rsidR="00347E9A">
          <w:rPr>
            <w:lang w:eastAsia="en-US"/>
          </w:rPr>
          <w:t xml:space="preserve"> szövegesen a szabály, a </w:t>
        </w:r>
      </w:ins>
      <w:ins w:id="2259" w:author="Bence" w:date="2017-05-21T11:13:00Z">
        <w:r w:rsidR="00347E9A">
          <w:rPr>
            <w:lang w:eastAsia="en-US"/>
          </w:rPr>
          <w:t>Save</w:t>
        </w:r>
      </w:ins>
      <w:ins w:id="2260" w:author="Bence" w:date="2017-05-21T11:12:00Z">
        <w:r w:rsidR="00347E9A">
          <w:rPr>
            <w:lang w:eastAsia="en-US"/>
          </w:rPr>
          <w:t xml:space="preserve"> gombra kattintva a változtatások meg fognak jelenni a szerkesztőfelületen is </w:t>
        </w:r>
      </w:ins>
      <w:ins w:id="2261" w:author="Bence" w:date="2017-05-21T11:04:00Z">
        <w:r>
          <w:rPr>
            <w:lang w:eastAsia="en-US"/>
          </w:rPr>
          <w:t>.</w:t>
        </w:r>
      </w:ins>
      <w:ins w:id="2262" w:author="Bence" w:date="2017-05-21T11:05:00Z">
        <w:r>
          <w:rPr>
            <w:lang w:eastAsia="en-US"/>
          </w:rPr>
          <w:t xml:space="preserve"> (</w:t>
        </w:r>
      </w:ins>
      <w:ins w:id="2263" w:author="Bence" w:date="2017-05-21T11:06:00Z">
        <w:r>
          <w:rPr>
            <w:lang w:eastAsia="en-US"/>
          </w:rPr>
          <w:fldChar w:fldCharType="begin"/>
        </w:r>
        <w:r>
          <w:rPr>
            <w:lang w:eastAsia="en-US"/>
          </w:rPr>
          <w:instrText xml:space="preserve"> REF _Ref483128121 \h </w:instrText>
        </w:r>
        <w:r>
          <w:rPr>
            <w:lang w:eastAsia="en-US"/>
          </w:rPr>
        </w:r>
      </w:ins>
      <w:r>
        <w:rPr>
          <w:lang w:eastAsia="en-US"/>
        </w:rPr>
        <w:fldChar w:fldCharType="separate"/>
      </w:r>
      <w:ins w:id="2264" w:author="Bence" w:date="2017-05-21T17:48:00Z">
        <w:r w:rsidR="001A7DB8">
          <w:rPr>
            <w:noProof/>
          </w:rPr>
          <w:t>3</w:t>
        </w:r>
        <w:r w:rsidR="001A7DB8">
          <w:t>.</w:t>
        </w:r>
        <w:r w:rsidR="001A7DB8">
          <w:rPr>
            <w:noProof/>
          </w:rPr>
          <w:t>15</w:t>
        </w:r>
        <w:r w:rsidR="001A7DB8">
          <w:t>. ábra</w:t>
        </w:r>
      </w:ins>
      <w:ins w:id="2265" w:author="Bence" w:date="2017-05-21T11:06:00Z">
        <w:r>
          <w:rPr>
            <w:lang w:eastAsia="en-US"/>
          </w:rPr>
          <w:fldChar w:fldCharType="end"/>
        </w:r>
      </w:ins>
      <w:ins w:id="2266" w:author="Bence" w:date="2017-05-21T14:34:00Z">
        <w:r w:rsidR="005F45E1">
          <w:rPr>
            <w:lang w:eastAsia="en-US"/>
          </w:rPr>
          <w:t>, az egész szabály nincs rajta a helyigény miatt, de talán nincs is rá szükség</w:t>
        </w:r>
      </w:ins>
      <w:ins w:id="2267" w:author="Bence" w:date="2017-05-21T11:05:00Z">
        <w:r>
          <w:rPr>
            <w:lang w:eastAsia="en-US"/>
          </w:rPr>
          <w:t>)</w:t>
        </w:r>
      </w:ins>
    </w:p>
    <w:p w14:paraId="5ECE45C3" w14:textId="77777777" w:rsidR="00EC5ACB" w:rsidRDefault="00EC5ACB" w:rsidP="00EC5ACB">
      <w:pPr>
        <w:keepNext/>
        <w:jc w:val="center"/>
        <w:rPr>
          <w:ins w:id="2268" w:author="Bence" w:date="2017-05-21T11:06:00Z"/>
        </w:rPr>
        <w:pPrChange w:id="2269" w:author="Bence" w:date="2017-05-21T11:06:00Z">
          <w:pPr>
            <w:jc w:val="center"/>
          </w:pPr>
        </w:pPrChange>
      </w:pPr>
      <w:ins w:id="2270" w:author="Bence" w:date="2017-05-21T11:05:00Z">
        <w:r>
          <w:rPr>
            <w:noProof/>
          </w:rPr>
          <w:drawing>
            <wp:inline distT="0" distB="0" distL="0" distR="0" wp14:anchorId="0EA23A1A" wp14:editId="557C3117">
              <wp:extent cx="1867505" cy="24394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1947" cy="2471383"/>
                      </a:xfrm>
                      <a:prstGeom prst="rect">
                        <a:avLst/>
                      </a:prstGeom>
                    </pic:spPr>
                  </pic:pic>
                </a:graphicData>
              </a:graphic>
            </wp:inline>
          </w:drawing>
        </w:r>
      </w:ins>
    </w:p>
    <w:bookmarkStart w:id="2271" w:name="_Ref483128121"/>
    <w:p w14:paraId="3DB6726E" w14:textId="6D0FA196" w:rsidR="00EC5ACB" w:rsidRPr="00EC5ACB" w:rsidRDefault="003C7EC5" w:rsidP="005B4C76">
      <w:pPr>
        <w:pStyle w:val="Kpalrs"/>
        <w:rPr>
          <w:ins w:id="2272" w:author="Bence" w:date="2017-05-21T01:33:00Z"/>
        </w:rPr>
        <w:pPrChange w:id="2273" w:author="Bence" w:date="2017-05-21T16:37:00Z">
          <w:pPr/>
        </w:pPrChange>
      </w:pPr>
      <w:ins w:id="2274" w:author="Bence" w:date="2017-05-21T13:36:00Z">
        <w:r>
          <w:fldChar w:fldCharType="begin"/>
        </w:r>
        <w:r>
          <w:instrText xml:space="preserve"> STYLEREF 1 \s </w:instrText>
        </w:r>
      </w:ins>
      <w:r>
        <w:fldChar w:fldCharType="separate"/>
      </w:r>
      <w:r w:rsidR="001A7DB8">
        <w:rPr>
          <w:noProof/>
        </w:rPr>
        <w:t>3</w:t>
      </w:r>
      <w:ins w:id="2275" w:author="Bence" w:date="2017-05-21T13:36:00Z">
        <w:r>
          <w:fldChar w:fldCharType="end"/>
        </w:r>
        <w:r>
          <w:t>.</w:t>
        </w:r>
        <w:r>
          <w:fldChar w:fldCharType="begin"/>
        </w:r>
        <w:r>
          <w:instrText xml:space="preserve"> SEQ ábra \* ARABIC \s 1 </w:instrText>
        </w:r>
      </w:ins>
      <w:r>
        <w:fldChar w:fldCharType="separate"/>
      </w:r>
      <w:ins w:id="2276" w:author="Bence" w:date="2017-05-21T17:48:00Z">
        <w:r w:rsidR="001A7DB8">
          <w:rPr>
            <w:noProof/>
          </w:rPr>
          <w:t>15</w:t>
        </w:r>
      </w:ins>
      <w:ins w:id="2277" w:author="Bence" w:date="2017-05-21T13:36:00Z">
        <w:r>
          <w:fldChar w:fldCharType="end"/>
        </w:r>
      </w:ins>
      <w:ins w:id="2278" w:author="Bence" w:date="2017-05-21T11:06:00Z">
        <w:r w:rsidR="00EC5ACB">
          <w:t>. ábra</w:t>
        </w:r>
        <w:bookmarkEnd w:id="2271"/>
        <w:r w:rsidR="00EC5ACB">
          <w:t xml:space="preserve"> Az aktuálisan szerkesztett szabály JSON reprezentációja</w:t>
        </w:r>
      </w:ins>
    </w:p>
    <w:p w14:paraId="06D673A6" w14:textId="7144A2CA" w:rsidR="00157C47" w:rsidRPr="00157C47" w:rsidRDefault="00EC5ACB" w:rsidP="00157C47">
      <w:pPr>
        <w:pStyle w:val="Cmsor4"/>
        <w:rPr>
          <w:ins w:id="2279" w:author="Bence" w:date="2017-05-21T00:20:00Z"/>
          <w:lang w:eastAsia="en-US"/>
          <w:rPrChange w:id="2280" w:author="Bence" w:date="2017-05-21T00:36:00Z">
            <w:rPr>
              <w:ins w:id="2281" w:author="Bence" w:date="2017-05-21T00:20:00Z"/>
            </w:rPr>
          </w:rPrChange>
        </w:rPr>
        <w:pPrChange w:id="2282" w:author="Bence" w:date="2017-05-21T11:08:00Z">
          <w:pPr/>
        </w:pPrChange>
      </w:pPr>
      <w:ins w:id="2283" w:author="Bence" w:date="2017-05-21T11:07:00Z">
        <w:r>
          <w:rPr>
            <w:lang w:eastAsia="en-US"/>
          </w:rPr>
          <w:t>Eszközök listázása</w:t>
        </w:r>
      </w:ins>
    </w:p>
    <w:p w14:paraId="2EA03895" w14:textId="2CCBF18C" w:rsidR="00C34301" w:rsidRPr="00347E9A" w:rsidRDefault="00EC5ACB" w:rsidP="00347E9A">
      <w:pPr>
        <w:rPr>
          <w:ins w:id="2284" w:author="Bence" w:date="2017-05-20T18:14:00Z"/>
          <w:b/>
          <w:i/>
          <w:lang w:eastAsia="en-US"/>
          <w:rPrChange w:id="2285" w:author="Bence" w:date="2017-05-21T11:12:00Z">
            <w:rPr>
              <w:ins w:id="2286" w:author="Bence" w:date="2017-05-20T18:14:00Z"/>
            </w:rPr>
          </w:rPrChange>
        </w:rPr>
      </w:pPr>
      <w:ins w:id="2287" w:author="Bence" w:date="2017-05-21T11:08:00Z">
        <w:r>
          <w:rPr>
            <w:lang w:eastAsia="en-US"/>
          </w:rPr>
          <w:t>A felület lehetőséget nyújt az elemek táblázatos listázására is. A</w:t>
        </w:r>
      </w:ins>
      <w:ins w:id="2288" w:author="Bence" w:date="2017-05-21T11:09:00Z">
        <w:r>
          <w:rPr>
            <w:lang w:eastAsia="en-US"/>
          </w:rPr>
          <w:t xml:space="preserve"> felhasználóhoz tartozó </w:t>
        </w:r>
        <w:r w:rsidRPr="00347E9A">
          <w:rPr>
            <w:rPrChange w:id="2289" w:author="Bence" w:date="2017-05-21T11:12:00Z">
              <w:rPr>
                <w:lang w:eastAsia="en-US"/>
              </w:rPr>
            </w:rPrChange>
          </w:rPr>
          <w:t>eszközöket felsoroló</w:t>
        </w:r>
      </w:ins>
      <w:ins w:id="2290" w:author="Bence" w:date="2017-05-21T11:08:00Z">
        <w:r w:rsidRPr="00347E9A">
          <w:rPr>
            <w:rPrChange w:id="2291" w:author="Bence" w:date="2017-05-21T11:12:00Z">
              <w:rPr>
                <w:lang w:eastAsia="en-US"/>
              </w:rPr>
            </w:rPrChange>
          </w:rPr>
          <w:t xml:space="preserve"> táblázatban</w:t>
        </w:r>
      </w:ins>
      <w:ins w:id="2292" w:author="Bence" w:date="2017-05-21T11:10:00Z">
        <w:r w:rsidR="00347E9A" w:rsidRPr="00347E9A">
          <w:rPr>
            <w:rPrChange w:id="2293" w:author="Bence" w:date="2017-05-21T11:12:00Z">
              <w:rPr>
                <w:lang w:eastAsia="en-US"/>
              </w:rPr>
            </w:rPrChange>
          </w:rPr>
          <w:t xml:space="preserve"> (</w:t>
        </w:r>
        <w:r w:rsidR="00347E9A" w:rsidRPr="00347E9A">
          <w:rPr>
            <w:rPrChange w:id="2294" w:author="Bence" w:date="2017-05-21T11:12:00Z">
              <w:rPr>
                <w:lang w:eastAsia="en-US"/>
              </w:rPr>
            </w:rPrChange>
          </w:rPr>
          <w:fldChar w:fldCharType="begin"/>
        </w:r>
        <w:r w:rsidR="00347E9A" w:rsidRPr="00347E9A">
          <w:rPr>
            <w:rPrChange w:id="2295" w:author="Bence" w:date="2017-05-21T11:12:00Z">
              <w:rPr>
                <w:lang w:eastAsia="en-US"/>
              </w:rPr>
            </w:rPrChange>
          </w:rPr>
          <w:instrText xml:space="preserve"> REF _Ref483128387 \h </w:instrText>
        </w:r>
        <w:r w:rsidR="00347E9A" w:rsidRPr="00347E9A">
          <w:rPr>
            <w:rPrChange w:id="2296" w:author="Bence" w:date="2017-05-21T11:12:00Z">
              <w:rPr>
                <w:lang w:eastAsia="en-US"/>
              </w:rPr>
            </w:rPrChange>
          </w:rPr>
        </w:r>
      </w:ins>
      <w:r w:rsidR="00347E9A">
        <w:instrText xml:space="preserve"> \* MERGEFORMAT </w:instrText>
      </w:r>
      <w:r w:rsidR="00347E9A" w:rsidRPr="00347E9A">
        <w:rPr>
          <w:rPrChange w:id="2297" w:author="Bence" w:date="2017-05-21T11:12:00Z">
            <w:rPr>
              <w:lang w:eastAsia="en-US"/>
            </w:rPr>
          </w:rPrChange>
        </w:rPr>
        <w:fldChar w:fldCharType="separate"/>
      </w:r>
      <w:ins w:id="2298" w:author="Bence" w:date="2017-05-21T17:48:00Z">
        <w:r w:rsidR="001A7DB8" w:rsidRPr="001A7DB8">
          <w:rPr>
            <w:rPrChange w:id="2299" w:author="Bence" w:date="2017-05-21T17:48:00Z">
              <w:rPr>
                <w:b/>
                <w:noProof/>
              </w:rPr>
            </w:rPrChange>
          </w:rPr>
          <w:t>3</w:t>
        </w:r>
        <w:r w:rsidR="001A7DB8" w:rsidRPr="001A7DB8">
          <w:rPr>
            <w:rPrChange w:id="2300" w:author="Bence" w:date="2017-05-21T17:48:00Z">
              <w:rPr>
                <w:b/>
              </w:rPr>
            </w:rPrChange>
          </w:rPr>
          <w:t>.</w:t>
        </w:r>
        <w:r w:rsidR="001A7DB8" w:rsidRPr="001A7DB8">
          <w:rPr>
            <w:rPrChange w:id="2301" w:author="Bence" w:date="2017-05-21T17:48:00Z">
              <w:rPr>
                <w:b/>
                <w:noProof/>
              </w:rPr>
            </w:rPrChange>
          </w:rPr>
          <w:t>16</w:t>
        </w:r>
        <w:r w:rsidR="001A7DB8" w:rsidRPr="009315A8">
          <w:t>. ábra</w:t>
        </w:r>
      </w:ins>
      <w:ins w:id="2302" w:author="Bence" w:date="2017-05-21T11:10:00Z">
        <w:r w:rsidR="00347E9A" w:rsidRPr="00347E9A">
          <w:rPr>
            <w:rPrChange w:id="2303" w:author="Bence" w:date="2017-05-21T11:12:00Z">
              <w:rPr>
                <w:lang w:eastAsia="en-US"/>
              </w:rPr>
            </w:rPrChange>
          </w:rPr>
          <w:fldChar w:fldCharType="end"/>
        </w:r>
        <w:r w:rsidR="00347E9A" w:rsidRPr="00347E9A">
          <w:rPr>
            <w:rPrChange w:id="2304" w:author="Bence" w:date="2017-05-21T11:12:00Z">
              <w:rPr>
                <w:lang w:eastAsia="en-US"/>
              </w:rPr>
            </w:rPrChange>
          </w:rPr>
          <w:t>)</w:t>
        </w:r>
      </w:ins>
      <w:ins w:id="2305" w:author="Bence" w:date="2017-05-21T11:09:00Z">
        <w:r w:rsidRPr="00347E9A">
          <w:rPr>
            <w:rPrChange w:id="2306" w:author="Bence" w:date="2017-05-21T11:12:00Z">
              <w:rPr>
                <w:lang w:eastAsia="en-US"/>
              </w:rPr>
            </w:rPrChange>
          </w:rPr>
          <w:t xml:space="preserve"> például</w:t>
        </w:r>
      </w:ins>
      <w:ins w:id="2307" w:author="Bence" w:date="2017-05-21T11:08:00Z">
        <w:r w:rsidRPr="00347E9A">
          <w:rPr>
            <w:rPrChange w:id="2308" w:author="Bence" w:date="2017-05-21T11:12:00Z">
              <w:rPr>
                <w:lang w:eastAsia="en-US"/>
              </w:rPr>
            </w:rPrChange>
          </w:rPr>
          <w:t xml:space="preserve"> kereshetünk a felhasználó neve szerint</w:t>
        </w:r>
      </w:ins>
      <w:ins w:id="2309" w:author="Bence" w:date="2017-05-21T11:11:00Z">
        <w:r w:rsidR="00347E9A" w:rsidRPr="00347E9A">
          <w:rPr>
            <w:rPrChange w:id="2310" w:author="Bence" w:date="2017-05-21T11:12:00Z">
              <w:rPr>
                <w:lang w:eastAsia="en-US"/>
              </w:rPr>
            </w:rPrChange>
          </w:rPr>
          <w:t xml:space="preserve"> és a táblázat egyszerre megjelenő sorait szabályozhatjuk</w:t>
        </w:r>
      </w:ins>
      <w:ins w:id="2311" w:author="Bence" w:date="2017-05-21T11:08:00Z">
        <w:r w:rsidRPr="00347E9A">
          <w:rPr>
            <w:rPrChange w:id="2312" w:author="Bence" w:date="2017-05-21T11:12:00Z">
              <w:rPr>
                <w:lang w:eastAsia="en-US"/>
              </w:rPr>
            </w:rPrChange>
          </w:rPr>
          <w:t>.</w:t>
        </w:r>
      </w:ins>
    </w:p>
    <w:p w14:paraId="5A9BFB59" w14:textId="77777777" w:rsidR="00347E9A" w:rsidRPr="00347E9A" w:rsidRDefault="00340859" w:rsidP="00347E9A">
      <w:pPr>
        <w:keepNext/>
        <w:jc w:val="center"/>
        <w:rPr>
          <w:ins w:id="2313" w:author="Bence" w:date="2017-05-21T11:10:00Z"/>
          <w:b/>
          <w:i/>
          <w:rPrChange w:id="2314" w:author="Bence" w:date="2017-05-21T11:12:00Z">
            <w:rPr>
              <w:ins w:id="2315" w:author="Bence" w:date="2017-05-21T11:10:00Z"/>
            </w:rPr>
          </w:rPrChange>
        </w:rPr>
        <w:pPrChange w:id="2316" w:author="Bence" w:date="2017-05-21T11:12:00Z">
          <w:pPr/>
        </w:pPrChange>
      </w:pPr>
      <w:r w:rsidRPr="00347E9A">
        <w:rPr>
          <w:b/>
          <w:i/>
          <w:noProof/>
          <w:rPrChange w:id="2317" w:author="Bence" w:date="2017-05-21T11:12:00Z">
            <w:rPr>
              <w:noProof/>
            </w:rPr>
          </w:rPrChange>
        </w:rPr>
        <w:lastRenderedPageBreak/>
        <w:drawing>
          <wp:inline distT="0" distB="0" distL="0" distR="0" wp14:anchorId="0B9DDF0D" wp14:editId="4282AF45">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5759450" cy="1377315"/>
                    </a:xfrm>
                    <a:prstGeom prst="rect">
                      <a:avLst/>
                    </a:prstGeom>
                  </pic:spPr>
                </pic:pic>
              </a:graphicData>
            </a:graphic>
          </wp:inline>
        </w:drawing>
      </w:r>
    </w:p>
    <w:bookmarkStart w:id="2318" w:name="_Ref483128387"/>
    <w:p w14:paraId="6B93C055" w14:textId="7A96D995" w:rsidR="00340859" w:rsidRPr="009315A8" w:rsidDel="00347E9A" w:rsidRDefault="003C7EC5" w:rsidP="00347E9A">
      <w:pPr>
        <w:pStyle w:val="Kpalrs"/>
        <w:rPr>
          <w:del w:id="2319" w:author="Bence" w:date="2017-05-21T11:11:00Z"/>
        </w:rPr>
        <w:pPrChange w:id="2320" w:author="Bence" w:date="2017-05-21T11:12:00Z">
          <w:pPr/>
        </w:pPrChange>
      </w:pPr>
      <w:ins w:id="2321" w:author="Bence" w:date="2017-05-21T13:36:00Z">
        <w:r w:rsidRPr="009315A8">
          <w:fldChar w:fldCharType="begin"/>
        </w:r>
        <w:r w:rsidRPr="009315A8">
          <w:instrText xml:space="preserve"> STYLEREF 1 \s </w:instrText>
        </w:r>
      </w:ins>
      <w:r w:rsidRPr="009315A8">
        <w:fldChar w:fldCharType="separate"/>
      </w:r>
      <w:r w:rsidR="001A7DB8">
        <w:rPr>
          <w:b w:val="0"/>
          <w:noProof/>
        </w:rPr>
        <w:t>3</w:t>
      </w:r>
      <w:ins w:id="2322" w:author="Bence" w:date="2017-05-21T13:36:00Z">
        <w:r w:rsidRPr="009315A8">
          <w:fldChar w:fldCharType="end"/>
        </w:r>
        <w:r w:rsidRPr="009315A8">
          <w:t>.</w:t>
        </w:r>
        <w:r w:rsidRPr="009315A8">
          <w:fldChar w:fldCharType="begin"/>
        </w:r>
        <w:r w:rsidRPr="009315A8">
          <w:instrText xml:space="preserve"> SEQ ábra \* ARABIC \s 1 </w:instrText>
        </w:r>
      </w:ins>
      <w:r w:rsidRPr="009315A8">
        <w:fldChar w:fldCharType="separate"/>
      </w:r>
      <w:ins w:id="2323" w:author="Bence" w:date="2017-05-21T17:48:00Z">
        <w:r w:rsidR="001A7DB8">
          <w:rPr>
            <w:b w:val="0"/>
            <w:noProof/>
          </w:rPr>
          <w:t>16</w:t>
        </w:r>
      </w:ins>
      <w:ins w:id="2324" w:author="Bence" w:date="2017-05-21T13:36:00Z">
        <w:r w:rsidRPr="009315A8">
          <w:fldChar w:fldCharType="end"/>
        </w:r>
      </w:ins>
      <w:ins w:id="2325" w:author="Bence" w:date="2017-05-21T11:10:00Z">
        <w:r w:rsidR="00347E9A" w:rsidRPr="009315A8">
          <w:t>. ábra</w:t>
        </w:r>
        <w:bookmarkEnd w:id="2318"/>
        <w:r w:rsidR="00347E9A" w:rsidRPr="009315A8">
          <w:t xml:space="preserve"> Eszközök böngészése táblázatban</w:t>
        </w:r>
      </w:ins>
    </w:p>
    <w:p w14:paraId="256DDDAE" w14:textId="77777777" w:rsidR="00347E9A" w:rsidRPr="00347E9A" w:rsidRDefault="00347E9A" w:rsidP="00347E9A">
      <w:pPr>
        <w:jc w:val="center"/>
        <w:rPr>
          <w:ins w:id="2326" w:author="Bence" w:date="2017-05-21T11:12:00Z"/>
          <w:b/>
          <w:lang w:eastAsia="en-US"/>
          <w:rPrChange w:id="2327" w:author="Bence" w:date="2017-05-21T11:14:00Z">
            <w:rPr>
              <w:ins w:id="2328" w:author="Bence" w:date="2017-05-21T11:12:00Z"/>
            </w:rPr>
          </w:rPrChange>
        </w:rPr>
        <w:pPrChange w:id="2329" w:author="Bence" w:date="2017-05-21T11:12:00Z">
          <w:pPr/>
        </w:pPrChange>
      </w:pPr>
    </w:p>
    <w:p w14:paraId="6B7EAF36" w14:textId="0571B346" w:rsidR="00347E9A" w:rsidRPr="00347E9A" w:rsidRDefault="00347E9A" w:rsidP="00347E9A">
      <w:pPr>
        <w:pStyle w:val="Cmsor4"/>
        <w:pPrChange w:id="2330" w:author="Bence" w:date="2017-05-21T11:15:00Z">
          <w:pPr/>
        </w:pPrChange>
      </w:pPr>
      <w:ins w:id="2331" w:author="Bence" w:date="2017-05-21T11:14:00Z">
        <w:r>
          <w:t>Szenzor adatsorok megjelenítése</w:t>
        </w:r>
      </w:ins>
    </w:p>
    <w:p w14:paraId="11983C09" w14:textId="0B57E2AD" w:rsidR="00EA18AB" w:rsidRDefault="00340859" w:rsidP="00A6519D">
      <w:del w:id="2332" w:author="Bence" w:date="2017-05-21T11:15:00Z">
        <w:r w:rsidDel="00347E9A">
          <w:delText>Fontos az is, hogy biztosíthassuk a felhasználók számára, hogy a</w:delText>
        </w:r>
        <w:r w:rsidR="00EA18AB" w:rsidDel="00347E9A">
          <w:delText xml:space="preserve"> saját hálózatukon belül a mért adatokat megjeleníthessék.  A központi szerver erre is lehetőséget nyújt, a Highcharts API segítségével minden szenzor által beküldött érték grafikonos formában is megtekinthető.</w:delText>
        </w:r>
      </w:del>
      <w:ins w:id="2333" w:author="Bence" w:date="2017-05-21T11:15:00Z">
        <w:r w:rsidR="00347E9A">
          <w:t>A saját hálózaton belüli adatsorok megjelenítése a sz</w:t>
        </w:r>
        <w:r w:rsidR="00811C16">
          <w:t xml:space="preserve">erver egy másik fontos funkciója </w:t>
        </w:r>
      </w:ins>
      <w:ins w:id="2334" w:author="Bence" w:date="2017-05-21T11:34:00Z">
        <w:r w:rsidR="00811C16">
          <w:t>(</w:t>
        </w:r>
        <w:r w:rsidR="00811C16">
          <w:fldChar w:fldCharType="begin"/>
        </w:r>
        <w:r w:rsidR="00811C16">
          <w:instrText xml:space="preserve"> REF _Ref483129809 \h </w:instrText>
        </w:r>
      </w:ins>
      <w:r w:rsidR="00811C16">
        <w:fldChar w:fldCharType="separate"/>
      </w:r>
      <w:ins w:id="2335" w:author="Bence" w:date="2017-05-21T17:48:00Z">
        <w:r w:rsidR="001A7DB8">
          <w:rPr>
            <w:noProof/>
          </w:rPr>
          <w:t>3</w:t>
        </w:r>
        <w:r w:rsidR="001A7DB8">
          <w:t>.</w:t>
        </w:r>
        <w:r w:rsidR="001A7DB8">
          <w:rPr>
            <w:noProof/>
          </w:rPr>
          <w:t>17</w:t>
        </w:r>
        <w:r w:rsidR="001A7DB8">
          <w:t>. ábra</w:t>
        </w:r>
      </w:ins>
      <w:ins w:id="2336" w:author="Bence" w:date="2017-05-21T11:34:00Z">
        <w:r w:rsidR="00811C16">
          <w:fldChar w:fldCharType="end"/>
        </w:r>
        <w:r w:rsidR="00811C16">
          <w:t xml:space="preserve">) . </w:t>
        </w:r>
      </w:ins>
      <w:ins w:id="2337" w:author="Bence" w:date="2017-05-21T11:35:00Z">
        <w:r w:rsidR="003A7B0F">
          <w:t>A HighCharts</w:t>
        </w:r>
        <w:r w:rsidR="00811C16">
          <w:t xml:space="preserve"> API biztosítja, hogy a</w:t>
        </w:r>
        <w:r w:rsidR="003A7B0F">
          <w:t>z adatsor egy tet</w:t>
        </w:r>
      </w:ins>
      <w:ins w:id="2338" w:author="Bence" w:date="2017-05-21T11:37:00Z">
        <w:r w:rsidR="003A7B0F">
          <w:t>s</w:t>
        </w:r>
      </w:ins>
      <w:ins w:id="2339" w:author="Bence" w:date="2017-05-21T11:35:00Z">
        <w:r w:rsidR="003A7B0F">
          <w:t>zőleges időszeletét tekintsük meg, a grafikon felett lát</w:t>
        </w:r>
      </w:ins>
      <w:ins w:id="2340" w:author="Bence" w:date="2017-05-21T11:36:00Z">
        <w:r w:rsidR="003A7B0F">
          <w:t xml:space="preserve">ható szűrő mezőkkel és gombokkal, illetve az alatta található „csúszkákkal” bármely részre </w:t>
        </w:r>
      </w:ins>
      <w:ins w:id="2341" w:author="Bence" w:date="2017-05-21T11:37:00Z">
        <w:r w:rsidR="003A7B0F">
          <w:t>rá lehet nagyítani.</w:t>
        </w:r>
      </w:ins>
    </w:p>
    <w:p w14:paraId="471681D9" w14:textId="77777777" w:rsidR="00811C16" w:rsidRDefault="00811C16" w:rsidP="00811C16">
      <w:pPr>
        <w:keepNext/>
        <w:jc w:val="center"/>
        <w:rPr>
          <w:ins w:id="2342" w:author="Bence" w:date="2017-05-21T11:34:00Z"/>
        </w:rPr>
        <w:pPrChange w:id="2343" w:author="Bence" w:date="2017-05-21T11:34:00Z">
          <w:pPr/>
        </w:pPrChange>
      </w:pPr>
      <w:ins w:id="2344" w:author="Bence" w:date="2017-05-21T11:33:00Z">
        <w:r>
          <w:rPr>
            <w:noProof/>
          </w:rPr>
          <w:drawing>
            <wp:inline distT="0" distB="0" distL="0" distR="0" wp14:anchorId="0E28036B" wp14:editId="3017D7C5">
              <wp:extent cx="5759450" cy="1310640"/>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310640"/>
                      </a:xfrm>
                      <a:prstGeom prst="rect">
                        <a:avLst/>
                      </a:prstGeom>
                    </pic:spPr>
                  </pic:pic>
                </a:graphicData>
              </a:graphic>
            </wp:inline>
          </w:drawing>
        </w:r>
      </w:ins>
    </w:p>
    <w:bookmarkStart w:id="2345" w:name="_Ref483129809"/>
    <w:bookmarkStart w:id="2346" w:name="_Ref483145225"/>
    <w:p w14:paraId="1843E9C2" w14:textId="643030A6" w:rsidR="00EA18AB" w:rsidRPr="00A6519D" w:rsidRDefault="003C7EC5" w:rsidP="005B4C76">
      <w:pPr>
        <w:pStyle w:val="Kpalrs"/>
        <w:pPrChange w:id="2347" w:author="Bence" w:date="2017-05-21T16:37:00Z">
          <w:pPr/>
        </w:pPrChange>
      </w:pPr>
      <w:ins w:id="2348" w:author="Bence" w:date="2017-05-21T13:36:00Z">
        <w:r>
          <w:fldChar w:fldCharType="begin"/>
        </w:r>
        <w:r>
          <w:instrText xml:space="preserve"> STYLEREF 1 \s </w:instrText>
        </w:r>
      </w:ins>
      <w:r>
        <w:fldChar w:fldCharType="separate"/>
      </w:r>
      <w:r w:rsidR="001A7DB8">
        <w:rPr>
          <w:noProof/>
        </w:rPr>
        <w:t>3</w:t>
      </w:r>
      <w:ins w:id="2349" w:author="Bence" w:date="2017-05-21T13:36:00Z">
        <w:r>
          <w:fldChar w:fldCharType="end"/>
        </w:r>
        <w:r>
          <w:t>.</w:t>
        </w:r>
        <w:r>
          <w:fldChar w:fldCharType="begin"/>
        </w:r>
        <w:r>
          <w:instrText xml:space="preserve"> SEQ ábra \* ARABIC \s 1 </w:instrText>
        </w:r>
      </w:ins>
      <w:r>
        <w:fldChar w:fldCharType="separate"/>
      </w:r>
      <w:ins w:id="2350" w:author="Bence" w:date="2017-05-21T17:48:00Z">
        <w:r w:rsidR="001A7DB8">
          <w:rPr>
            <w:noProof/>
          </w:rPr>
          <w:t>17</w:t>
        </w:r>
      </w:ins>
      <w:ins w:id="2351" w:author="Bence" w:date="2017-05-21T13:36:00Z">
        <w:r>
          <w:fldChar w:fldCharType="end"/>
        </w:r>
      </w:ins>
      <w:ins w:id="2352" w:author="Bence" w:date="2017-05-21T11:34:00Z">
        <w:r w:rsidR="00811C16">
          <w:t>. ábra</w:t>
        </w:r>
        <w:bookmarkEnd w:id="2345"/>
        <w:r w:rsidR="00811C16">
          <w:t xml:space="preserve"> Egy fényerősségmérő szenzor adatainak megjelenése a szerveren</w:t>
        </w:r>
      </w:ins>
      <w:bookmarkEnd w:id="2346"/>
      <w:del w:id="2353" w:author="Bence" w:date="2017-05-21T11:33:00Z">
        <w:r w:rsidR="00EA18AB" w:rsidDel="00811C16">
          <w:rPr>
            <w:noProof/>
          </w:rPr>
          <w:drawing>
            <wp:inline distT="0" distB="0" distL="0" distR="0" wp14:anchorId="2A8AB0BA" wp14:editId="0ABB89C1">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stretch>
                        <a:fillRect/>
                      </a:stretch>
                    </pic:blipFill>
                    <pic:spPr>
                      <a:xfrm>
                        <a:off x="0" y="0"/>
                        <a:ext cx="5759450" cy="1967865"/>
                      </a:xfrm>
                      <a:prstGeom prst="rect">
                        <a:avLst/>
                      </a:prstGeom>
                    </pic:spPr>
                  </pic:pic>
                </a:graphicData>
              </a:graphic>
            </wp:inline>
          </w:drawing>
        </w:r>
      </w:del>
    </w:p>
    <w:p w14:paraId="006B6BB5" w14:textId="0F31133B" w:rsidR="00655CFA" w:rsidRDefault="00AF4B24" w:rsidP="00D74593">
      <w:pPr>
        <w:pStyle w:val="Cmsor1"/>
        <w:rPr>
          <w:ins w:id="2354" w:author="Bence" w:date="2017-05-21T11:42:00Z"/>
        </w:rPr>
      </w:pPr>
      <w:del w:id="2355" w:author="Bence" w:date="2017-05-21T09:35:00Z">
        <w:r w:rsidDel="0019031B">
          <w:lastRenderedPageBreak/>
          <w:delText>A projekt állapota</w:delText>
        </w:r>
      </w:del>
      <w:bookmarkStart w:id="2356" w:name="_Toc483152374"/>
      <w:ins w:id="2357" w:author="Bence" w:date="2017-05-21T09:35:00Z">
        <w:r w:rsidR="0019031B">
          <w:t>Tesztelés</w:t>
        </w:r>
      </w:ins>
      <w:bookmarkEnd w:id="2356"/>
    </w:p>
    <w:p w14:paraId="68BB761A" w14:textId="47DB524E" w:rsidR="003A7B0F" w:rsidRPr="003A7B0F" w:rsidRDefault="003A7B0F" w:rsidP="003A7B0F">
      <w:pPr>
        <w:rPr>
          <w:ins w:id="2358" w:author="Bence" w:date="2017-05-21T11:40:00Z"/>
        </w:rPr>
        <w:pPrChange w:id="2359" w:author="Bence" w:date="2017-05-21T11:42:00Z">
          <w:pPr>
            <w:pStyle w:val="Cmsor1"/>
          </w:pPr>
        </w:pPrChange>
      </w:pPr>
      <w:ins w:id="2360" w:author="Bence" w:date="2017-05-21T11:42:00Z">
        <w:r>
          <w:t xml:space="preserve">A dolgozat utolsó fejezetében egy példa </w:t>
        </w:r>
      </w:ins>
      <w:ins w:id="2361" w:author="Bence" w:date="2017-05-21T11:44:00Z">
        <w:r>
          <w:t>összeállításon</w:t>
        </w:r>
      </w:ins>
      <w:ins w:id="2362" w:author="Bence" w:date="2017-05-21T11:42:00Z">
        <w:r>
          <w:t xml:space="preserve"> keresztül szeretném demonstrálni a </w:t>
        </w:r>
      </w:ins>
      <w:ins w:id="2363" w:author="Bence" w:date="2017-05-21T11:44:00Z">
        <w:r>
          <w:t>működést</w:t>
        </w:r>
      </w:ins>
      <w:ins w:id="2364" w:author="Bence" w:date="2017-05-21T11:46:00Z">
        <w:r w:rsidR="00BE7AE6">
          <w:t xml:space="preserve">. A bemutatást követően értékelem az elkészült rendszert, melyet néhány hetes futtatás eredményei alapoznak meg. </w:t>
        </w:r>
      </w:ins>
      <w:ins w:id="2365" w:author="Bence" w:date="2017-05-21T11:47:00Z">
        <w:r w:rsidR="00BE7AE6">
          <w:t xml:space="preserve">Az értékelésen felül a rendszer fejlesztési lehetőségeire vonatkozóan </w:t>
        </w:r>
      </w:ins>
      <w:ins w:id="2366" w:author="Bence" w:date="2017-05-21T11:49:00Z">
        <w:r w:rsidR="00BE7AE6">
          <w:t>adok áttekintést, valamint összefoglalom a diplomaterv készítése során szerzett tapasztalataimat.</w:t>
        </w:r>
      </w:ins>
    </w:p>
    <w:p w14:paraId="3AEA2925" w14:textId="2FC39A1C" w:rsidR="003A7B0F" w:rsidRDefault="00BE7AE6" w:rsidP="00BE7AE6">
      <w:pPr>
        <w:pStyle w:val="Cmsor2"/>
        <w:rPr>
          <w:ins w:id="2367" w:author="Bence" w:date="2017-05-21T11:51:00Z"/>
        </w:rPr>
        <w:pPrChange w:id="2368" w:author="Bence" w:date="2017-05-21T11:50:00Z">
          <w:pPr>
            <w:pStyle w:val="Cmsor1"/>
          </w:pPr>
        </w:pPrChange>
      </w:pPr>
      <w:bookmarkStart w:id="2369" w:name="_Toc483152375"/>
      <w:ins w:id="2370" w:author="Bence" w:date="2017-05-21T11:52:00Z">
        <w:r>
          <w:t>Tesztelendő rendszer létrehozása</w:t>
        </w:r>
      </w:ins>
      <w:bookmarkEnd w:id="2369"/>
    </w:p>
    <w:p w14:paraId="0A0B7D23" w14:textId="47C50C5D" w:rsidR="003C7EC5" w:rsidRDefault="0018494B" w:rsidP="003C7EC5">
      <w:pPr>
        <w:keepNext/>
        <w:rPr>
          <w:ins w:id="2371" w:author="Bence" w:date="2017-05-21T13:36:00Z"/>
        </w:rPr>
        <w:pPrChange w:id="2372" w:author="Bence" w:date="2017-05-21T13:36:00Z">
          <w:pPr/>
        </w:pPrChange>
      </w:pPr>
      <w:ins w:id="2373" w:author="Bence" w:date="2017-05-21T11:51:00Z">
        <w:r>
          <w:t xml:space="preserve">A teszteléshez egy olyan rendszert állítottam össze, melyben a szerveren felül a lakásban három eszközt helyeztem el, minden szerepkörhöz tartozóan egyet. A szenzor és </w:t>
        </w:r>
      </w:ins>
      <w:ins w:id="2374" w:author="Bence" w:date="2017-05-21T11:58:00Z">
        <w:r>
          <w:t>menedzser szerepekre</w:t>
        </w:r>
      </w:ins>
      <w:ins w:id="2375" w:author="Bence" w:date="2017-05-21T11:51:00Z">
        <w:r>
          <w:t xml:space="preserve"> </w:t>
        </w:r>
      </w:ins>
      <w:ins w:id="2376" w:author="Bence" w:date="2017-05-21T11:58:00Z">
        <w:r>
          <w:t xml:space="preserve">az </w:t>
        </w:r>
      </w:ins>
      <w:ins w:id="2377" w:author="Bence" w:date="2017-05-21T11:59:00Z">
        <w:r>
          <w:fldChar w:fldCharType="begin"/>
        </w:r>
        <w:r>
          <w:instrText xml:space="preserve"> REF _Ref483131275 \r \h </w:instrText>
        </w:r>
      </w:ins>
      <w:r>
        <w:fldChar w:fldCharType="separate"/>
      </w:r>
      <w:ins w:id="2378" w:author="Bence" w:date="2017-05-21T17:48:00Z">
        <w:r w:rsidR="001A7DB8">
          <w:t>1.4</w:t>
        </w:r>
      </w:ins>
      <w:ins w:id="2379" w:author="Bence" w:date="2017-05-21T11:59:00Z">
        <w:r>
          <w:fldChar w:fldCharType="end"/>
        </w:r>
        <w:r>
          <w:t xml:space="preserve"> fejezetben bemutatott tesztpanelt használtam. Beavatkozóként egy ESP01-es </w:t>
        </w:r>
      </w:ins>
      <w:ins w:id="2380" w:author="Bence" w:date="2017-05-21T12:07:00Z">
        <w:r w:rsidR="000F4B8E">
          <w:t>eszközt használtam, melyhez egy RGB modu</w:t>
        </w:r>
      </w:ins>
      <w:ins w:id="2381" w:author="Bence" w:date="2017-05-21T12:08:00Z">
        <w:r w:rsidR="000F4B8E">
          <w:t>lt csatlakoztattam az</w:t>
        </w:r>
      </w:ins>
      <w:ins w:id="2382" w:author="Bence" w:date="2017-05-21T12:09:00Z">
        <w:r w:rsidR="000F4B8E">
          <w:t xml:space="preserve"> eszköz</w:t>
        </w:r>
      </w:ins>
      <w:ins w:id="2383" w:author="Bence" w:date="2017-05-21T12:08:00Z">
        <w:r w:rsidR="000F4B8E">
          <w:t xml:space="preserve"> UART interfés</w:t>
        </w:r>
      </w:ins>
      <w:ins w:id="2384" w:author="Bence" w:date="2017-05-21T12:09:00Z">
        <w:r w:rsidR="000F4B8E">
          <w:t>zén keresztül</w:t>
        </w:r>
      </w:ins>
      <w:ins w:id="2385" w:author="Bence" w:date="2017-05-21T13:37:00Z">
        <w:r w:rsidR="00B964C7">
          <w:t>, a modulhoz pedig egy LED szalagot illesztettem</w:t>
        </w:r>
      </w:ins>
      <w:ins w:id="2386" w:author="Bence" w:date="2017-05-21T12:09:00Z">
        <w:r w:rsidR="000F4B8E">
          <w:t>.</w:t>
        </w:r>
      </w:ins>
      <w:ins w:id="2387" w:author="Bence" w:date="2017-05-21T15:31:00Z">
        <w:r w:rsidR="00D064B0" w:rsidRPr="00D064B0">
          <w:t xml:space="preserve"> </w:t>
        </w:r>
        <w:r w:rsidR="00D064B0">
          <w:t>A tápellátás is biztosítva van a működéshez az RGB modulon keresztül.</w:t>
        </w:r>
      </w:ins>
      <w:ins w:id="2388" w:author="Bence" w:date="2017-05-21T12:09:00Z">
        <w:r w:rsidR="000F4B8E">
          <w:t xml:space="preserve"> </w:t>
        </w:r>
      </w:ins>
      <w:ins w:id="2389" w:author="Bence" w:date="2017-05-21T13:37:00Z">
        <w:r w:rsidR="003C7EC5">
          <w:t>(</w:t>
        </w:r>
        <w:r w:rsidR="003C7EC5">
          <w:fldChar w:fldCharType="begin"/>
        </w:r>
        <w:r w:rsidR="003C7EC5">
          <w:instrText xml:space="preserve"> REF _Ref483137181 \h </w:instrText>
        </w:r>
      </w:ins>
      <w:r w:rsidR="003C7EC5">
        <w:fldChar w:fldCharType="separate"/>
      </w:r>
      <w:ins w:id="2390" w:author="Bence" w:date="2017-05-21T17:48:00Z">
        <w:r w:rsidR="001A7DB8">
          <w:rPr>
            <w:noProof/>
          </w:rPr>
          <w:t>4</w:t>
        </w:r>
        <w:r w:rsidR="001A7DB8">
          <w:t>.</w:t>
        </w:r>
        <w:r w:rsidR="001A7DB8">
          <w:rPr>
            <w:noProof/>
          </w:rPr>
          <w:t>1</w:t>
        </w:r>
        <w:r w:rsidR="001A7DB8">
          <w:t>. ábra</w:t>
        </w:r>
      </w:ins>
      <w:ins w:id="2391" w:author="Bence" w:date="2017-05-21T13:37:00Z">
        <w:r w:rsidR="003C7EC5">
          <w:fldChar w:fldCharType="end"/>
        </w:r>
        <w:r w:rsidR="003C7EC5">
          <w:t>)</w:t>
        </w:r>
      </w:ins>
    </w:p>
    <w:p w14:paraId="5996C2F1" w14:textId="10B2026E" w:rsidR="003C7EC5" w:rsidRDefault="003C7EC5" w:rsidP="003C7EC5">
      <w:pPr>
        <w:keepNext/>
        <w:jc w:val="center"/>
        <w:rPr>
          <w:ins w:id="2392" w:author="Bence" w:date="2017-05-21T13:36:00Z"/>
        </w:rPr>
        <w:pPrChange w:id="2393" w:author="Bence" w:date="2017-05-21T13:37:00Z">
          <w:pPr/>
        </w:pPrChange>
      </w:pPr>
      <w:ins w:id="2394" w:author="Bence" w:date="2017-05-21T13:36:00Z">
        <w:r>
          <w:rPr>
            <w:noProof/>
          </w:rPr>
          <w:drawing>
            <wp:inline distT="0" distB="0" distL="0" distR="0" wp14:anchorId="6BB75A3B" wp14:editId="0CA4287D">
              <wp:extent cx="4721860" cy="2660650"/>
              <wp:effectExtent l="0" t="0" r="2540" b="6350"/>
              <wp:docPr id="45" name="Kép 45" descr="C:\Users\Bence\AppData\Local\Microsoft\Windows\INetCache\Content.Word\WP_20170521_13_30_07_Pr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Bence\AppData\Local\Microsoft\Windows\INetCache\Content.Word\WP_20170521_13_30_07_Pro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1860" cy="2660650"/>
                      </a:xfrm>
                      <a:prstGeom prst="rect">
                        <a:avLst/>
                      </a:prstGeom>
                      <a:noFill/>
                      <a:ln>
                        <a:noFill/>
                      </a:ln>
                    </pic:spPr>
                  </pic:pic>
                </a:graphicData>
              </a:graphic>
            </wp:inline>
          </w:drawing>
        </w:r>
      </w:ins>
    </w:p>
    <w:bookmarkStart w:id="2395" w:name="_Ref483137181"/>
    <w:p w14:paraId="452E5F66" w14:textId="2B919184" w:rsidR="003C7EC5" w:rsidRDefault="003C7EC5" w:rsidP="005B4C76">
      <w:pPr>
        <w:pStyle w:val="Kpalrs"/>
        <w:rPr>
          <w:ins w:id="2396" w:author="Bence" w:date="2017-05-21T13:36:00Z"/>
        </w:rPr>
        <w:pPrChange w:id="2397" w:author="Bence" w:date="2017-05-21T16:37:00Z">
          <w:pPr>
            <w:pStyle w:val="Cmsor1"/>
          </w:pPr>
        </w:pPrChange>
      </w:pPr>
      <w:ins w:id="2398" w:author="Bence" w:date="2017-05-21T13:36:00Z">
        <w:r>
          <w:fldChar w:fldCharType="begin"/>
        </w:r>
        <w:r>
          <w:instrText xml:space="preserve"> STYLEREF 1 \s </w:instrText>
        </w:r>
      </w:ins>
      <w:r>
        <w:fldChar w:fldCharType="separate"/>
      </w:r>
      <w:r w:rsidR="001A7DB8">
        <w:rPr>
          <w:noProof/>
        </w:rPr>
        <w:t>4</w:t>
      </w:r>
      <w:ins w:id="2399" w:author="Bence" w:date="2017-05-21T13:36:00Z">
        <w:r>
          <w:fldChar w:fldCharType="end"/>
        </w:r>
        <w:r>
          <w:t>.</w:t>
        </w:r>
        <w:r>
          <w:fldChar w:fldCharType="begin"/>
        </w:r>
        <w:r>
          <w:instrText xml:space="preserve"> SEQ ábra \* ARABIC \s 1 </w:instrText>
        </w:r>
      </w:ins>
      <w:r>
        <w:fldChar w:fldCharType="separate"/>
      </w:r>
      <w:ins w:id="2400" w:author="Bence" w:date="2017-05-21T17:48:00Z">
        <w:r w:rsidR="001A7DB8">
          <w:rPr>
            <w:noProof/>
          </w:rPr>
          <w:t>1</w:t>
        </w:r>
      </w:ins>
      <w:ins w:id="2401" w:author="Bence" w:date="2017-05-21T13:36:00Z">
        <w:r>
          <w:fldChar w:fldCharType="end"/>
        </w:r>
        <w:r>
          <w:t>. ábra</w:t>
        </w:r>
        <w:bookmarkEnd w:id="2395"/>
        <w:r>
          <w:t xml:space="preserve"> ESP01 RGB modullal</w:t>
        </w:r>
      </w:ins>
    </w:p>
    <w:p w14:paraId="23A3A7EF" w14:textId="28A404EA" w:rsidR="00BE7AE6" w:rsidRDefault="00B964C7" w:rsidP="00BE7AE6">
      <w:pPr>
        <w:rPr>
          <w:ins w:id="2402" w:author="Bence" w:date="2017-05-21T13:52:00Z"/>
        </w:rPr>
        <w:pPrChange w:id="2403" w:author="Bence" w:date="2017-05-21T11:51:00Z">
          <w:pPr>
            <w:pStyle w:val="Cmsor1"/>
          </w:pPr>
        </w:pPrChange>
      </w:pPr>
      <w:ins w:id="2404" w:author="Bence" w:date="2017-05-21T13:37:00Z">
        <w:r>
          <w:t>Az UART</w:t>
        </w:r>
      </w:ins>
      <w:ins w:id="2405" w:author="Bence" w:date="2017-05-21T13:38:00Z">
        <w:r>
          <w:t xml:space="preserve"> interfészen keresztül az RGB modul a SET [</w:t>
        </w:r>
      </w:ins>
      <w:ins w:id="2406" w:author="Bence" w:date="2017-05-21T13:39:00Z">
        <w:r>
          <w:t>RED</w:t>
        </w:r>
      </w:ins>
      <w:ins w:id="2407" w:author="Bence" w:date="2017-05-21T13:38:00Z">
        <w:r>
          <w:t>]</w:t>
        </w:r>
      </w:ins>
      <w:ins w:id="2408" w:author="Bence" w:date="2017-05-21T13:39:00Z">
        <w:r>
          <w:t xml:space="preserve"> [GREEN] [BLUE] formátumban érkező üzenetekre a színkódnak megfelelően állította</w:t>
        </w:r>
        <w:r w:rsidR="000B6133">
          <w:t xml:space="preserve"> be a szalagon a fényt. Az ESP</w:t>
        </w:r>
        <w:r>
          <w:t xml:space="preserve"> így beavatkozó eszköz módban futva bármikor felkapcsolhatta a fényeket</w:t>
        </w:r>
      </w:ins>
      <w:ins w:id="2409" w:author="Bence" w:date="2017-05-21T15:30:00Z">
        <w:r w:rsidR="00D064B0">
          <w:t>, természetesen ehhez tudnia kell, hogy erre a beavatkozóra érkező üzenetekre a fenti működés szerint kell reagálnia</w:t>
        </w:r>
      </w:ins>
      <w:ins w:id="2410" w:author="Bence" w:date="2017-05-21T15:31:00Z">
        <w:r w:rsidR="00D064B0">
          <w:t xml:space="preserve"> </w:t>
        </w:r>
      </w:ins>
      <w:ins w:id="2411" w:author="Bence" w:date="2017-05-21T15:30:00Z">
        <w:r w:rsidR="00D064B0">
          <w:t>(</w:t>
        </w:r>
      </w:ins>
      <w:ins w:id="2412" w:author="Bence" w:date="2017-05-21T15:31:00Z">
        <w:r w:rsidR="00D064B0">
          <w:t>azaz a SET [RED] [GREEN] [BLUE] üzenet elküldésével az interfészen</w:t>
        </w:r>
      </w:ins>
      <w:ins w:id="2413" w:author="Bence" w:date="2017-05-21T15:30:00Z">
        <w:r w:rsidR="00D064B0">
          <w:t>)</w:t>
        </w:r>
      </w:ins>
      <w:ins w:id="2414" w:author="Bence" w:date="2017-05-21T13:39:00Z">
        <w:r>
          <w:t xml:space="preserve">. </w:t>
        </w:r>
      </w:ins>
    </w:p>
    <w:p w14:paraId="5957CE9A" w14:textId="7E064F72" w:rsidR="000B6133" w:rsidRDefault="000B6133" w:rsidP="00BE7AE6">
      <w:pPr>
        <w:rPr>
          <w:ins w:id="2415" w:author="Bence" w:date="2017-05-21T14:01:00Z"/>
        </w:rPr>
        <w:pPrChange w:id="2416" w:author="Bence" w:date="2017-05-21T11:51:00Z">
          <w:pPr>
            <w:pStyle w:val="Cmsor1"/>
          </w:pPr>
        </w:pPrChange>
      </w:pPr>
      <w:ins w:id="2417" w:author="Bence" w:date="2017-05-21T13:52:00Z">
        <w:r>
          <w:lastRenderedPageBreak/>
          <w:t>A szerver oldal</w:t>
        </w:r>
      </w:ins>
      <w:ins w:id="2418" w:author="Bence" w:date="2017-05-21T14:01:00Z">
        <w:r>
          <w:t>t</w:t>
        </w:r>
      </w:ins>
      <w:ins w:id="2419" w:author="Bence" w:date="2017-05-21T13:52:00Z">
        <w:r>
          <w:t xml:space="preserve"> egy</w:t>
        </w:r>
      </w:ins>
      <w:ins w:id="2420" w:author="Bence" w:date="2017-05-21T13:55:00Z">
        <w:r>
          <w:t xml:space="preserve"> saját VPS</w:t>
        </w:r>
      </w:ins>
      <w:ins w:id="2421" w:author="Bence" w:date="2017-05-21T13:56:00Z">
        <w:r>
          <w:rPr>
            <w:rStyle w:val="Lbjegyzet-hivatkozs"/>
          </w:rPr>
          <w:footnoteReference w:id="22"/>
        </w:r>
      </w:ins>
      <w:ins w:id="2428" w:author="Bence" w:date="2017-05-21T13:55:00Z">
        <w:r>
          <w:t>-</w:t>
        </w:r>
      </w:ins>
      <w:ins w:id="2429" w:author="Bence" w:date="2017-05-21T14:01:00Z">
        <w:r>
          <w:t xml:space="preserve">re </w:t>
        </w:r>
      </w:ins>
      <w:ins w:id="2430" w:author="Bence" w:date="2017-05-21T13:55:00Z">
        <w:r>
          <w:t>telepítettem, a telepítés pontos környezetét a</w:t>
        </w:r>
      </w:ins>
      <w:ins w:id="2431" w:author="Bence" w:date="2017-05-21T14:10:00Z">
        <w:r w:rsidR="00E413A7">
          <w:t xml:space="preserve"> </w:t>
        </w:r>
        <w:r w:rsidR="00E413A7">
          <w:fldChar w:fldCharType="begin"/>
        </w:r>
        <w:r w:rsidR="00E413A7">
          <w:instrText xml:space="preserve"> REF _Ref483139138 \h </w:instrText>
        </w:r>
      </w:ins>
      <w:r w:rsidR="00E413A7">
        <w:fldChar w:fldCharType="separate"/>
      </w:r>
      <w:ins w:id="2432" w:author="Bence" w:date="2017-05-21T17:48:00Z">
        <w:r w:rsidR="001A7DB8">
          <w:rPr>
            <w:noProof/>
          </w:rPr>
          <w:t>4</w:t>
        </w:r>
        <w:r w:rsidR="001A7DB8">
          <w:t>.</w:t>
        </w:r>
        <w:r w:rsidR="001A7DB8">
          <w:rPr>
            <w:noProof/>
          </w:rPr>
          <w:t>1</w:t>
        </w:r>
        <w:r w:rsidR="001A7DB8">
          <w:t>. táblázat A tesztrendszeren használt szoftveres környezet</w:t>
        </w:r>
      </w:ins>
      <w:ins w:id="2433" w:author="Bence" w:date="2017-05-21T14:10:00Z">
        <w:r w:rsidR="00E413A7">
          <w:fldChar w:fldCharType="end"/>
        </w:r>
        <w:r w:rsidR="00E413A7">
          <w:fldChar w:fldCharType="begin"/>
        </w:r>
        <w:r w:rsidR="00E413A7">
          <w:instrText xml:space="preserve"> REF _Ref483139143 \h </w:instrText>
        </w:r>
      </w:ins>
      <w:r w:rsidR="00E413A7">
        <w:fldChar w:fldCharType="separate"/>
      </w:r>
      <w:ins w:id="2434" w:author="Bence" w:date="2017-05-21T17:48:00Z">
        <w:r w:rsidR="001A7DB8">
          <w:rPr>
            <w:noProof/>
          </w:rPr>
          <w:t>4</w:t>
        </w:r>
        <w:r w:rsidR="001A7DB8">
          <w:t>.</w:t>
        </w:r>
        <w:r w:rsidR="001A7DB8">
          <w:rPr>
            <w:noProof/>
          </w:rPr>
          <w:t>1</w:t>
        </w:r>
        <w:r w:rsidR="001A7DB8">
          <w:t>. táblázat</w:t>
        </w:r>
      </w:ins>
      <w:ins w:id="2435" w:author="Bence" w:date="2017-05-21T14:10:00Z">
        <w:r w:rsidR="00E413A7">
          <w:fldChar w:fldCharType="end"/>
        </w:r>
      </w:ins>
      <w:ins w:id="2436" w:author="Bence" w:date="2017-05-21T13:55:00Z">
        <w:r>
          <w:t xml:space="preserve"> </w:t>
        </w:r>
      </w:ins>
      <w:ins w:id="2437" w:author="Bence" w:date="2017-05-21T14:01:00Z">
        <w:r>
          <w:t>írja le.</w:t>
        </w:r>
      </w:ins>
    </w:p>
    <w:tbl>
      <w:tblPr>
        <w:tblStyle w:val="Rcsostblzat"/>
        <w:tblW w:w="0" w:type="auto"/>
        <w:tblLook w:val="04A0" w:firstRow="1" w:lastRow="0" w:firstColumn="1" w:lastColumn="0" w:noHBand="0" w:noVBand="1"/>
      </w:tblPr>
      <w:tblGrid>
        <w:gridCol w:w="3020"/>
        <w:gridCol w:w="3020"/>
        <w:gridCol w:w="3020"/>
      </w:tblGrid>
      <w:tr w:rsidR="000B6133" w14:paraId="2E951B48" w14:textId="77777777" w:rsidTr="000B6133">
        <w:trPr>
          <w:ins w:id="2438" w:author="Bence" w:date="2017-05-21T14:01:00Z"/>
        </w:trPr>
        <w:tc>
          <w:tcPr>
            <w:tcW w:w="3020" w:type="dxa"/>
          </w:tcPr>
          <w:p w14:paraId="5FE5C6BD" w14:textId="6415A14C" w:rsidR="000B6133" w:rsidRPr="00E413A7" w:rsidRDefault="00E413A7" w:rsidP="00BE7AE6">
            <w:pPr>
              <w:rPr>
                <w:ins w:id="2439" w:author="Bence" w:date="2017-05-21T14:01:00Z"/>
                <w:b/>
                <w:rPrChange w:id="2440" w:author="Bence" w:date="2017-05-21T14:03:00Z">
                  <w:rPr>
                    <w:ins w:id="2441" w:author="Bence" w:date="2017-05-21T14:01:00Z"/>
                  </w:rPr>
                </w:rPrChange>
              </w:rPr>
            </w:pPr>
            <w:ins w:id="2442" w:author="Bence" w:date="2017-05-21T14:01:00Z">
              <w:r w:rsidRPr="00E413A7">
                <w:rPr>
                  <w:b/>
                  <w:rPrChange w:id="2443" w:author="Bence" w:date="2017-05-21T14:03:00Z">
                    <w:rPr/>
                  </w:rPrChange>
                </w:rPr>
                <w:t>Típus</w:t>
              </w:r>
            </w:ins>
          </w:p>
        </w:tc>
        <w:tc>
          <w:tcPr>
            <w:tcW w:w="3020" w:type="dxa"/>
          </w:tcPr>
          <w:p w14:paraId="0D06375A" w14:textId="4C3E35F7" w:rsidR="000B6133" w:rsidRPr="00E413A7" w:rsidRDefault="00E413A7" w:rsidP="00BE7AE6">
            <w:pPr>
              <w:rPr>
                <w:ins w:id="2444" w:author="Bence" w:date="2017-05-21T14:01:00Z"/>
                <w:b/>
                <w:rPrChange w:id="2445" w:author="Bence" w:date="2017-05-21T14:03:00Z">
                  <w:rPr>
                    <w:ins w:id="2446" w:author="Bence" w:date="2017-05-21T14:01:00Z"/>
                  </w:rPr>
                </w:rPrChange>
              </w:rPr>
            </w:pPr>
            <w:ins w:id="2447" w:author="Bence" w:date="2017-05-21T14:02:00Z">
              <w:r w:rsidRPr="00E413A7">
                <w:rPr>
                  <w:b/>
                  <w:rPrChange w:id="2448" w:author="Bence" w:date="2017-05-21T14:03:00Z">
                    <w:rPr/>
                  </w:rPrChange>
                </w:rPr>
                <w:t>Szoftver neve</w:t>
              </w:r>
            </w:ins>
          </w:p>
        </w:tc>
        <w:tc>
          <w:tcPr>
            <w:tcW w:w="3020" w:type="dxa"/>
          </w:tcPr>
          <w:p w14:paraId="42862062" w14:textId="24F14C24" w:rsidR="000B6133" w:rsidRPr="00E413A7" w:rsidRDefault="00E413A7" w:rsidP="00BE7AE6">
            <w:pPr>
              <w:rPr>
                <w:ins w:id="2449" w:author="Bence" w:date="2017-05-21T14:01:00Z"/>
                <w:b/>
                <w:rPrChange w:id="2450" w:author="Bence" w:date="2017-05-21T14:03:00Z">
                  <w:rPr>
                    <w:ins w:id="2451" w:author="Bence" w:date="2017-05-21T14:01:00Z"/>
                  </w:rPr>
                </w:rPrChange>
              </w:rPr>
            </w:pPr>
            <w:ins w:id="2452" w:author="Bence" w:date="2017-05-21T14:03:00Z">
              <w:r w:rsidRPr="00E413A7">
                <w:rPr>
                  <w:b/>
                  <w:rPrChange w:id="2453" w:author="Bence" w:date="2017-05-21T14:03:00Z">
                    <w:rPr/>
                  </w:rPrChange>
                </w:rPr>
                <w:t>Verzió</w:t>
              </w:r>
            </w:ins>
          </w:p>
        </w:tc>
      </w:tr>
      <w:tr w:rsidR="000B6133" w14:paraId="45A89A36" w14:textId="77777777" w:rsidTr="000B6133">
        <w:trPr>
          <w:ins w:id="2454" w:author="Bence" w:date="2017-05-21T14:01:00Z"/>
        </w:trPr>
        <w:tc>
          <w:tcPr>
            <w:tcW w:w="3020" w:type="dxa"/>
          </w:tcPr>
          <w:p w14:paraId="29445E2B" w14:textId="517717A5" w:rsidR="000B6133" w:rsidRDefault="00E413A7" w:rsidP="00BE7AE6">
            <w:pPr>
              <w:rPr>
                <w:ins w:id="2455" w:author="Bence" w:date="2017-05-21T14:01:00Z"/>
              </w:rPr>
            </w:pPr>
            <w:ins w:id="2456" w:author="Bence" w:date="2017-05-21T14:03:00Z">
              <w:r>
                <w:t>Operációs rendszer</w:t>
              </w:r>
            </w:ins>
          </w:p>
        </w:tc>
        <w:tc>
          <w:tcPr>
            <w:tcW w:w="3020" w:type="dxa"/>
          </w:tcPr>
          <w:p w14:paraId="3EDD5643" w14:textId="75B8E268" w:rsidR="000B6133" w:rsidRDefault="00E413A7" w:rsidP="00E413A7">
            <w:pPr>
              <w:rPr>
                <w:ins w:id="2457" w:author="Bence" w:date="2017-05-21T14:01:00Z"/>
              </w:rPr>
            </w:pPr>
            <w:ins w:id="2458" w:author="Bence" w:date="2017-05-21T14:06:00Z">
              <w:r w:rsidRPr="00E413A7">
                <w:t>Debi</w:t>
              </w:r>
              <w:r>
                <w:t>an Linux</w:t>
              </w:r>
            </w:ins>
          </w:p>
        </w:tc>
        <w:tc>
          <w:tcPr>
            <w:tcW w:w="3020" w:type="dxa"/>
          </w:tcPr>
          <w:p w14:paraId="4C431C7C" w14:textId="058FAEEE" w:rsidR="000B6133" w:rsidRDefault="00E413A7" w:rsidP="00BE7AE6">
            <w:pPr>
              <w:rPr>
                <w:ins w:id="2459" w:author="Bence" w:date="2017-05-21T14:01:00Z"/>
              </w:rPr>
            </w:pPr>
            <w:ins w:id="2460" w:author="Bence" w:date="2017-05-21T14:06:00Z">
              <w:r>
                <w:t>7</w:t>
              </w:r>
            </w:ins>
          </w:p>
        </w:tc>
      </w:tr>
      <w:tr w:rsidR="000B6133" w14:paraId="2F8484B4" w14:textId="77777777" w:rsidTr="000B6133">
        <w:trPr>
          <w:ins w:id="2461" w:author="Bence" w:date="2017-05-21T14:01:00Z"/>
        </w:trPr>
        <w:tc>
          <w:tcPr>
            <w:tcW w:w="3020" w:type="dxa"/>
          </w:tcPr>
          <w:p w14:paraId="7030E94C" w14:textId="072B6E55" w:rsidR="000B6133" w:rsidRDefault="00E413A7" w:rsidP="00BE7AE6">
            <w:pPr>
              <w:rPr>
                <w:ins w:id="2462" w:author="Bence" w:date="2017-05-21T14:01:00Z"/>
              </w:rPr>
            </w:pPr>
            <w:ins w:id="2463" w:author="Bence" w:date="2017-05-21T14:06:00Z">
              <w:r>
                <w:t>Operációs rendszer kernel</w:t>
              </w:r>
            </w:ins>
          </w:p>
        </w:tc>
        <w:tc>
          <w:tcPr>
            <w:tcW w:w="3020" w:type="dxa"/>
          </w:tcPr>
          <w:p w14:paraId="1F730717" w14:textId="6C68D14C" w:rsidR="000B6133" w:rsidRDefault="00E413A7" w:rsidP="00BE7AE6">
            <w:pPr>
              <w:rPr>
                <w:ins w:id="2464" w:author="Bence" w:date="2017-05-21T14:01:00Z"/>
              </w:rPr>
            </w:pPr>
            <w:ins w:id="2465" w:author="Bence" w:date="2017-05-21T14:07:00Z">
              <w:r>
                <w:t>Linux</w:t>
              </w:r>
            </w:ins>
          </w:p>
        </w:tc>
        <w:tc>
          <w:tcPr>
            <w:tcW w:w="3020" w:type="dxa"/>
          </w:tcPr>
          <w:p w14:paraId="1AE3C836" w14:textId="439F9F02" w:rsidR="000B6133" w:rsidRDefault="00E413A7" w:rsidP="00BE7AE6">
            <w:pPr>
              <w:rPr>
                <w:ins w:id="2466" w:author="Bence" w:date="2017-05-21T14:01:00Z"/>
              </w:rPr>
            </w:pPr>
            <w:ins w:id="2467" w:author="Bence" w:date="2017-05-21T14:07:00Z">
              <w:r w:rsidRPr="00E413A7">
                <w:t>3.2.0-4-686-pae</w:t>
              </w:r>
            </w:ins>
          </w:p>
        </w:tc>
      </w:tr>
      <w:tr w:rsidR="000B6133" w14:paraId="7A6AA114" w14:textId="77777777" w:rsidTr="000B6133">
        <w:trPr>
          <w:ins w:id="2468" w:author="Bence" w:date="2017-05-21T14:01:00Z"/>
        </w:trPr>
        <w:tc>
          <w:tcPr>
            <w:tcW w:w="3020" w:type="dxa"/>
          </w:tcPr>
          <w:p w14:paraId="09E3B301" w14:textId="58E6182B" w:rsidR="000B6133" w:rsidRDefault="00E413A7" w:rsidP="00BE7AE6">
            <w:pPr>
              <w:rPr>
                <w:ins w:id="2469" w:author="Bence" w:date="2017-05-21T14:01:00Z"/>
              </w:rPr>
            </w:pPr>
            <w:ins w:id="2470" w:author="Bence" w:date="2017-05-21T14:08:00Z">
              <w:r>
                <w:t>Adatbázis</w:t>
              </w:r>
            </w:ins>
          </w:p>
        </w:tc>
        <w:tc>
          <w:tcPr>
            <w:tcW w:w="3020" w:type="dxa"/>
          </w:tcPr>
          <w:p w14:paraId="7F56D705" w14:textId="2F3D84BF" w:rsidR="000B6133" w:rsidRDefault="00E413A7" w:rsidP="00BE7AE6">
            <w:pPr>
              <w:rPr>
                <w:ins w:id="2471" w:author="Bence" w:date="2017-05-21T14:01:00Z"/>
              </w:rPr>
            </w:pPr>
            <w:ins w:id="2472" w:author="Bence" w:date="2017-05-21T14:08:00Z">
              <w:r>
                <w:t>MySQL</w:t>
              </w:r>
            </w:ins>
          </w:p>
        </w:tc>
        <w:tc>
          <w:tcPr>
            <w:tcW w:w="3020" w:type="dxa"/>
          </w:tcPr>
          <w:p w14:paraId="4183DAB8" w14:textId="53A6D79B" w:rsidR="000B6133" w:rsidRDefault="00E413A7" w:rsidP="00BE7AE6">
            <w:pPr>
              <w:rPr>
                <w:ins w:id="2473" w:author="Bence" w:date="2017-05-21T14:01:00Z"/>
              </w:rPr>
            </w:pPr>
            <w:ins w:id="2474" w:author="Bence" w:date="2017-05-21T14:08:00Z">
              <w:r w:rsidRPr="00E413A7">
                <w:t>5.5.47</w:t>
              </w:r>
            </w:ins>
          </w:p>
        </w:tc>
      </w:tr>
      <w:tr w:rsidR="000B6133" w14:paraId="3D400429" w14:textId="77777777" w:rsidTr="000B6133">
        <w:trPr>
          <w:ins w:id="2475" w:author="Bence" w:date="2017-05-21T14:01:00Z"/>
        </w:trPr>
        <w:tc>
          <w:tcPr>
            <w:tcW w:w="3020" w:type="dxa"/>
          </w:tcPr>
          <w:p w14:paraId="67B26D1B" w14:textId="244D5E41" w:rsidR="000B6133" w:rsidRDefault="00E413A7" w:rsidP="00BE7AE6">
            <w:pPr>
              <w:rPr>
                <w:ins w:id="2476" w:author="Bence" w:date="2017-05-21T14:01:00Z"/>
              </w:rPr>
            </w:pPr>
            <w:ins w:id="2477" w:author="Bence" w:date="2017-05-21T14:09:00Z">
              <w:r>
                <w:t>Webszerver</w:t>
              </w:r>
            </w:ins>
          </w:p>
        </w:tc>
        <w:tc>
          <w:tcPr>
            <w:tcW w:w="3020" w:type="dxa"/>
          </w:tcPr>
          <w:p w14:paraId="431093ED" w14:textId="431873DE" w:rsidR="000B6133" w:rsidRDefault="00E413A7" w:rsidP="00BE7AE6">
            <w:pPr>
              <w:rPr>
                <w:ins w:id="2478" w:author="Bence" w:date="2017-05-21T14:01:00Z"/>
              </w:rPr>
            </w:pPr>
            <w:ins w:id="2479" w:author="Bence" w:date="2017-05-21T14:09:00Z">
              <w:r>
                <w:t>Apache</w:t>
              </w:r>
            </w:ins>
          </w:p>
        </w:tc>
        <w:tc>
          <w:tcPr>
            <w:tcW w:w="3020" w:type="dxa"/>
          </w:tcPr>
          <w:p w14:paraId="6E07D33F" w14:textId="1A4B829A" w:rsidR="000B6133" w:rsidRDefault="00E413A7" w:rsidP="00E413A7">
            <w:pPr>
              <w:keepNext/>
              <w:rPr>
                <w:ins w:id="2480" w:author="Bence" w:date="2017-05-21T14:01:00Z"/>
              </w:rPr>
              <w:pPrChange w:id="2481" w:author="Bence" w:date="2017-05-21T14:02:00Z">
                <w:pPr/>
              </w:pPrChange>
            </w:pPr>
            <w:ins w:id="2482" w:author="Bence" w:date="2017-05-21T14:09:00Z">
              <w:r w:rsidRPr="00E413A7">
                <w:t>2.2.22 (Debian)</w:t>
              </w:r>
            </w:ins>
          </w:p>
        </w:tc>
      </w:tr>
      <w:tr w:rsidR="00E413A7" w14:paraId="58A0AA68" w14:textId="77777777" w:rsidTr="000B6133">
        <w:trPr>
          <w:ins w:id="2483" w:author="Bence" w:date="2017-05-21T14:09:00Z"/>
        </w:trPr>
        <w:tc>
          <w:tcPr>
            <w:tcW w:w="3020" w:type="dxa"/>
          </w:tcPr>
          <w:p w14:paraId="7C5FD126" w14:textId="39D81E53" w:rsidR="00E413A7" w:rsidRDefault="00E413A7" w:rsidP="00BE7AE6">
            <w:pPr>
              <w:rPr>
                <w:ins w:id="2484" w:author="Bence" w:date="2017-05-21T14:09:00Z"/>
              </w:rPr>
            </w:pPr>
            <w:ins w:id="2485" w:author="Bence" w:date="2017-05-21T14:11:00Z">
              <w:r>
                <w:t>PHP</w:t>
              </w:r>
            </w:ins>
          </w:p>
        </w:tc>
        <w:tc>
          <w:tcPr>
            <w:tcW w:w="3020" w:type="dxa"/>
          </w:tcPr>
          <w:p w14:paraId="02E794AC" w14:textId="23D65D71" w:rsidR="00E413A7" w:rsidRDefault="00E413A7" w:rsidP="00E413A7">
            <w:pPr>
              <w:rPr>
                <w:ins w:id="2486" w:author="Bence" w:date="2017-05-21T14:09:00Z"/>
              </w:rPr>
            </w:pPr>
            <w:ins w:id="2487" w:author="Bence" w:date="2017-05-21T14:11:00Z">
              <w:r w:rsidRPr="00E413A7">
                <w:t xml:space="preserve">PHP </w:t>
              </w:r>
            </w:ins>
          </w:p>
        </w:tc>
        <w:tc>
          <w:tcPr>
            <w:tcW w:w="3020" w:type="dxa"/>
          </w:tcPr>
          <w:p w14:paraId="093F3353" w14:textId="17ED0B77" w:rsidR="00E413A7" w:rsidRDefault="00E413A7" w:rsidP="00E413A7">
            <w:pPr>
              <w:keepNext/>
              <w:rPr>
                <w:ins w:id="2488" w:author="Bence" w:date="2017-05-21T14:09:00Z"/>
              </w:rPr>
            </w:pPr>
            <w:ins w:id="2489" w:author="Bence" w:date="2017-05-21T14:11:00Z">
              <w:r>
                <w:t>5.4.45</w:t>
              </w:r>
            </w:ins>
          </w:p>
        </w:tc>
      </w:tr>
    </w:tbl>
    <w:bookmarkStart w:id="2490" w:name="_Ref483139138"/>
    <w:bookmarkStart w:id="2491" w:name="_Ref483139143"/>
    <w:p w14:paraId="31F4B40E" w14:textId="555E40B7" w:rsidR="000B6133" w:rsidRDefault="00E413A7" w:rsidP="005B4C76">
      <w:pPr>
        <w:pStyle w:val="Kpalrs"/>
        <w:rPr>
          <w:ins w:id="2492" w:author="Bence" w:date="2017-05-21T13:52:00Z"/>
        </w:rPr>
        <w:pPrChange w:id="2493" w:author="Bence" w:date="2017-05-21T16:37:00Z">
          <w:pPr>
            <w:pStyle w:val="Cmsor1"/>
          </w:pPr>
        </w:pPrChange>
      </w:pPr>
      <w:ins w:id="2494" w:author="Bence" w:date="2017-05-21T14:02:00Z">
        <w:r>
          <w:fldChar w:fldCharType="begin"/>
        </w:r>
        <w:r>
          <w:instrText xml:space="preserve"> STYLEREF 1 \s </w:instrText>
        </w:r>
      </w:ins>
      <w:r>
        <w:fldChar w:fldCharType="separate"/>
      </w:r>
      <w:r w:rsidR="001A7DB8">
        <w:rPr>
          <w:noProof/>
        </w:rPr>
        <w:t>4</w:t>
      </w:r>
      <w:ins w:id="2495" w:author="Bence" w:date="2017-05-21T14:02:00Z">
        <w:r>
          <w:fldChar w:fldCharType="end"/>
        </w:r>
        <w:r>
          <w:t>.</w:t>
        </w:r>
        <w:r>
          <w:fldChar w:fldCharType="begin"/>
        </w:r>
        <w:r>
          <w:instrText xml:space="preserve"> SEQ táblázat \* ARABIC \s 1 </w:instrText>
        </w:r>
      </w:ins>
      <w:r>
        <w:fldChar w:fldCharType="separate"/>
      </w:r>
      <w:ins w:id="2496" w:author="Bence" w:date="2017-05-21T17:48:00Z">
        <w:r w:rsidR="001A7DB8">
          <w:rPr>
            <w:noProof/>
          </w:rPr>
          <w:t>1</w:t>
        </w:r>
      </w:ins>
      <w:ins w:id="2497" w:author="Bence" w:date="2017-05-21T14:02:00Z">
        <w:r>
          <w:fldChar w:fldCharType="end"/>
        </w:r>
        <w:r>
          <w:t>. táblázat</w:t>
        </w:r>
        <w:bookmarkEnd w:id="2491"/>
        <w:r>
          <w:t xml:space="preserve"> A tesztrendszeren használt szoftveres környezet</w:t>
        </w:r>
      </w:ins>
      <w:bookmarkEnd w:id="2490"/>
    </w:p>
    <w:p w14:paraId="29638898" w14:textId="2D06E3C8" w:rsidR="000B6133" w:rsidRDefault="009B1AA4" w:rsidP="00BE7AE6">
      <w:pPr>
        <w:rPr>
          <w:ins w:id="2498" w:author="Bence" w:date="2017-05-21T14:14:00Z"/>
        </w:rPr>
        <w:pPrChange w:id="2499" w:author="Bence" w:date="2017-05-21T11:51:00Z">
          <w:pPr>
            <w:pStyle w:val="Cmsor1"/>
          </w:pPr>
        </w:pPrChange>
      </w:pPr>
      <w:ins w:id="2500" w:author="Bence" w:date="2017-05-21T14:13:00Z">
        <w:r>
          <w:t>Természetesen</w:t>
        </w:r>
      </w:ins>
      <w:ins w:id="2501" w:author="Bence" w:date="2017-05-21T14:12:00Z">
        <w:r>
          <w:t xml:space="preserve"> a fentiketől eltérő verziójú környezetben is jól kell futnia a rendszernek, de a tesztelést ezen az összeállításon végeztem el. </w:t>
        </w:r>
      </w:ins>
    </w:p>
    <w:p w14:paraId="7C5D455F" w14:textId="6883D6BD" w:rsidR="009B1AA4" w:rsidRDefault="009B1AA4" w:rsidP="00BE7AE6">
      <w:pPr>
        <w:rPr>
          <w:ins w:id="2502" w:author="Bence" w:date="2017-05-21T14:14:00Z"/>
        </w:rPr>
        <w:pPrChange w:id="2503" w:author="Bence" w:date="2017-05-21T11:51:00Z">
          <w:pPr>
            <w:pStyle w:val="Cmsor1"/>
          </w:pPr>
        </w:pPrChange>
      </w:pPr>
      <w:ins w:id="2504" w:author="Bence" w:date="2017-05-21T14:14:00Z">
        <w:r>
          <w:t xml:space="preserve">A szerver telepítéséhez a szoftveres környezet előállítását követően egy adatbázis létrehozása a feladat. </w:t>
        </w:r>
      </w:ins>
      <w:ins w:id="2505" w:author="Bence" w:date="2017-05-21T14:16:00Z">
        <w:r>
          <w:t>Biztonsági okokból</w:t>
        </w:r>
      </w:ins>
      <w:ins w:id="2506" w:author="Bence" w:date="2017-05-21T14:17:00Z">
        <w:r>
          <w:t xml:space="preserve"> célszerű</w:t>
        </w:r>
      </w:ins>
      <w:ins w:id="2507" w:author="Bence" w:date="2017-05-21T14:16:00Z">
        <w:r>
          <w:t xml:space="preserve"> a rendszergazda felhasználó helyett</w:t>
        </w:r>
      </w:ins>
      <w:ins w:id="2508" w:author="Bence" w:date="2017-05-21T14:14:00Z">
        <w:r>
          <w:t xml:space="preserve"> az adatbázishoz </w:t>
        </w:r>
      </w:ins>
      <w:ins w:id="2509" w:author="Bence" w:date="2017-05-21T14:17:00Z">
        <w:r>
          <w:t>külön</w:t>
        </w:r>
      </w:ins>
      <w:ins w:id="2510" w:author="Bence" w:date="2017-05-21T14:14:00Z">
        <w:r>
          <w:t xml:space="preserve"> felhasználót is létrehozni, aki csak erre az adatbázisra kap jogokat.</w:t>
        </w:r>
      </w:ins>
    </w:p>
    <w:p w14:paraId="24D1F3B8" w14:textId="1209D15D" w:rsidR="009B1AA4" w:rsidRDefault="009B1AA4" w:rsidP="00BE7AE6">
      <w:pPr>
        <w:rPr>
          <w:ins w:id="2511" w:author="Bence" w:date="2017-05-21T14:21:00Z"/>
        </w:rPr>
        <w:pPrChange w:id="2512" w:author="Bence" w:date="2017-05-21T11:51:00Z">
          <w:pPr>
            <w:pStyle w:val="Cmsor1"/>
          </w:pPr>
        </w:pPrChange>
      </w:pPr>
      <w:ins w:id="2513" w:author="Bence" w:date="2017-05-21T14:18:00Z">
        <w:r>
          <w:t xml:space="preserve">A szerver webes elérési pontjára be kell másolni a szerver könyvtár teljes tartalmát. Ezt követően </w:t>
        </w:r>
      </w:ins>
      <w:ins w:id="2514" w:author="Bence" w:date="2017-05-21T14:19:00Z">
        <w:r>
          <w:t>legegyszerűbben</w:t>
        </w:r>
      </w:ins>
      <w:ins w:id="2515" w:author="Bence" w:date="2017-05-21T14:18:00Z">
        <w:r>
          <w:t xml:space="preserve"> a szerveren belül </w:t>
        </w:r>
        <w:r w:rsidRPr="009B1AA4">
          <w:rPr>
            <w:i/>
            <w:rPrChange w:id="2516" w:author="Bence" w:date="2017-05-21T14:19:00Z">
              <w:rPr/>
            </w:rPrChange>
          </w:rPr>
          <w:t>/init/init.php</w:t>
        </w:r>
        <w:r>
          <w:t xml:space="preserve"> elérési </w:t>
        </w:r>
      </w:ins>
      <w:ins w:id="2517" w:author="Bence" w:date="2017-05-21T14:19:00Z">
        <w:r>
          <w:t>ponton található konfigurációs oldalon keresztül állítható be a szerver alkalmazás, megadva az alapadatokat (</w:t>
        </w:r>
      </w:ins>
      <w:ins w:id="2518" w:author="Bence" w:date="2017-05-21T14:21:00Z">
        <w:r>
          <w:t>oldal neve, stb</w:t>
        </w:r>
      </w:ins>
      <w:ins w:id="2519" w:author="Bence" w:date="2017-05-21T14:19:00Z">
        <w:r>
          <w:t>)</w:t>
        </w:r>
      </w:ins>
      <w:ins w:id="2520" w:author="Bence" w:date="2017-05-21T14:21:00Z">
        <w:r w:rsidR="00BC056A">
          <w:t>, valamint az adatbázist és</w:t>
        </w:r>
        <w:r>
          <w:t xml:space="preserve"> az adatbázishoz tartozó felhasználót.</w:t>
        </w:r>
      </w:ins>
    </w:p>
    <w:p w14:paraId="78C58EF5" w14:textId="3BF44B34" w:rsidR="009B1AA4" w:rsidRDefault="009B1AA4" w:rsidP="00BE7AE6">
      <w:pPr>
        <w:rPr>
          <w:ins w:id="2521" w:author="Bence" w:date="2017-05-21T13:39:00Z"/>
        </w:rPr>
        <w:pPrChange w:id="2522" w:author="Bence" w:date="2017-05-21T11:51:00Z">
          <w:pPr>
            <w:pStyle w:val="Cmsor1"/>
          </w:pPr>
        </w:pPrChange>
      </w:pPr>
      <w:ins w:id="2523" w:author="Bence" w:date="2017-05-21T14:21:00Z">
        <w:r>
          <w:t xml:space="preserve">Az inicializálási lépést követően elviekben a rendszerünk készen áll az eszközök felvételére, ezt a korábbiakban </w:t>
        </w:r>
      </w:ins>
      <w:ins w:id="2524" w:author="Bence" w:date="2017-05-21T14:24:00Z">
        <w:r w:rsidR="00BC056A">
          <w:t xml:space="preserve">ismertetett módon tettem meg. </w:t>
        </w:r>
      </w:ins>
    </w:p>
    <w:p w14:paraId="6A666B97" w14:textId="52A29BAA" w:rsidR="00B964C7" w:rsidRPr="00BE7AE6" w:rsidDel="000B6133" w:rsidRDefault="00B964C7" w:rsidP="00BE7AE6">
      <w:pPr>
        <w:rPr>
          <w:del w:id="2525" w:author="Bence" w:date="2017-05-21T13:52:00Z"/>
        </w:rPr>
        <w:pPrChange w:id="2526" w:author="Bence" w:date="2017-05-21T11:51:00Z">
          <w:pPr>
            <w:pStyle w:val="Cmsor1"/>
          </w:pPr>
        </w:pPrChange>
      </w:pPr>
      <w:bookmarkStart w:id="2527" w:name="_Toc483152312"/>
      <w:bookmarkStart w:id="2528" w:name="_Toc483152376"/>
      <w:bookmarkEnd w:id="2527"/>
      <w:bookmarkEnd w:id="2528"/>
    </w:p>
    <w:p w14:paraId="57A99E74" w14:textId="5EF584D3" w:rsidR="00AB3257" w:rsidRDefault="00AB3257" w:rsidP="005B45E2">
      <w:pPr>
        <w:pStyle w:val="Cmsor2"/>
        <w:rPr>
          <w:ins w:id="2529" w:author="Bence" w:date="2017-05-21T15:48:00Z"/>
        </w:rPr>
      </w:pPr>
      <w:del w:id="2530" w:author="Bence" w:date="2017-05-21T14:26:00Z">
        <w:r w:rsidDel="00BC056A">
          <w:delText>tanulságok</w:delText>
        </w:r>
      </w:del>
      <w:bookmarkStart w:id="2531" w:name="_Toc483152377"/>
      <w:ins w:id="2532" w:author="Bence" w:date="2017-05-21T14:27:00Z">
        <w:r w:rsidR="00BC056A">
          <w:t>Funkcionalitási teszt</w:t>
        </w:r>
      </w:ins>
      <w:bookmarkEnd w:id="2531"/>
    </w:p>
    <w:p w14:paraId="0BF56B72" w14:textId="30C841FD" w:rsidR="00082B0D" w:rsidRPr="00082B0D" w:rsidRDefault="00082B0D" w:rsidP="00082B0D">
      <w:pPr>
        <w:rPr>
          <w:ins w:id="2533" w:author="Bence" w:date="2017-05-21T14:27:00Z"/>
        </w:rPr>
        <w:pPrChange w:id="2534" w:author="Bence" w:date="2017-05-21T15:48:00Z">
          <w:pPr>
            <w:pStyle w:val="Cmsor2"/>
          </w:pPr>
        </w:pPrChange>
      </w:pPr>
      <w:ins w:id="2535" w:author="Bence" w:date="2017-05-21T15:48:00Z">
        <w:r>
          <w:t xml:space="preserve">Az adatgyűjtés követelményének vizsgálatát a rendszer teljesíti, a </w:t>
        </w:r>
      </w:ins>
      <w:ins w:id="2536" w:author="Bence" w:date="2017-05-21T15:51:00Z">
        <w:r>
          <w:t>HTTP</w:t>
        </w:r>
      </w:ins>
      <w:ins w:id="2537" w:author="Bence" w:date="2017-05-21T15:48:00Z">
        <w:r>
          <w:t xml:space="preserve"> </w:t>
        </w:r>
      </w:ins>
      <w:ins w:id="2538" w:author="Bence" w:date="2017-05-21T15:49:00Z">
        <w:r>
          <w:t xml:space="preserve">kéréseken keresztül az adat elküldhető a szerver részére, és például a </w:t>
        </w:r>
      </w:ins>
      <w:ins w:id="2539" w:author="Bence" w:date="2017-05-21T15:51:00Z">
        <w:r>
          <w:fldChar w:fldCharType="begin"/>
        </w:r>
        <w:r>
          <w:instrText xml:space="preserve"> REF _Ref483129809 \h </w:instrText>
        </w:r>
      </w:ins>
      <w:r>
        <w:fldChar w:fldCharType="separate"/>
      </w:r>
      <w:ins w:id="2540" w:author="Bence" w:date="2017-05-21T17:48:00Z">
        <w:r w:rsidR="001A7DB8">
          <w:rPr>
            <w:noProof/>
          </w:rPr>
          <w:t>3</w:t>
        </w:r>
        <w:r w:rsidR="001A7DB8">
          <w:t>.</w:t>
        </w:r>
        <w:r w:rsidR="001A7DB8">
          <w:rPr>
            <w:noProof/>
          </w:rPr>
          <w:t>17</w:t>
        </w:r>
        <w:r w:rsidR="001A7DB8">
          <w:t>. ábra</w:t>
        </w:r>
      </w:ins>
      <w:ins w:id="2541" w:author="Bence" w:date="2017-05-21T15:51:00Z">
        <w:r>
          <w:fldChar w:fldCharType="end"/>
        </w:r>
      </w:ins>
      <w:ins w:id="2542" w:author="Bence" w:date="2017-05-21T15:52:00Z">
        <w:r>
          <w:t xml:space="preserve"> is jól mutatja, hogy ezeket az eredményeket a szerveren képesek vagyunk vizualizálni is.</w:t>
        </w:r>
      </w:ins>
    </w:p>
    <w:p w14:paraId="7EFF901D" w14:textId="3F5FD662" w:rsidR="005F45E1" w:rsidRDefault="00082B0D" w:rsidP="00BC056A">
      <w:pPr>
        <w:rPr>
          <w:ins w:id="2543" w:author="Bence" w:date="2017-05-21T14:41:00Z"/>
        </w:rPr>
        <w:pPrChange w:id="2544" w:author="Bence" w:date="2017-05-21T14:27:00Z">
          <w:pPr>
            <w:pStyle w:val="Cmsor2"/>
          </w:pPr>
        </w:pPrChange>
      </w:pPr>
      <w:ins w:id="2545" w:author="Bence" w:date="2017-05-21T15:52:00Z">
        <w:r>
          <w:t>A vezérlés működésének ellenőrzéséhez első</w:t>
        </w:r>
      </w:ins>
      <w:ins w:id="2546" w:author="Bence" w:date="2017-05-21T14:28:00Z">
        <w:r w:rsidR="00BC056A">
          <w:t xml:space="preserve"> körben megvizsgáltam, hogy teljesít a rendszer egy szabály triggerelése esetén. Ehhez a </w:t>
        </w:r>
      </w:ins>
      <w:ins w:id="2547" w:author="Bence" w:date="2017-05-21T14:36:00Z">
        <w:r w:rsidR="005F45E1">
          <w:fldChar w:fldCharType="begin"/>
        </w:r>
        <w:r w:rsidR="005F45E1">
          <w:instrText xml:space="preserve"> REF _Ref483127622 \h </w:instrText>
        </w:r>
      </w:ins>
      <w:r w:rsidR="005F45E1">
        <w:fldChar w:fldCharType="separate"/>
      </w:r>
      <w:ins w:id="2548" w:author="Bence" w:date="2017-05-21T17:48:00Z">
        <w:r w:rsidR="001A7DB8">
          <w:rPr>
            <w:noProof/>
          </w:rPr>
          <w:t>3</w:t>
        </w:r>
        <w:r w:rsidR="001A7DB8">
          <w:t>.</w:t>
        </w:r>
        <w:r w:rsidR="001A7DB8">
          <w:rPr>
            <w:noProof/>
          </w:rPr>
          <w:t>14</w:t>
        </w:r>
        <w:r w:rsidR="001A7DB8">
          <w:t>. ábra</w:t>
        </w:r>
      </w:ins>
      <w:ins w:id="2549" w:author="Bence" w:date="2017-05-21T14:36:00Z">
        <w:r w:rsidR="005F45E1">
          <w:fldChar w:fldCharType="end"/>
        </w:r>
        <w:r w:rsidR="005F45E1">
          <w:t xml:space="preserve"> </w:t>
        </w:r>
      </w:ins>
      <w:ins w:id="2550" w:author="Bence" w:date="2017-05-21T14:37:00Z">
        <w:r w:rsidR="005F45E1">
          <w:t xml:space="preserve">szerinti szabályt vettem fel, illetve ideiglenesen annyi módosítást </w:t>
        </w:r>
      </w:ins>
      <w:ins w:id="2551" w:author="Bence" w:date="2017-05-21T14:40:00Z">
        <w:r w:rsidR="005F45E1">
          <w:t>végeztem</w:t>
        </w:r>
      </w:ins>
      <w:ins w:id="2552" w:author="Bence" w:date="2017-05-21T14:37:00Z">
        <w:r w:rsidR="005F45E1">
          <w:t xml:space="preserve"> a menedzser</w:t>
        </w:r>
      </w:ins>
      <w:ins w:id="2553" w:author="Bence" w:date="2017-05-21T14:40:00Z">
        <w:r w:rsidR="005F45E1">
          <w:t>en, hogy</w:t>
        </w:r>
      </w:ins>
      <w:ins w:id="2554" w:author="Bence" w:date="2017-05-21T14:37:00Z">
        <w:r w:rsidR="005F45E1">
          <w:t xml:space="preserve"> az UART interfészen keresztül írja ki az aktuális történéseket.</w:t>
        </w:r>
      </w:ins>
      <w:ins w:id="2555" w:author="Bence" w:date="2017-05-21T14:40:00Z">
        <w:r w:rsidR="005F45E1">
          <w:t xml:space="preserve"> Tapasztalatból úgy állítottam be a fényerősségmérő szenzor </w:t>
        </w:r>
        <w:r w:rsidR="005F45E1">
          <w:lastRenderedPageBreak/>
          <w:t>triggert, hogy</w:t>
        </w:r>
      </w:ins>
      <w:ins w:id="2556" w:author="Bence" w:date="2017-05-21T14:41:00Z">
        <w:r w:rsidR="005F45E1">
          <w:t xml:space="preserve"> kézzel</w:t>
        </w:r>
      </w:ins>
      <w:ins w:id="2557" w:author="Bence" w:date="2017-05-21T14:40:00Z">
        <w:r w:rsidR="005F45E1">
          <w:t xml:space="preserve"> kissé letakarva 200 és 300</w:t>
        </w:r>
      </w:ins>
      <w:ins w:id="2558" w:author="Bence" w:date="2017-05-21T14:41:00Z">
        <w:r w:rsidR="005F45E1">
          <w:t xml:space="preserve"> közötti értékeket mérjen. A menedzser által visszaadott eredmények:</w:t>
        </w:r>
      </w:ins>
    </w:p>
    <w:p w14:paraId="1ECB7CB1" w14:textId="71936987" w:rsidR="005F45E1" w:rsidRDefault="00C85687" w:rsidP="003E46B6">
      <w:pPr>
        <w:pStyle w:val="Kd"/>
        <w:pBdr>
          <w:top w:val="single" w:sz="4" w:space="1" w:color="auto"/>
          <w:left w:val="single" w:sz="4" w:space="4" w:color="auto"/>
          <w:bottom w:val="single" w:sz="4" w:space="1" w:color="auto"/>
          <w:right w:val="single" w:sz="4" w:space="4" w:color="auto"/>
        </w:pBdr>
        <w:rPr>
          <w:ins w:id="2559" w:author="Bence" w:date="2017-05-21T14:45:00Z"/>
        </w:rPr>
        <w:pPrChange w:id="2560" w:author="Bence" w:date="2017-05-21T15:26:00Z">
          <w:pPr>
            <w:pStyle w:val="Cmsor2"/>
          </w:pPr>
        </w:pPrChange>
      </w:pPr>
      <w:ins w:id="2561" w:author="Bence" w:date="2017-05-21T14:42:00Z">
        <w:r>
          <w:t>GOT sensordata: {</w:t>
        </w:r>
      </w:ins>
      <w:ins w:id="2562" w:author="Bence" w:date="2017-05-21T14:43:00Z">
        <w:r>
          <w:t xml:space="preserve">sensor_id:1, measure_time: </w:t>
        </w:r>
      </w:ins>
      <w:ins w:id="2563" w:author="Bence" w:date="2017-05-21T14:44:00Z">
        <w:r w:rsidRPr="00C85687">
          <w:t>1495305035</w:t>
        </w:r>
        <w:r>
          <w:t xml:space="preserve">, measure_value: </w:t>
        </w:r>
      </w:ins>
      <w:ins w:id="2564" w:author="Bence" w:date="2017-05-21T14:45:00Z">
        <w:r>
          <w:t>2</w:t>
        </w:r>
      </w:ins>
      <w:ins w:id="2565" w:author="Bence" w:date="2017-05-21T14:49:00Z">
        <w:r>
          <w:t>21</w:t>
        </w:r>
      </w:ins>
      <w:ins w:id="2566" w:author="Bence" w:date="2017-05-21T14:42:00Z">
        <w:r>
          <w:t>}</w:t>
        </w:r>
      </w:ins>
    </w:p>
    <w:p w14:paraId="3C4170D2" w14:textId="323FCE38" w:rsidR="00C85687" w:rsidRDefault="00C85687" w:rsidP="003E46B6">
      <w:pPr>
        <w:pStyle w:val="Kd"/>
        <w:pBdr>
          <w:top w:val="single" w:sz="4" w:space="1" w:color="auto"/>
          <w:left w:val="single" w:sz="4" w:space="4" w:color="auto"/>
          <w:bottom w:val="single" w:sz="4" w:space="1" w:color="auto"/>
          <w:right w:val="single" w:sz="4" w:space="4" w:color="auto"/>
        </w:pBdr>
        <w:rPr>
          <w:ins w:id="2567" w:author="Bence" w:date="2017-05-21T14:48:00Z"/>
        </w:rPr>
        <w:pPrChange w:id="2568" w:author="Bence" w:date="2017-05-21T15:26:00Z">
          <w:pPr>
            <w:pStyle w:val="Cmsor2"/>
          </w:pPr>
        </w:pPrChange>
      </w:pPr>
      <w:ins w:id="2569" w:author="Bence" w:date="2017-05-21T14:46:00Z">
        <w:r>
          <w:t>CHECK RULE</w:t>
        </w:r>
      </w:ins>
      <w:ins w:id="2570" w:author="Bence" w:date="2017-05-21T14:48:00Z">
        <w:r>
          <w:t>(rule_id:1)</w:t>
        </w:r>
      </w:ins>
      <w:ins w:id="2571" w:author="Bence" w:date="2017-05-21T14:46:00Z">
        <w:r>
          <w:t xml:space="preserve"> TRIGGERS</w:t>
        </w:r>
      </w:ins>
      <w:ins w:id="2572" w:author="Bence" w:date="2017-05-21T14:48:00Z">
        <w:r>
          <w:t xml:space="preserve"> (sensor_id:1,measure_time:</w:t>
        </w:r>
        <w:r w:rsidRPr="00C85687">
          <w:t>1495305035</w:t>
        </w:r>
        <w:r>
          <w:t>)</w:t>
        </w:r>
      </w:ins>
    </w:p>
    <w:p w14:paraId="54D71707" w14:textId="33702816" w:rsidR="00C85687" w:rsidRDefault="00C85687" w:rsidP="003E46B6">
      <w:pPr>
        <w:pStyle w:val="Kd"/>
        <w:pBdr>
          <w:top w:val="single" w:sz="4" w:space="1" w:color="auto"/>
          <w:left w:val="single" w:sz="4" w:space="4" w:color="auto"/>
          <w:bottom w:val="single" w:sz="4" w:space="1" w:color="auto"/>
          <w:right w:val="single" w:sz="4" w:space="4" w:color="auto"/>
        </w:pBdr>
        <w:rPr>
          <w:ins w:id="2573" w:author="Bence" w:date="2017-05-21T14:49:00Z"/>
        </w:rPr>
        <w:pPrChange w:id="2574" w:author="Bence" w:date="2017-05-21T15:26:00Z">
          <w:pPr>
            <w:pStyle w:val="Cmsor2"/>
          </w:pPr>
        </w:pPrChange>
      </w:pPr>
      <w:ins w:id="2575" w:author="Bence" w:date="2017-05-21T14:48:00Z">
        <w:r>
          <w:t>TRIGGER(trigger_id:1, sensor_id:1)</w:t>
        </w:r>
      </w:ins>
      <w:ins w:id="2576" w:author="Bence" w:date="2017-05-21T14:49:00Z">
        <w:r>
          <w:t xml:space="preserve"> MATCH ON sensordata(sensor_id:1, measure_time: </w:t>
        </w:r>
        <w:r w:rsidRPr="00C85687">
          <w:t>1495305035</w:t>
        </w:r>
        <w:r>
          <w:t>)</w:t>
        </w:r>
      </w:ins>
    </w:p>
    <w:p w14:paraId="70BEB014" w14:textId="022C0353" w:rsidR="00C85687" w:rsidRDefault="00C85687" w:rsidP="003E46B6">
      <w:pPr>
        <w:pStyle w:val="Kd"/>
        <w:pBdr>
          <w:top w:val="single" w:sz="4" w:space="1" w:color="auto"/>
          <w:left w:val="single" w:sz="4" w:space="4" w:color="auto"/>
          <w:bottom w:val="single" w:sz="4" w:space="1" w:color="auto"/>
          <w:right w:val="single" w:sz="4" w:space="4" w:color="auto"/>
        </w:pBdr>
        <w:rPr>
          <w:ins w:id="2577" w:author="Bence" w:date="2017-05-21T14:52:00Z"/>
        </w:rPr>
        <w:pPrChange w:id="2578" w:author="Bence" w:date="2017-05-21T15:26:00Z">
          <w:pPr>
            <w:pStyle w:val="Cmsor2"/>
          </w:pPr>
        </w:pPrChange>
      </w:pPr>
      <w:ins w:id="2579" w:author="Bence" w:date="2017-05-21T14:49:00Z">
        <w:r>
          <w:t>TRIGGER(</w:t>
        </w:r>
      </w:ins>
      <w:ins w:id="2580" w:author="Bence" w:date="2017-05-21T14:50:00Z">
        <w:r>
          <w:t>trigger_id:1</w:t>
        </w:r>
      </w:ins>
      <w:ins w:id="2581" w:author="Bence" w:date="2017-05-21T14:49:00Z">
        <w:r>
          <w:t>)</w:t>
        </w:r>
      </w:ins>
      <w:ins w:id="2582" w:author="Bence" w:date="2017-05-21T14:54:00Z">
        <w:r w:rsidR="004F4D61">
          <w:t xml:space="preserve"> </w:t>
        </w:r>
      </w:ins>
      <w:ins w:id="2583" w:author="Bence" w:date="2017-05-21T14:50:00Z">
        <w:r>
          <w:t>calculate(measure_value:2</w:t>
        </w:r>
      </w:ins>
      <w:ins w:id="2584" w:author="Bence" w:date="2017-05-21T14:51:00Z">
        <w:r>
          <w:t>21</w:t>
        </w:r>
      </w:ins>
      <w:ins w:id="2585" w:author="Bence" w:date="2017-05-21T14:50:00Z">
        <w:r>
          <w:t>,operation</w:t>
        </w:r>
      </w:ins>
      <w:ins w:id="2586" w:author="Bence" w:date="2017-05-21T14:51:00Z">
        <w:r>
          <w:t>:„&lt;”,value:300</w:t>
        </w:r>
      </w:ins>
      <w:ins w:id="2587" w:author="Bence" w:date="2017-05-21T14:50:00Z">
        <w:r>
          <w:t>)</w:t>
        </w:r>
      </w:ins>
      <w:ins w:id="2588" w:author="Bence" w:date="2017-05-21T14:51:00Z">
        <w:r>
          <w:t xml:space="preserve"> result:TRUE</w:t>
        </w:r>
      </w:ins>
    </w:p>
    <w:p w14:paraId="3ECE5CCC" w14:textId="310008DD" w:rsidR="00C85687" w:rsidRDefault="00C85687" w:rsidP="003E46B6">
      <w:pPr>
        <w:pStyle w:val="Kd"/>
        <w:pBdr>
          <w:top w:val="single" w:sz="4" w:space="1" w:color="auto"/>
          <w:left w:val="single" w:sz="4" w:space="4" w:color="auto"/>
          <w:bottom w:val="single" w:sz="4" w:space="1" w:color="auto"/>
          <w:right w:val="single" w:sz="4" w:space="4" w:color="auto"/>
        </w:pBdr>
        <w:rPr>
          <w:ins w:id="2589" w:author="Bence" w:date="2017-05-21T14:51:00Z"/>
        </w:rPr>
        <w:pPrChange w:id="2590" w:author="Bence" w:date="2017-05-21T15:26:00Z">
          <w:pPr>
            <w:pStyle w:val="Cmsor2"/>
          </w:pPr>
        </w:pPrChange>
      </w:pPr>
      <w:ins w:id="2591" w:author="Bence" w:date="2017-05-21T14:52:00Z">
        <w:r>
          <w:t>TRIGGER(trigger_id:2, sensor_id:1) LAST value:221</w:t>
        </w:r>
      </w:ins>
    </w:p>
    <w:p w14:paraId="7072FF73" w14:textId="18BD5DBB" w:rsidR="004F4D61" w:rsidRDefault="004F4D61" w:rsidP="003E46B6">
      <w:pPr>
        <w:pStyle w:val="Kd"/>
        <w:pBdr>
          <w:top w:val="single" w:sz="4" w:space="1" w:color="auto"/>
          <w:left w:val="single" w:sz="4" w:space="4" w:color="auto"/>
          <w:bottom w:val="single" w:sz="4" w:space="1" w:color="auto"/>
          <w:right w:val="single" w:sz="4" w:space="4" w:color="auto"/>
        </w:pBdr>
        <w:rPr>
          <w:ins w:id="2592" w:author="Bence" w:date="2017-05-21T14:53:00Z"/>
        </w:rPr>
        <w:pPrChange w:id="2593" w:author="Bence" w:date="2017-05-21T15:26:00Z">
          <w:pPr>
            <w:pStyle w:val="Kd"/>
          </w:pPr>
        </w:pPrChange>
      </w:pPr>
      <w:ins w:id="2594" w:author="Bence" w:date="2017-05-21T14:53:00Z">
        <w:r>
          <w:t>TRIGGER(trigger_id:1) calculate(measure_value:221,operation:„&gt;”,value:200) result:TRUE</w:t>
        </w:r>
      </w:ins>
    </w:p>
    <w:p w14:paraId="33C19BD0" w14:textId="5914D27E" w:rsidR="004F4D61" w:rsidRDefault="004F4D61" w:rsidP="003E46B6">
      <w:pPr>
        <w:pStyle w:val="Kd"/>
        <w:pBdr>
          <w:top w:val="single" w:sz="4" w:space="1" w:color="auto"/>
          <w:left w:val="single" w:sz="4" w:space="4" w:color="auto"/>
          <w:bottom w:val="single" w:sz="4" w:space="1" w:color="auto"/>
          <w:right w:val="single" w:sz="4" w:space="4" w:color="auto"/>
        </w:pBdr>
        <w:rPr>
          <w:ins w:id="2595" w:author="Bence" w:date="2017-05-21T15:24:00Z"/>
        </w:rPr>
        <w:pPrChange w:id="2596" w:author="Bence" w:date="2017-05-21T15:26:00Z">
          <w:pPr>
            <w:pStyle w:val="Kd"/>
          </w:pPr>
        </w:pPrChange>
      </w:pPr>
      <w:ins w:id="2597" w:author="Bence" w:date="2017-05-21T14:53:00Z">
        <w:r>
          <w:t>RULE(rule_id:1</w:t>
        </w:r>
      </w:ins>
      <w:ins w:id="2598" w:author="Bence" w:date="2017-05-21T14:54:00Z">
        <w:r>
          <w:t>) GET ACTIONS</w:t>
        </w:r>
      </w:ins>
    </w:p>
    <w:p w14:paraId="0EDBFE6C" w14:textId="703A82F2" w:rsidR="003E46B6" w:rsidRDefault="003E46B6" w:rsidP="003E46B6">
      <w:pPr>
        <w:pStyle w:val="Kd"/>
        <w:pBdr>
          <w:top w:val="single" w:sz="4" w:space="1" w:color="auto"/>
          <w:left w:val="single" w:sz="4" w:space="4" w:color="auto"/>
          <w:bottom w:val="single" w:sz="4" w:space="1" w:color="auto"/>
          <w:right w:val="single" w:sz="4" w:space="4" w:color="auto"/>
        </w:pBdr>
        <w:rPr>
          <w:ins w:id="2599" w:author="Bence" w:date="2017-05-21T15:26:00Z"/>
        </w:rPr>
        <w:pPrChange w:id="2600" w:author="Bence" w:date="2017-05-21T15:26:00Z">
          <w:pPr>
            <w:pStyle w:val="Kd"/>
          </w:pPr>
        </w:pPrChange>
      </w:pPr>
      <w:ins w:id="2601" w:author="Bence" w:date="2017-05-21T15:24:00Z">
        <w:r>
          <w:t xml:space="preserve">ACTION(action_id:1) SENT TO </w:t>
        </w:r>
      </w:ins>
      <w:ins w:id="2602" w:author="Bence" w:date="2017-05-21T15:25:00Z">
        <w:r>
          <w:t>ACTUATOR</w:t>
        </w:r>
      </w:ins>
      <w:ins w:id="2603" w:author="Bence" w:date="2017-05-21T15:24:00Z">
        <w:r>
          <w:t>(</w:t>
        </w:r>
      </w:ins>
      <w:ins w:id="2604" w:author="Bence" w:date="2017-05-21T15:25:00Z">
        <w:r>
          <w:t>actuator_id:1</w:t>
        </w:r>
      </w:ins>
      <w:ins w:id="2605" w:author="Bence" w:date="2017-05-21T15:24:00Z">
        <w:r>
          <w:t>)</w:t>
        </w:r>
      </w:ins>
      <w:ins w:id="2606" w:author="Bence" w:date="2017-05-21T15:25:00Z">
        <w:r>
          <w:t xml:space="preserve">, value: </w:t>
        </w:r>
      </w:ins>
      <w:ins w:id="2607" w:author="Bence" w:date="2017-05-21T15:26:00Z">
        <w:r>
          <w:t>„</w:t>
        </w:r>
      </w:ins>
      <w:ins w:id="2608" w:author="Bence" w:date="2017-05-21T15:25:00Z">
        <w:r>
          <w:t>SET 100 100</w:t>
        </w:r>
      </w:ins>
      <w:ins w:id="2609" w:author="Bence" w:date="2017-05-21T15:26:00Z">
        <w:r>
          <w:t> </w:t>
        </w:r>
      </w:ins>
      <w:ins w:id="2610" w:author="Bence" w:date="2017-05-21T15:25:00Z">
        <w:r>
          <w:t>100</w:t>
        </w:r>
      </w:ins>
      <w:ins w:id="2611" w:author="Bence" w:date="2017-05-21T15:26:00Z">
        <w:r>
          <w:t>”</w:t>
        </w:r>
      </w:ins>
    </w:p>
    <w:p w14:paraId="0ED75D26" w14:textId="56B32653" w:rsidR="00C85687" w:rsidRDefault="00C85687" w:rsidP="003E46B6">
      <w:pPr>
        <w:pStyle w:val="Kd"/>
        <w:ind w:left="0"/>
        <w:rPr>
          <w:rFonts w:ascii="Times New Roman" w:hAnsi="Times New Roman"/>
          <w:sz w:val="24"/>
          <w:szCs w:val="22"/>
          <w:lang w:eastAsia="hu-HU"/>
        </w:rPr>
        <w:pPrChange w:id="2612" w:author="Bence" w:date="2017-05-21T15:26:00Z">
          <w:pPr>
            <w:pStyle w:val="Cmsor2"/>
          </w:pPr>
        </w:pPrChange>
      </w:pPr>
    </w:p>
    <w:p w14:paraId="31D23238" w14:textId="0ADDFF54" w:rsidR="003E46B6" w:rsidRDefault="003E46B6" w:rsidP="003E46B6">
      <w:pPr>
        <w:pStyle w:val="Kd"/>
        <w:ind w:left="0"/>
        <w:rPr>
          <w:ins w:id="2613" w:author="Bence" w:date="2017-05-21T15:29:00Z"/>
          <w:rFonts w:ascii="Times New Roman" w:hAnsi="Times New Roman"/>
          <w:sz w:val="24"/>
          <w:szCs w:val="22"/>
          <w:lang w:eastAsia="hu-HU"/>
        </w:rPr>
        <w:pPrChange w:id="2614" w:author="Bence" w:date="2017-05-21T15:26:00Z">
          <w:pPr>
            <w:pStyle w:val="Cmsor2"/>
          </w:pPr>
        </w:pPrChange>
      </w:pPr>
      <w:ins w:id="2615" w:author="Bence" w:date="2017-05-21T15:26:00Z">
        <w:r>
          <w:rPr>
            <w:rFonts w:ascii="Times New Roman" w:hAnsi="Times New Roman"/>
            <w:sz w:val="24"/>
            <w:szCs w:val="22"/>
            <w:lang w:eastAsia="hu-HU"/>
          </w:rPr>
          <w:t>A menedzser a szabály kiértékelését követően elküldte a bekapcsolásra vonatkozó üzenetet a végrehajtóhoz, aki azt végrehajtotta.</w:t>
        </w:r>
      </w:ins>
    </w:p>
    <w:p w14:paraId="2A8525B6" w14:textId="350E0A1D" w:rsidR="007A0603" w:rsidRPr="00BC056A" w:rsidRDefault="00D064B0" w:rsidP="007A0603">
      <w:pPr>
        <w:pStyle w:val="Kd"/>
        <w:ind w:left="0"/>
        <w:pPrChange w:id="2616" w:author="Bence" w:date="2017-05-21T15:35:00Z">
          <w:pPr>
            <w:pStyle w:val="Cmsor2"/>
          </w:pPr>
        </w:pPrChange>
      </w:pPr>
      <w:ins w:id="2617" w:author="Bence" w:date="2017-05-21T15:29:00Z">
        <w:r>
          <w:rPr>
            <w:rFonts w:ascii="Times New Roman" w:hAnsi="Times New Roman"/>
            <w:sz w:val="24"/>
            <w:szCs w:val="22"/>
            <w:lang w:eastAsia="hu-HU"/>
          </w:rPr>
          <w:t xml:space="preserve">Az egyszeri teszten felül hosszabb távon is működtettem a rendszert, a plusz beavatkazókat ESP oldali ledekkel, triggereket gombokkal is felvehettem. </w:t>
        </w:r>
      </w:ins>
      <w:ins w:id="2618" w:author="Bence" w:date="2017-05-21T15:44:00Z">
        <w:r w:rsidR="00082B0D">
          <w:rPr>
            <w:rFonts w:ascii="Times New Roman" w:hAnsi="Times New Roman"/>
            <w:sz w:val="24"/>
            <w:szCs w:val="22"/>
            <w:lang w:eastAsia="hu-HU"/>
          </w:rPr>
          <w:t xml:space="preserve">Az ezzel kapcsolatos tapasztalataimat a </w:t>
        </w:r>
      </w:ins>
      <w:ins w:id="2619" w:author="Bence" w:date="2017-05-21T15:45:00Z">
        <w:r w:rsidR="00082B0D">
          <w:rPr>
            <w:rFonts w:ascii="Times New Roman" w:hAnsi="Times New Roman"/>
            <w:sz w:val="24"/>
            <w:szCs w:val="22"/>
            <w:lang w:eastAsia="hu-HU"/>
          </w:rPr>
          <w:fldChar w:fldCharType="begin"/>
        </w:r>
        <w:r w:rsidR="00082B0D">
          <w:rPr>
            <w:rFonts w:ascii="Times New Roman" w:hAnsi="Times New Roman"/>
            <w:sz w:val="24"/>
            <w:szCs w:val="22"/>
            <w:lang w:eastAsia="hu-HU"/>
          </w:rPr>
          <w:instrText xml:space="preserve"> REF _Ref483144843 \r \h </w:instrText>
        </w:r>
        <w:r w:rsidR="00082B0D">
          <w:rPr>
            <w:rFonts w:ascii="Times New Roman" w:hAnsi="Times New Roman"/>
            <w:sz w:val="24"/>
            <w:szCs w:val="22"/>
            <w:lang w:eastAsia="hu-HU"/>
          </w:rPr>
        </w:r>
      </w:ins>
      <w:r w:rsidR="00082B0D">
        <w:rPr>
          <w:rFonts w:ascii="Times New Roman" w:hAnsi="Times New Roman"/>
          <w:sz w:val="24"/>
          <w:szCs w:val="22"/>
          <w:lang w:eastAsia="hu-HU"/>
        </w:rPr>
        <w:fldChar w:fldCharType="separate"/>
      </w:r>
      <w:ins w:id="2620" w:author="Bence" w:date="2017-05-21T17:48:00Z">
        <w:r w:rsidR="001A7DB8">
          <w:rPr>
            <w:rFonts w:ascii="Times New Roman" w:hAnsi="Times New Roman"/>
            <w:sz w:val="24"/>
            <w:szCs w:val="22"/>
            <w:lang w:eastAsia="hu-HU"/>
          </w:rPr>
          <w:t>4.3</w:t>
        </w:r>
      </w:ins>
      <w:ins w:id="2621" w:author="Bence" w:date="2017-05-21T15:45:00Z">
        <w:r w:rsidR="00082B0D">
          <w:rPr>
            <w:rFonts w:ascii="Times New Roman" w:hAnsi="Times New Roman"/>
            <w:sz w:val="24"/>
            <w:szCs w:val="22"/>
            <w:lang w:eastAsia="hu-HU"/>
          </w:rPr>
          <w:fldChar w:fldCharType="end"/>
        </w:r>
        <w:r w:rsidR="00082B0D">
          <w:rPr>
            <w:rFonts w:ascii="Times New Roman" w:hAnsi="Times New Roman"/>
            <w:sz w:val="24"/>
            <w:szCs w:val="22"/>
            <w:lang w:eastAsia="hu-HU"/>
          </w:rPr>
          <w:t xml:space="preserve"> fejezetben tárgyalom.</w:t>
        </w:r>
      </w:ins>
    </w:p>
    <w:p w14:paraId="7A8F78D2" w14:textId="219C6401" w:rsidR="007A0603" w:rsidRDefault="007A0603" w:rsidP="007A0603">
      <w:pPr>
        <w:pStyle w:val="Cmsor2"/>
        <w:rPr>
          <w:ins w:id="2622" w:author="Bence" w:date="2017-05-21T15:43:00Z"/>
        </w:rPr>
        <w:pPrChange w:id="2623" w:author="Bence" w:date="2017-05-21T15:43:00Z">
          <w:pPr/>
        </w:pPrChange>
      </w:pPr>
      <w:bookmarkStart w:id="2624" w:name="_Ref483144843"/>
      <w:bookmarkStart w:id="2625" w:name="_Toc483152378"/>
      <w:ins w:id="2626" w:author="Bence" w:date="2017-05-21T15:43:00Z">
        <w:r>
          <w:t>Értékelés</w:t>
        </w:r>
        <w:bookmarkEnd w:id="2624"/>
        <w:bookmarkEnd w:id="2625"/>
      </w:ins>
    </w:p>
    <w:p w14:paraId="07B543A6" w14:textId="3AC34317" w:rsidR="007A0603" w:rsidRPr="007A0603" w:rsidRDefault="007A0603" w:rsidP="007A0603">
      <w:pPr>
        <w:rPr>
          <w:ins w:id="2627" w:author="Bence" w:date="2017-05-21T15:43:00Z"/>
        </w:rPr>
      </w:pPr>
      <w:ins w:id="2628" w:author="Bence" w:date="2017-05-21T15:43:00Z">
        <w:r>
          <w:t xml:space="preserve">Az elkészült rendszer </w:t>
        </w:r>
      </w:ins>
      <w:ins w:id="2629" w:author="Bence" w:date="2017-05-21T15:44:00Z">
        <w:r>
          <w:t>véleményem szerint teljesí</w:t>
        </w:r>
      </w:ins>
      <w:ins w:id="2630" w:author="Bence" w:date="2017-05-21T15:45:00Z">
        <w:r w:rsidR="00082B0D">
          <w:t xml:space="preserve">ti a feladatkiírásban támasztott követelményeket. </w:t>
        </w:r>
      </w:ins>
      <w:ins w:id="2631" w:author="Bence" w:date="2017-05-21T15:53:00Z">
        <w:r w:rsidR="00DA04BB">
          <w:t xml:space="preserve">Az ESP eszközökből összerakott összeállítás demonstrálta, hogy az eszközök képesek egymással együtt működni egy vezérlési </w:t>
        </w:r>
      </w:ins>
      <w:ins w:id="2632" w:author="Bence" w:date="2017-05-21T15:54:00Z">
        <w:r w:rsidR="00DA04BB">
          <w:t>szabály folyamatának végigvitelében. A felhasználók a szerver oldali felületen beavatkozhatn</w:t>
        </w:r>
        <w:r w:rsidR="00B1372B">
          <w:t>ak a rendszer viselkedésébe, esz</w:t>
        </w:r>
        <w:r w:rsidR="00DA04BB">
          <w:t>közöket kapnak a saját automatizálási szabályaik megalkotására</w:t>
        </w:r>
      </w:ins>
      <w:ins w:id="2633" w:author="Bence" w:date="2017-05-21T15:53:00Z">
        <w:r w:rsidR="00DA04BB">
          <w:t xml:space="preserve"> </w:t>
        </w:r>
      </w:ins>
      <w:ins w:id="2634" w:author="Bence" w:date="2017-05-21T15:55:00Z">
        <w:r w:rsidR="00B1372B">
          <w:t>és a saját otthonuk működésének követésére.</w:t>
        </w:r>
      </w:ins>
      <w:ins w:id="2635" w:author="Bence" w:date="2017-05-21T15:56:00Z">
        <w:r w:rsidR="00B1372B">
          <w:t xml:space="preserve"> A menedzser eszközök elérik a szerver oldalon végzett beállításokat, így </w:t>
        </w:r>
      </w:ins>
    </w:p>
    <w:p w14:paraId="79AB02CD" w14:textId="17E5A541" w:rsidR="007A0603" w:rsidRDefault="007A0603" w:rsidP="007A0603">
      <w:pPr>
        <w:rPr>
          <w:ins w:id="2636" w:author="Bence" w:date="2017-05-21T16:01:00Z"/>
        </w:rPr>
      </w:pPr>
      <w:ins w:id="2637" w:author="Bence" w:date="2017-05-21T15:43:00Z">
        <w:r>
          <w:t>A tesztelés időszakában sajnos a menedzsernél hosszabb távon akadtak stabilitási gondok, leginkább memóriahiány jellegű problémák léptek fel, ami újraindulásokat is eredményezett.  Ezeket a problémákat igyekeztem úgy megoldani, hogy minél kevesebb adatot tárol</w:t>
        </w:r>
        <w:r w:rsidR="00B1372B">
          <w:t xml:space="preserve">tam az eszközön, de a tökéletesen működő verzióig sajnos </w:t>
        </w:r>
        <w:r>
          <w:t>nem jutottam el. Valószínűleg segítene a megoldásban a menedzsereknél az ESP8266 eszközök ESP32 eszközre (vagy más, az ESP8266-nál erősebb hardverrel rendelkező megoldás) cseréje, de erre nekem sajnos nem volt lehetőségem már.</w:t>
        </w:r>
      </w:ins>
    </w:p>
    <w:p w14:paraId="600165C2" w14:textId="262992C6" w:rsidR="00B1372B" w:rsidRDefault="00B1372B" w:rsidP="00B1372B">
      <w:pPr>
        <w:pStyle w:val="Cmsor2"/>
        <w:rPr>
          <w:ins w:id="2638" w:author="Bence" w:date="2017-05-21T16:01:00Z"/>
        </w:rPr>
        <w:pPrChange w:id="2639" w:author="Bence" w:date="2017-05-21T16:01:00Z">
          <w:pPr/>
        </w:pPrChange>
      </w:pPr>
      <w:bookmarkStart w:id="2640" w:name="_Toc483152379"/>
      <w:ins w:id="2641" w:author="Bence" w:date="2017-05-21T16:01:00Z">
        <w:r>
          <w:lastRenderedPageBreak/>
          <w:t>Fejlesztési lehetőségek</w:t>
        </w:r>
        <w:bookmarkEnd w:id="2640"/>
      </w:ins>
    </w:p>
    <w:p w14:paraId="06FF87FD" w14:textId="6FB326D8" w:rsidR="00B1372B" w:rsidRDefault="00B1372B" w:rsidP="00B1372B">
      <w:pPr>
        <w:rPr>
          <w:ins w:id="2642" w:author="Bence" w:date="2017-05-21T16:14:00Z"/>
        </w:rPr>
      </w:pPr>
      <w:ins w:id="2643" w:author="Bence" w:date="2017-05-21T16:01:00Z">
        <w:r>
          <w:t xml:space="preserve">A rendszer az elvárások teljesítése mellett számos ponton fejleszthető még. </w:t>
        </w:r>
      </w:ins>
      <w:ins w:id="2644" w:author="Bence" w:date="2017-05-21T16:02:00Z">
        <w:r>
          <w:t>Egyrészről a diplomaterv elkészítése során jelen dokumentu</w:t>
        </w:r>
      </w:ins>
      <w:ins w:id="2645" w:author="Bence" w:date="2017-05-21T16:05:00Z">
        <w:r>
          <w:t>m</w:t>
        </w:r>
      </w:ins>
      <w:ins w:id="2646" w:author="Bence" w:date="2017-05-21T16:02:00Z">
        <w:r>
          <w:t>ban is jeleztem</w:t>
        </w:r>
      </w:ins>
      <w:ins w:id="2647" w:author="Bence" w:date="2017-05-21T16:05:00Z">
        <w:r>
          <w:t xml:space="preserve"> néhány helyen</w:t>
        </w:r>
      </w:ins>
      <w:ins w:id="2648" w:author="Bence" w:date="2017-05-21T16:02:00Z">
        <w:r>
          <w:t xml:space="preserve"> az ötleteimet egy-egy plusz funkció lehetőségére, amir</w:t>
        </w:r>
      </w:ins>
      <w:ins w:id="2649" w:author="Bence" w:date="2017-05-21T16:03:00Z">
        <w:r>
          <w:t>e sajnos a dolgozat elkészítése során nekem már nem jutott időm, de mindenképp úgy gondolom, a kész rendszert jobbá tenné. Ilyen volt péld</w:t>
        </w:r>
      </w:ins>
      <w:ins w:id="2650" w:author="Bence" w:date="2017-05-21T16:04:00Z">
        <w:r>
          <w:t>ául a menedzser és szerver közötti forgalom biztonságos</w:t>
        </w:r>
      </w:ins>
      <w:ins w:id="2651" w:author="Bence" w:date="2017-05-21T16:05:00Z">
        <w:r>
          <w:t>abb</w:t>
        </w:r>
      </w:ins>
      <w:ins w:id="2652" w:author="Bence" w:date="2017-05-21T16:04:00Z">
        <w:r>
          <w:t>á tételének</w:t>
        </w:r>
      </w:ins>
      <w:ins w:id="2653" w:author="Bence" w:date="2017-05-21T16:05:00Z">
        <w:r>
          <w:t xml:space="preserve"> vizsgálata. Ezen felül nyilván számos ponton nem ér fel egy professzionális megoldáshoz </w:t>
        </w:r>
      </w:ins>
      <w:ins w:id="2654" w:author="Bence" w:date="2017-05-21T16:06:00Z">
        <w:r>
          <w:t xml:space="preserve">az elkészített megvalósítás: például láthattuk, hogy </w:t>
        </w:r>
        <w:r w:rsidR="00CC4961">
          <w:t>a legtöbb</w:t>
        </w:r>
        <w:r>
          <w:t xml:space="preserve"> mai </w:t>
        </w:r>
      </w:ins>
      <w:ins w:id="2655" w:author="Bence" w:date="2017-05-21T16:07:00Z">
        <w:r w:rsidR="00CC4961">
          <w:t>rendszerhez tartozik saját okostelefonos ap</w:t>
        </w:r>
      </w:ins>
      <w:ins w:id="2656" w:author="Bence" w:date="2017-05-21T16:08:00Z">
        <w:r w:rsidR="00CC4961">
          <w:t>p</w:t>
        </w:r>
      </w:ins>
      <w:ins w:id="2657" w:author="Bence" w:date="2017-05-21T16:07:00Z">
        <w:r w:rsidR="00CC4961">
          <w:t>likáció</w:t>
        </w:r>
      </w:ins>
      <w:ins w:id="2658" w:author="Bence" w:date="2017-05-21T16:08:00Z">
        <w:r w:rsidR="00CC4961">
          <w:t xml:space="preserve">, ez a saját rendszeremben nem készült el, igaz, ezt valamelyest ellensúlyozza a mobilos felületről is használható reszponzív HTML interfész. Mindenképp fontos </w:t>
        </w:r>
      </w:ins>
      <w:ins w:id="2659" w:author="Bence" w:date="2017-05-21T16:10:00Z">
        <w:r w:rsidR="00CC4961">
          <w:t>lehetséges</w:t>
        </w:r>
      </w:ins>
      <w:ins w:id="2660" w:author="Bence" w:date="2017-05-21T16:08:00Z">
        <w:r w:rsidR="00CC4961">
          <w:t xml:space="preserve"> funkciónak tartanám a kézi vezérlés elkészítésének lehetőségét</w:t>
        </w:r>
      </w:ins>
      <w:ins w:id="2661" w:author="Bence" w:date="2017-05-21T16:10:00Z">
        <w:r w:rsidR="00CC4961">
          <w:t>, azaz a weboldalról vagy az applikációból a szabályok definiálásán túl lehetőséget lehetne adna arra is, hogy a felhasználó egy gombnyomással módosítsa valamelyik beavatkozó állapotát. Ez</w:t>
        </w:r>
      </w:ins>
      <w:ins w:id="2662" w:author="Bence" w:date="2017-05-21T16:11:00Z">
        <w:r w:rsidR="00CC4961">
          <w:t xml:space="preserve"> némi</w:t>
        </w:r>
      </w:ins>
      <w:ins w:id="2663" w:author="Bence" w:date="2017-05-21T16:10:00Z">
        <w:r w:rsidR="00CC4961">
          <w:t xml:space="preserve"> </w:t>
        </w:r>
      </w:ins>
      <w:ins w:id="2664" w:author="Bence" w:date="2017-05-21T16:12:00Z">
        <w:r w:rsidR="00CC4961">
          <w:t>újra gondolást</w:t>
        </w:r>
      </w:ins>
      <w:ins w:id="2665" w:author="Bence" w:date="2017-05-21T16:10:00Z">
        <w:r w:rsidR="00CC4961">
          <w:t xml:space="preserve"> igényelne a </w:t>
        </w:r>
      </w:ins>
      <w:ins w:id="2666" w:author="Bence" w:date="2017-05-21T16:12:00Z">
        <w:r w:rsidR="00CC4961">
          <w:t>menedzser-szerver eszközök kapcsolatában is, hiszen jelen formájában a menedzser által kezdeményezett kommunikáció miatt az ilyen utasítások legfeljebb bizonyos késleltetéssel érkezhetnének a beavatkozóhoz</w:t>
        </w:r>
      </w:ins>
      <w:ins w:id="2667" w:author="Bence" w:date="2017-05-21T16:13:00Z">
        <w:r w:rsidR="00CC4961">
          <w:t xml:space="preserve">, ami kényelmetlenséget jelenthet. </w:t>
        </w:r>
      </w:ins>
    </w:p>
    <w:p w14:paraId="46E62182" w14:textId="739F4D4A" w:rsidR="00CC4961" w:rsidRDefault="00CC4961" w:rsidP="00CC4961">
      <w:pPr>
        <w:pStyle w:val="Cmsor2"/>
        <w:rPr>
          <w:ins w:id="2668" w:author="Bence" w:date="2017-05-21T16:15:00Z"/>
        </w:rPr>
        <w:pPrChange w:id="2669" w:author="Bence" w:date="2017-05-21T16:14:00Z">
          <w:pPr/>
        </w:pPrChange>
      </w:pPr>
      <w:bookmarkStart w:id="2670" w:name="_Toc483152380"/>
      <w:ins w:id="2671" w:author="Bence" w:date="2017-05-21T16:15:00Z">
        <w:r>
          <w:t>Összefoglalás és tapasztalatok</w:t>
        </w:r>
        <w:bookmarkEnd w:id="2670"/>
      </w:ins>
    </w:p>
    <w:p w14:paraId="26AB4890" w14:textId="79927478" w:rsidR="005A364C" w:rsidRDefault="005A364C" w:rsidP="00CC4961">
      <w:pPr>
        <w:rPr>
          <w:ins w:id="2672" w:author="Bence" w:date="2017-05-21T16:23:00Z"/>
        </w:rPr>
      </w:pPr>
      <w:ins w:id="2673" w:author="Bence" w:date="2017-05-21T16:15:00Z">
        <w:r>
          <w:t>A</w:t>
        </w:r>
        <w:r w:rsidR="00CC4961">
          <w:t xml:space="preserve"> diplomatervezés során megismerkedtem </w:t>
        </w:r>
      </w:ins>
      <w:ins w:id="2674" w:author="Bence" w:date="2017-05-21T16:16:00Z">
        <w:r w:rsidR="00CC4961">
          <w:t>a mai okosotthon rendszerek alapvető lehetőségeivel. Érdekes volt mélyebben elmerü</w:t>
        </w:r>
        <w:r>
          <w:t>lni egy olyan területben, mely</w:t>
        </w:r>
      </w:ins>
      <w:ins w:id="2675" w:author="Bence" w:date="2017-05-21T16:18:00Z">
        <w:r>
          <w:t xml:space="preserve"> ma</w:t>
        </w:r>
      </w:ins>
      <w:ins w:id="2676" w:author="Bence" w:date="2017-05-21T16:16:00Z">
        <w:r>
          <w:t xml:space="preserve"> nagyon aktuális és a munka elkészítésének során is rohamtempóban fejlődik. </w:t>
        </w:r>
      </w:ins>
    </w:p>
    <w:p w14:paraId="028B0EDE" w14:textId="6C2803CF" w:rsidR="005A364C" w:rsidRDefault="005A364C" w:rsidP="00CC4961">
      <w:pPr>
        <w:rPr>
          <w:ins w:id="2677" w:author="Bence" w:date="2017-05-21T16:23:00Z"/>
        </w:rPr>
      </w:pPr>
      <w:ins w:id="2678" w:author="Bence" w:date="2017-05-21T16:23:00Z">
        <w:r>
          <w:t>A</w:t>
        </w:r>
      </w:ins>
      <w:ins w:id="2679" w:author="Bence" w:date="2017-05-21T16:24:00Z">
        <w:r>
          <w:t xml:space="preserve"> terület nagysága miatt egyértelmű volt számomra, hogy a feladat nagysága akár nagyon szélesre is bővíthető, </w:t>
        </w:r>
      </w:ins>
      <w:ins w:id="2680" w:author="Bence" w:date="2017-05-21T16:25:00Z">
        <w:r>
          <w:t xml:space="preserve">kihívást jelentett számomra annak meghatározása, hogy mi az a feladatmennyiség, amit még teljesíteni tudok. Ezen a területen utólag visszanézve voltak hibáim, </w:t>
        </w:r>
      </w:ins>
      <w:ins w:id="2681" w:author="Bence" w:date="2017-05-21T16:27:00Z">
        <w:r w:rsidR="001815AE">
          <w:t xml:space="preserve">a dolgozat készítése során felvállaltam olyan feladatokat és problémákat is, amiket végül nem sikerült teljes mértékben megoldanom. </w:t>
        </w:r>
      </w:ins>
    </w:p>
    <w:p w14:paraId="4165054C" w14:textId="5441DEB3" w:rsidR="00CC4961" w:rsidRPr="00CC4961" w:rsidRDefault="001815AE" w:rsidP="00CC4961">
      <w:pPr>
        <w:rPr>
          <w:ins w:id="2682" w:author="Bence" w:date="2017-05-21T15:58:00Z"/>
        </w:rPr>
      </w:pPr>
      <w:ins w:id="2683" w:author="Bence" w:date="2017-05-21T16:28:00Z">
        <w:r>
          <w:t>Összeségében tapasztalatot</w:t>
        </w:r>
      </w:ins>
      <w:ins w:id="2684" w:author="Bence" w:date="2017-05-21T16:15:00Z">
        <w:r w:rsidR="005A364C">
          <w:t xml:space="preserve"> szereztem egy komplexebb rendszer </w:t>
        </w:r>
      </w:ins>
      <w:ins w:id="2685" w:author="Bence" w:date="2017-05-21T16:32:00Z">
        <w:r>
          <w:t>összeállításában</w:t>
        </w:r>
      </w:ins>
      <w:ins w:id="2686" w:author="Bence" w:date="2017-05-21T16:15:00Z">
        <w:r w:rsidR="005A364C">
          <w:t xml:space="preserve">, ahol </w:t>
        </w:r>
      </w:ins>
      <w:ins w:id="2687" w:author="Bence" w:date="2017-05-21T16:19:00Z">
        <w:r w:rsidR="005A364C">
          <w:t>szem előtt tartottam</w:t>
        </w:r>
      </w:ins>
      <w:ins w:id="2688" w:author="Bence" w:date="2017-05-21T16:15:00Z">
        <w:r w:rsidR="005A364C">
          <w:t xml:space="preserve"> </w:t>
        </w:r>
      </w:ins>
      <w:ins w:id="2689" w:author="Bence" w:date="2017-05-21T16:19:00Z">
        <w:r w:rsidR="005A364C">
          <w:t>a komponensek önálló cserélhetőségét</w:t>
        </w:r>
      </w:ins>
      <w:ins w:id="2690" w:author="Bence" w:date="2017-05-21T16:28:00Z">
        <w:r>
          <w:t xml:space="preserve"> és az eszköztár bővíthetőségét</w:t>
        </w:r>
      </w:ins>
      <w:ins w:id="2691" w:author="Bence" w:date="2017-05-21T16:19:00Z">
        <w:r w:rsidR="005A364C">
          <w:t xml:space="preserve"> is, így figyelmet kellett fordítani a megfelelő illeszkedési pontok kialakítására. </w:t>
        </w:r>
      </w:ins>
      <w:ins w:id="2692" w:author="Bence" w:date="2017-05-21T16:21:00Z">
        <w:r w:rsidR="005A364C">
          <w:t xml:space="preserve">Azt gondolom, ez az elv segítette a mérnöki szemléletmódom kialakulását, és a dolgozat készítése során szerzett képességeknek más területeken is hasznát tudom majd venni a jövőben. </w:t>
        </w:r>
      </w:ins>
      <w:ins w:id="2693" w:author="Bence" w:date="2017-05-21T16:29:00Z">
        <w:r>
          <w:t xml:space="preserve"> A téma iránt érdeklődőket csak bátorítani tudom</w:t>
        </w:r>
      </w:ins>
      <w:ins w:id="2694" w:author="Bence" w:date="2017-05-21T16:30:00Z">
        <w:r>
          <w:t>, a területen rengeteg újdonság megjelenésére számíthatunk akár a közeljövőben is</w:t>
        </w:r>
      </w:ins>
      <w:ins w:id="2695" w:author="Bence" w:date="2017-05-21T16:31:00Z">
        <w:r>
          <w:t>,</w:t>
        </w:r>
      </w:ins>
      <w:ins w:id="2696" w:author="Bence" w:date="2017-05-21T16:30:00Z">
        <w:r>
          <w:t xml:space="preserve"> </w:t>
        </w:r>
      </w:ins>
      <w:ins w:id="2697" w:author="Bence" w:date="2017-05-21T16:32:00Z">
        <w:r>
          <w:t xml:space="preserve">a lehetőség adott azoknak, akik részesévé szeretnének válni ennek a nagyon izgalmas </w:t>
        </w:r>
      </w:ins>
      <w:ins w:id="2698" w:author="Bence" w:date="2017-05-21T16:33:00Z">
        <w:r>
          <w:t>és aktuális folyamatnak.</w:t>
        </w:r>
      </w:ins>
    </w:p>
    <w:p w14:paraId="2452E947" w14:textId="387BA5AC" w:rsidR="00AB3257" w:rsidDel="007A0603" w:rsidRDefault="00AB3257" w:rsidP="007A0603">
      <w:pPr>
        <w:pStyle w:val="Cmsor2"/>
        <w:rPr>
          <w:del w:id="2699" w:author="Bence" w:date="2017-05-21T15:43:00Z"/>
        </w:rPr>
        <w:pPrChange w:id="2700" w:author="Bence" w:date="2017-05-21T15:43:00Z">
          <w:pPr/>
        </w:pPrChange>
      </w:pPr>
      <w:del w:id="2701" w:author="Bence" w:date="2017-05-21T15:43:00Z">
        <w:r w:rsidDel="007A0603">
          <w:delText>szerver backend újraimplementálása</w:delText>
        </w:r>
      </w:del>
    </w:p>
    <w:p w14:paraId="6791B485" w14:textId="676EEDFB" w:rsidR="00AB3257" w:rsidRPr="00AB3257" w:rsidDel="00CC4961" w:rsidRDefault="00AB3257" w:rsidP="007A0603">
      <w:pPr>
        <w:pStyle w:val="Cmsor2"/>
        <w:rPr>
          <w:del w:id="2702" w:author="Bence" w:date="2017-05-21T16:14:00Z"/>
        </w:rPr>
        <w:pPrChange w:id="2703" w:author="Bence" w:date="2017-05-21T15:43:00Z">
          <w:pPr/>
        </w:pPrChange>
      </w:pPr>
    </w:p>
    <w:p w14:paraId="340FA305" w14:textId="699CE16B" w:rsidR="00001C78" w:rsidDel="00CC4961" w:rsidRDefault="00DC059D" w:rsidP="00735204">
      <w:pPr>
        <w:rPr>
          <w:del w:id="2704" w:author="Bence" w:date="2017-05-21T16:13:00Z"/>
        </w:rPr>
      </w:pPr>
      <w:del w:id="2705" w:author="Bence" w:date="2017-05-21T16:13:00Z">
        <w:r w:rsidDel="00CC4961">
          <w:delText xml:space="preserve">A </w:delText>
        </w:r>
        <w:r w:rsidR="006F2DF5" w:rsidDel="00CC4961">
          <w:delText xml:space="preserve">Diplomaterv </w:delText>
        </w:r>
      </w:del>
      <w:del w:id="2706" w:author="Bence" w:date="2017-05-21T01:33:00Z">
        <w:r w:rsidR="006F2DF5" w:rsidDel="00CF7516">
          <w:delText xml:space="preserve">I. tárgy </w:delText>
        </w:r>
      </w:del>
      <w:del w:id="2707" w:author="Bence" w:date="2017-05-21T16:13:00Z">
        <w:r w:rsidR="006F2DF5" w:rsidDel="00CC4961">
          <w:delText>keretén belül</w:delText>
        </w:r>
        <w:r w:rsidDel="00CC4961">
          <w:delText xml:space="preserve"> az új </w:delText>
        </w:r>
        <w:r w:rsidR="006F2DF5" w:rsidDel="00CC4961">
          <w:delText xml:space="preserve">fejlesztőrendszer </w:delText>
        </w:r>
        <w:r w:rsidDel="00CC4961">
          <w:delText xml:space="preserve">megismerésével és kipróbálásával töltöttem, miközben elkezdtem a saját, webes szerver megoldásom implementálását. </w:delText>
        </w:r>
      </w:del>
    </w:p>
    <w:p w14:paraId="56EDCD5C" w14:textId="287D8C1C" w:rsidR="00A6519D" w:rsidDel="00CC4961" w:rsidRDefault="00A6519D" w:rsidP="00735204">
      <w:pPr>
        <w:rPr>
          <w:del w:id="2708" w:author="Bence" w:date="2017-05-21T16:13:00Z"/>
        </w:rPr>
      </w:pPr>
      <w:del w:id="2709" w:author="Bence" w:date="2017-05-21T16:13:00Z">
        <w:r w:rsidDel="00CC4961">
          <w:delText xml:space="preserve">Utóbbi már használható, a legtöbb, tőle kívánt funkció </w:delText>
        </w:r>
        <w:commentRangeStart w:id="2710"/>
        <w:r w:rsidDel="00CC4961">
          <w:delText>működőképes</w:delText>
        </w:r>
        <w:commentRangeEnd w:id="2710"/>
        <w:r w:rsidR="006F2DF5" w:rsidDel="00CC4961">
          <w:rPr>
            <w:rStyle w:val="Jegyzethivatkozs"/>
          </w:rPr>
          <w:commentReference w:id="2710"/>
        </w:r>
        <w:r w:rsidDel="00CC4961">
          <w:delText xml:space="preserve">. A szerveren képesek vagyunk a szükséges adminisztrációs feladatok elvégzésére, mint amilyen például az új eszközök, vagy azokhoz tartozó szabályok felvétele a rendszerbe. </w:delText>
        </w:r>
        <w:commentRangeStart w:id="2711"/>
        <w:r w:rsidDel="00CC4961">
          <w:delText xml:space="preserve">Működik </w:delText>
        </w:r>
        <w:commentRangeEnd w:id="2711"/>
        <w:r w:rsidR="00C40426" w:rsidDel="00CC4961">
          <w:rPr>
            <w:rStyle w:val="Jegyzethivatkozs"/>
          </w:rPr>
          <w:commentReference w:id="2711"/>
        </w:r>
        <w:r w:rsidDel="00CC4961">
          <w:delText>továbbá a vizualizáció is, a szenzoradatokat a szerver felületén grafikus formában is m</w:delText>
        </w:r>
        <w:r w:rsidR="00C40426" w:rsidDel="00CC4961">
          <w:delText>e</w:delText>
        </w:r>
        <w:r w:rsidDel="00CC4961">
          <w:delText>gtekinthetjük. Az eddigiek nem jelentik azt, hogy a központi szerver fejlesztése befejezettnek tekinthető: a felület sok ponton esetlen és nem túl felhasználóbarát, a kényelmesebbé tételre még szeretnék időt fordítani a jövőben.</w:delText>
        </w:r>
      </w:del>
    </w:p>
    <w:p w14:paraId="7BEC1FE4" w14:textId="1EC97A08" w:rsidR="00E0748F" w:rsidDel="00CC4961" w:rsidRDefault="00DC059D" w:rsidP="00735204">
      <w:pPr>
        <w:rPr>
          <w:del w:id="2712" w:author="Bence" w:date="2017-05-21T16:13:00Z"/>
        </w:rPr>
      </w:pPr>
      <w:del w:id="2713" w:author="Bence" w:date="2017-05-21T16:13:00Z">
        <w:r w:rsidDel="00CC4961">
          <w:delText xml:space="preserve">Az eszközök működési módjaik közül a szenzor áll a legközelebb a kész változathoz: ez funkcionálisát nézve közel </w:delText>
        </w:r>
        <w:r w:rsidR="00A6519D" w:rsidDel="00CC4961">
          <w:delText>teljesnek</w:delText>
        </w:r>
        <w:r w:rsidDel="00CC4961">
          <w:delText xml:space="preserve"> nevezhető, néhány apróbb javításon, illetve a </w:delText>
        </w:r>
        <w:r w:rsidR="00A6519D" w:rsidDel="00CC4961">
          <w:delText xml:space="preserve">hosszú </w:delText>
        </w:r>
        <w:r w:rsidDel="00CC4961">
          <w:delText xml:space="preserve">tesztelést követő </w:delText>
        </w:r>
        <w:r w:rsidR="00A6519D" w:rsidDel="00CC4961">
          <w:delText xml:space="preserve">esetlegesen felmerülő feladatokon kívül tulajdonképpen komolyabb munka már remélhetőleg nem adódik vele. </w:delText>
        </w:r>
      </w:del>
    </w:p>
    <w:p w14:paraId="2C9071B4" w14:textId="74AEB402" w:rsidR="00A6519D" w:rsidDel="00CC4961" w:rsidRDefault="00A6519D" w:rsidP="00735204">
      <w:pPr>
        <w:rPr>
          <w:del w:id="2714" w:author="Bence" w:date="2017-05-21T16:13:00Z"/>
        </w:rPr>
      </w:pPr>
      <w:del w:id="2715" w:author="Bence" w:date="2017-05-21T16:13:00Z">
        <w:r w:rsidDel="00CC4961">
          <w:delText>A beavatkozók és lokális szerver</w:delText>
        </w:r>
        <w:r w:rsidR="00340859" w:rsidDel="00CC4961">
          <w:delText xml:space="preserve"> működésének im</w:delText>
        </w:r>
        <w:r w:rsidDel="00CC4961">
          <w:delText>plementációja egyelőre készülő fázisban van: eddig elsősorban a rendszer elemei közötti kommunikáció megvalósításán</w:delText>
        </w:r>
        <w:r w:rsidR="00340859" w:rsidDel="00CC4961">
          <w:delText xml:space="preserve"> dolgoztam, továbbá olyan megvalósítandó feladatokon, mint a lokális szerver hitelesítése a központi szerver felé. </w:delText>
        </w:r>
      </w:del>
    </w:p>
    <w:p w14:paraId="3C66D43E" w14:textId="4A9640A4" w:rsidR="00E0748F" w:rsidDel="00CC4961" w:rsidRDefault="00C40426" w:rsidP="00E0748F">
      <w:pPr>
        <w:pStyle w:val="Cmsor2"/>
        <w:rPr>
          <w:del w:id="2716" w:author="Bence" w:date="2017-05-21T16:13:00Z"/>
        </w:rPr>
      </w:pPr>
      <w:del w:id="2717" w:author="Bence" w:date="2017-05-21T16:13:00Z">
        <w:r w:rsidDel="00CC4961">
          <w:delText>Kitekintés</w:delText>
        </w:r>
      </w:del>
    </w:p>
    <w:p w14:paraId="4FE91DCC" w14:textId="2575E7AD" w:rsidR="00E0748F" w:rsidDel="00CC4961" w:rsidRDefault="00E0748F" w:rsidP="00E0748F">
      <w:pPr>
        <w:rPr>
          <w:del w:id="2718" w:author="Bence" w:date="2017-05-21T16:13:00Z"/>
        </w:rPr>
      </w:pPr>
      <w:del w:id="2719" w:author="Bence" w:date="2017-05-21T16:13:00Z">
        <w:r w:rsidDel="00CC4961">
          <w:delText>A jövőre nézve az elsődleges feladat azon részfeladatok befejezése, mely még nem, vagy nem teljes mérté</w:delText>
        </w:r>
        <w:r w:rsidR="00D96267" w:rsidDel="00CC4961">
          <w:delText>kben készült el. Ez elsősorban</w:delText>
        </w:r>
        <w:r w:rsidDel="00CC4961">
          <w:delText xml:space="preserve"> </w:delText>
        </w:r>
        <w:r w:rsidR="00B61DA8" w:rsidDel="00CC4961">
          <w:delText xml:space="preserve">a </w:delText>
        </w:r>
        <w:r w:rsidR="00D96267" w:rsidDel="00CC4961">
          <w:delText>menedzser</w:delText>
        </w:r>
        <w:r w:rsidR="00B61DA8" w:rsidDel="00CC4961">
          <w:delText xml:space="preserve"> és a beavatkozók</w:delText>
        </w:r>
        <w:r w:rsidDel="00CC4961">
          <w:delText xml:space="preserve"> megvalósítását és</w:delText>
        </w:r>
        <w:r w:rsidR="00B61DA8" w:rsidDel="00CC4961">
          <w:delText xml:space="preserve"> az egész rendszer</w:delText>
        </w:r>
        <w:r w:rsidDel="00CC4961">
          <w:delText xml:space="preserve"> alapos, több eszközre kiterjedő tesztelését jelenti. </w:delText>
        </w:r>
      </w:del>
    </w:p>
    <w:p w14:paraId="3D28FBB1" w14:textId="6FFB12C3" w:rsidR="00E0748F" w:rsidDel="00CC4961" w:rsidRDefault="00E0748F" w:rsidP="00E0748F">
      <w:pPr>
        <w:rPr>
          <w:del w:id="2720" w:author="Bence" w:date="2017-05-21T16:13:00Z"/>
        </w:rPr>
      </w:pPr>
      <w:del w:id="2721" w:author="Bence" w:date="2017-05-21T16:13:00Z">
        <w:r w:rsidDel="00CC4961">
          <w:delText xml:space="preserve">A szenzor üzemmódnál az időszakos működési igény miatt érdekes, és lényeges kérdés az, hogy megoldható-e (gazdaságosan és ésszerű karbantartási igénnyel) a csomópont </w:delText>
        </w:r>
        <w:r w:rsidR="00D74593" w:rsidDel="00CC4961">
          <w:delText>elemmel való működtetése. Ennek kiderítéséhez szükségessé válik majd az eszköz fogyasztásának mérése (mind alvó, mind aktív üzemmódban), és az eredmények kiértékelése.</w:delText>
        </w:r>
      </w:del>
    </w:p>
    <w:p w14:paraId="684C944F" w14:textId="73ED32AD" w:rsidR="00D74593" w:rsidDel="00CC4961" w:rsidRDefault="00D74593" w:rsidP="00E0748F">
      <w:pPr>
        <w:rPr>
          <w:del w:id="2722" w:author="Bence" w:date="2017-05-21T16:13:00Z"/>
        </w:rPr>
      </w:pPr>
      <w:del w:id="2723" w:author="Bence" w:date="2017-05-21T16:13:00Z">
        <w:r w:rsidDel="00CC4961">
          <w:delText>Ha a szoftver fejlesztési folyamatának a végére érünk, a következő lépés az lehet, hogy a már éles használathoz specializált hardvert tervezzünk az eszközhöz, mely(ek) már a valódi, nem tesztelési célú csomópontokban is működhetnek.</w:delText>
        </w:r>
      </w:del>
    </w:p>
    <w:p w14:paraId="5CE280D3" w14:textId="762333BD" w:rsidR="008B4639" w:rsidDel="00CC4961" w:rsidRDefault="00D74593" w:rsidP="00E82D39">
      <w:pPr>
        <w:rPr>
          <w:del w:id="2724" w:author="Bence" w:date="2017-05-21T16:13:00Z"/>
        </w:rPr>
      </w:pPr>
      <w:del w:id="2725" w:author="Bence" w:date="2017-05-21T16:13:00Z">
        <w:r w:rsidDel="00CC4961">
          <w:delText xml:space="preserve">Távlatibb, de nem elhanyagolható lehetőség a szenzorhálózat csomópontjaiban heterogén hálózatok összekapcsolása, így esetleg nem csak IoT, hanem pl. Bluetooth vagy rádiófrekvenciás eszközöket is bevonhatnánk a rendszer működésébe.  A lehetőségek vizsgálata önmagában is egy elég jelentős méretű feladat lehet a jövőben. </w:delText>
        </w:r>
      </w:del>
    </w:p>
    <w:p w14:paraId="78750E98" w14:textId="25ACA887" w:rsidR="00E4509A" w:rsidDel="00CC4961" w:rsidRDefault="00E4509A" w:rsidP="00E82D39">
      <w:pPr>
        <w:rPr>
          <w:del w:id="2726" w:author="Bence" w:date="2017-05-21T16:14:00Z"/>
        </w:rPr>
      </w:pPr>
      <w:del w:id="2727" w:author="Bence" w:date="2017-05-21T16:13:00Z">
        <w:r w:rsidDel="00CC4961">
          <w:delText xml:space="preserve">Az IoT projekt témájánál maradva ugyancsak érdekes feladat lehetne valamilyen okostelefonos alkalmazást tervezni a rendszerhez, amelyben </w:delText>
        </w:r>
      </w:del>
      <w:del w:id="2728" w:author="Bence" w:date="2017-05-21T16:14:00Z">
        <w:r w:rsidDel="00CC4961">
          <w:delText>további beavatkozásokat is végezhetnénk.</w:delText>
        </w:r>
      </w:del>
    </w:p>
    <w:customXmlDelRangeStart w:id="2729" w:author="Bence" w:date="2017-05-21T01:34:00Z"/>
    <w:sdt>
      <w:sdtPr>
        <w:rPr>
          <w:b w:val="0"/>
          <w:bCs w:val="0"/>
          <w:kern w:val="0"/>
          <w:sz w:val="24"/>
          <w:szCs w:val="22"/>
        </w:rPr>
        <w:id w:val="-403916848"/>
        <w:docPartObj>
          <w:docPartGallery w:val="Bibliographies"/>
          <w:docPartUnique/>
        </w:docPartObj>
      </w:sdtPr>
      <w:sdtContent>
        <w:customXmlDelRangeEnd w:id="2729"/>
        <w:p w14:paraId="3DBDC54B" w14:textId="34E437A8" w:rsidR="00D31A2A" w:rsidDel="00CF7516" w:rsidRDefault="00D31A2A">
          <w:pPr>
            <w:pStyle w:val="Cmsor1"/>
            <w:rPr>
              <w:del w:id="2730" w:author="Bence" w:date="2017-05-21T01:34:00Z"/>
            </w:rPr>
          </w:pPr>
          <w:del w:id="2731" w:author="Bence" w:date="2017-05-21T01:34:00Z">
            <w:r w:rsidDel="00CF7516">
              <w:delText>Irodalomjegyzék</w:delText>
            </w:r>
          </w:del>
        </w:p>
        <w:customXmlDelRangeStart w:id="2732" w:author="Bence" w:date="2017-05-21T01:34:00Z"/>
        <w:sdt>
          <w:sdtPr>
            <w:id w:val="-573587230"/>
            <w:bibliography/>
          </w:sdtPr>
          <w:sdtContent>
            <w:customXmlDelRangeEnd w:id="2732"/>
            <w:commentRangeStart w:id="2733" w:displacedByCustomXml="prev"/>
            <w:p w14:paraId="00F65FDD" w14:textId="3E6C545F" w:rsidR="00CF7516" w:rsidDel="00CF7516" w:rsidRDefault="008B747D" w:rsidP="00CF7516">
              <w:pPr>
                <w:pStyle w:val="Irodalomjegyzk"/>
                <w:ind w:left="720" w:hanging="720"/>
                <w:rPr>
                  <w:del w:id="2734" w:author="Bence" w:date="2017-05-21T01:34:00Z"/>
                  <w:noProof/>
                  <w:szCs w:val="24"/>
                </w:rPr>
              </w:pPr>
              <w:del w:id="2735" w:author="Bence" w:date="2017-05-21T01:34:00Z">
                <w:r w:rsidDel="00CF7516">
                  <w:fldChar w:fldCharType="begin"/>
                </w:r>
                <w:r w:rsidR="00D31A2A" w:rsidDel="00CF7516">
                  <w:delInstrText>BIBLIOGRAPHY</w:delInstrText>
                </w:r>
                <w:r w:rsidDel="00CF7516">
                  <w:fldChar w:fldCharType="separate"/>
                </w:r>
                <w:r w:rsidR="00CF7516" w:rsidDel="00CF7516">
                  <w:rPr>
                    <w:i/>
                    <w:iCs/>
                    <w:noProof/>
                  </w:rPr>
                  <w:delText>Domoticz</w:delText>
                </w:r>
                <w:r w:rsidR="00CF7516" w:rsidDel="00CF7516">
                  <w:rPr>
                    <w:noProof/>
                  </w:rPr>
                  <w:delText>. (dátum nélk.). Forrás: http://www.domoticz.com/</w:delText>
                </w:r>
              </w:del>
            </w:p>
            <w:p w14:paraId="06C84960" w14:textId="51B70B76" w:rsidR="00CF7516" w:rsidDel="00CF7516" w:rsidRDefault="00CF7516" w:rsidP="00CF7516">
              <w:pPr>
                <w:pStyle w:val="Irodalomjegyzk"/>
                <w:ind w:left="720" w:hanging="720"/>
                <w:rPr>
                  <w:del w:id="2736" w:author="Bence" w:date="2017-05-21T01:34:00Z"/>
                  <w:noProof/>
                </w:rPr>
              </w:pPr>
              <w:del w:id="2737" w:author="Bence" w:date="2017-05-21T01:34:00Z">
                <w:r w:rsidDel="00CF7516">
                  <w:rPr>
                    <w:i/>
                    <w:iCs/>
                    <w:noProof/>
                  </w:rPr>
                  <w:delText>ESP8266 Low Power Solutions.</w:delText>
                </w:r>
                <w:r w:rsidDel="00CF7516">
                  <w:rPr>
                    <w:noProof/>
                  </w:rPr>
                  <w:delText xml:space="preserve"> (dátum nélk.). Forrás: https://espressif.com/sites/default/files/documentation/9b-esp8266-low_power_solutions_en.pdf</w:delText>
                </w:r>
              </w:del>
            </w:p>
            <w:p w14:paraId="3446B3A0" w14:textId="276DB38D" w:rsidR="00D31A2A" w:rsidDel="003A47D7" w:rsidRDefault="008B747D" w:rsidP="00CF7516">
              <w:pPr>
                <w:rPr>
                  <w:del w:id="2738" w:author="Bence" w:date="2017-05-21T16:59:00Z"/>
                </w:rPr>
              </w:pPr>
              <w:del w:id="2739" w:author="Bence" w:date="2017-05-21T01:34:00Z">
                <w:r w:rsidDel="00CF7516">
                  <w:rPr>
                    <w:b/>
                    <w:bCs/>
                  </w:rPr>
                  <w:fldChar w:fldCharType="end"/>
                </w:r>
                <w:commentRangeEnd w:id="2733"/>
                <w:r w:rsidR="006F2DF5" w:rsidDel="00CF7516">
                  <w:rPr>
                    <w:rStyle w:val="Jegyzethivatkozs"/>
                  </w:rPr>
                  <w:commentReference w:id="2733"/>
                </w:r>
              </w:del>
            </w:p>
            <w:customXmlDelRangeStart w:id="2740" w:author="Bence" w:date="2017-05-21T01:34:00Z"/>
          </w:sdtContent>
        </w:sdt>
        <w:customXmlDelRangeEnd w:id="2740"/>
        <w:customXmlDelRangeStart w:id="2741" w:author="Bence" w:date="2017-05-21T01:34:00Z"/>
      </w:sdtContent>
    </w:sdt>
    <w:customXmlDelRangeEnd w:id="2741"/>
    <w:p w14:paraId="1765D1C0" w14:textId="4A3FA725" w:rsidR="00D31A2A" w:rsidRDefault="00D31A2A" w:rsidP="00E82D39">
      <w:pPr>
        <w:rPr>
          <w:ins w:id="2742" w:author="Bence" w:date="2017-05-21T16:59:00Z"/>
        </w:rPr>
      </w:pPr>
    </w:p>
    <w:p w14:paraId="00F20D4B" w14:textId="77777777" w:rsidR="001A7DB8" w:rsidRDefault="007A2199" w:rsidP="007A2199">
      <w:pPr>
        <w:rPr>
          <w:noProof/>
          <w:sz w:val="22"/>
        </w:rPr>
      </w:pPr>
      <w:ins w:id="2743" w:author="Bence" w:date="2017-05-21T17:01:00Z">
        <w:r>
          <w:lastRenderedPageBreak/>
          <w:t>Irodalomjegyzék</w:t>
        </w:r>
      </w:ins>
      <w:ins w:id="2744" w:author="Bence" w:date="2017-05-21T17:00:00Z">
        <w:r>
          <w:fldChar w:fldCharType="begin"/>
        </w:r>
        <w:r>
          <w:instrText xml:space="preserve"> BIBLIOGRAPHY  \l 1038 </w:instrText>
        </w:r>
      </w:ins>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A7DB8" w14:paraId="7666AFB8" w14:textId="77777777">
        <w:trPr>
          <w:divId w:val="1761220522"/>
          <w:tblCellSpacing w:w="15" w:type="dxa"/>
          <w:ins w:id="2745" w:author="Bence" w:date="2017-05-21T17:48:00Z"/>
        </w:trPr>
        <w:tc>
          <w:tcPr>
            <w:tcW w:w="50" w:type="pct"/>
            <w:hideMark/>
          </w:tcPr>
          <w:p w14:paraId="6911A56F" w14:textId="54775483" w:rsidR="001A7DB8" w:rsidRDefault="001A7DB8">
            <w:pPr>
              <w:pStyle w:val="Irodalomjegyzk"/>
              <w:rPr>
                <w:ins w:id="2746" w:author="Bence" w:date="2017-05-21T17:48:00Z"/>
                <w:noProof/>
                <w:szCs w:val="24"/>
              </w:rPr>
            </w:pPr>
            <w:ins w:id="2747" w:author="Bence" w:date="2017-05-21T17:48:00Z">
              <w:r>
                <w:rPr>
                  <w:noProof/>
                </w:rPr>
                <w:t xml:space="preserve">[1] </w:t>
              </w:r>
            </w:ins>
          </w:p>
        </w:tc>
        <w:tc>
          <w:tcPr>
            <w:tcW w:w="0" w:type="auto"/>
            <w:hideMark/>
          </w:tcPr>
          <w:p w14:paraId="650470C2" w14:textId="77777777" w:rsidR="001A7DB8" w:rsidRDefault="001A7DB8">
            <w:pPr>
              <w:pStyle w:val="Irodalomjegyzk"/>
              <w:rPr>
                <w:ins w:id="2748" w:author="Bence" w:date="2017-05-21T17:48:00Z"/>
                <w:noProof/>
              </w:rPr>
            </w:pPr>
            <w:ins w:id="2749" w:author="Bence" w:date="2017-05-21T17:48:00Z">
              <w:r>
                <w:rPr>
                  <w:noProof/>
                </w:rPr>
                <w:t>Espressif, „ESP8266EX DataSheet,” [Online]. Available: http://espressif.com/sites/default/files/documentation/0a-esp8266ex_datasheet_en.pdf. [Hozzáférés dátuma: 20 05 2017].</w:t>
              </w:r>
            </w:ins>
          </w:p>
        </w:tc>
      </w:tr>
      <w:tr w:rsidR="001A7DB8" w14:paraId="49489592" w14:textId="77777777">
        <w:trPr>
          <w:divId w:val="1761220522"/>
          <w:tblCellSpacing w:w="15" w:type="dxa"/>
          <w:ins w:id="2750" w:author="Bence" w:date="2017-05-21T17:48:00Z"/>
        </w:trPr>
        <w:tc>
          <w:tcPr>
            <w:tcW w:w="50" w:type="pct"/>
            <w:hideMark/>
          </w:tcPr>
          <w:p w14:paraId="5C701F9A" w14:textId="77777777" w:rsidR="001A7DB8" w:rsidRDefault="001A7DB8">
            <w:pPr>
              <w:pStyle w:val="Irodalomjegyzk"/>
              <w:rPr>
                <w:ins w:id="2751" w:author="Bence" w:date="2017-05-21T17:48:00Z"/>
                <w:noProof/>
              </w:rPr>
            </w:pPr>
            <w:ins w:id="2752" w:author="Bence" w:date="2017-05-21T17:48:00Z">
              <w:r>
                <w:rPr>
                  <w:noProof/>
                </w:rPr>
                <w:t xml:space="preserve">[2] </w:t>
              </w:r>
            </w:ins>
          </w:p>
        </w:tc>
        <w:tc>
          <w:tcPr>
            <w:tcW w:w="0" w:type="auto"/>
            <w:hideMark/>
          </w:tcPr>
          <w:p w14:paraId="5479373A" w14:textId="77777777" w:rsidR="001A7DB8" w:rsidRDefault="001A7DB8">
            <w:pPr>
              <w:pStyle w:val="Irodalomjegyzk"/>
              <w:rPr>
                <w:ins w:id="2753" w:author="Bence" w:date="2017-05-21T17:48:00Z"/>
                <w:noProof/>
              </w:rPr>
            </w:pPr>
            <w:ins w:id="2754" w:author="Bence" w:date="2017-05-21T17:48:00Z">
              <w:r>
                <w:rPr>
                  <w:noProof/>
                </w:rPr>
                <w:t>Espressif, „ESP32 DataSheet,” [Online]. Available: https://espressif.com/sites/default/files/documentation/esp32_datasheet_en.pdf. [Hozzáférés dátuma: 20. május 2017.].</w:t>
              </w:r>
            </w:ins>
          </w:p>
        </w:tc>
      </w:tr>
      <w:tr w:rsidR="001A7DB8" w14:paraId="698E5B87" w14:textId="77777777">
        <w:trPr>
          <w:divId w:val="1761220522"/>
          <w:tblCellSpacing w:w="15" w:type="dxa"/>
          <w:ins w:id="2755" w:author="Bence" w:date="2017-05-21T17:48:00Z"/>
        </w:trPr>
        <w:tc>
          <w:tcPr>
            <w:tcW w:w="50" w:type="pct"/>
            <w:hideMark/>
          </w:tcPr>
          <w:p w14:paraId="009ED24B" w14:textId="77777777" w:rsidR="001A7DB8" w:rsidRDefault="001A7DB8">
            <w:pPr>
              <w:pStyle w:val="Irodalomjegyzk"/>
              <w:rPr>
                <w:ins w:id="2756" w:author="Bence" w:date="2017-05-21T17:48:00Z"/>
                <w:noProof/>
              </w:rPr>
            </w:pPr>
            <w:ins w:id="2757" w:author="Bence" w:date="2017-05-21T17:48:00Z">
              <w:r>
                <w:rPr>
                  <w:noProof/>
                </w:rPr>
                <w:t xml:space="preserve">[3] </w:t>
              </w:r>
            </w:ins>
          </w:p>
        </w:tc>
        <w:tc>
          <w:tcPr>
            <w:tcW w:w="0" w:type="auto"/>
            <w:hideMark/>
          </w:tcPr>
          <w:p w14:paraId="67F628F6" w14:textId="77777777" w:rsidR="001A7DB8" w:rsidRDefault="001A7DB8">
            <w:pPr>
              <w:pStyle w:val="Irodalomjegyzk"/>
              <w:rPr>
                <w:ins w:id="2758" w:author="Bence" w:date="2017-05-21T17:48:00Z"/>
                <w:noProof/>
              </w:rPr>
            </w:pPr>
            <w:ins w:id="2759" w:author="Bence" w:date="2017-05-21T17:48:00Z">
              <w:r>
                <w:rPr>
                  <w:noProof/>
                </w:rPr>
                <w:t>„IContrall intelligens otthonok,” [Online]. Available: https://icontrall.com/. [Hozzáférés dátuma: 20. május 2017.].</w:t>
              </w:r>
            </w:ins>
          </w:p>
        </w:tc>
      </w:tr>
      <w:tr w:rsidR="001A7DB8" w14:paraId="62C8958D" w14:textId="77777777">
        <w:trPr>
          <w:divId w:val="1761220522"/>
          <w:tblCellSpacing w:w="15" w:type="dxa"/>
          <w:ins w:id="2760" w:author="Bence" w:date="2017-05-21T17:48:00Z"/>
        </w:trPr>
        <w:tc>
          <w:tcPr>
            <w:tcW w:w="50" w:type="pct"/>
            <w:hideMark/>
          </w:tcPr>
          <w:p w14:paraId="155A4082" w14:textId="77777777" w:rsidR="001A7DB8" w:rsidRDefault="001A7DB8">
            <w:pPr>
              <w:pStyle w:val="Irodalomjegyzk"/>
              <w:rPr>
                <w:ins w:id="2761" w:author="Bence" w:date="2017-05-21T17:48:00Z"/>
                <w:noProof/>
              </w:rPr>
            </w:pPr>
            <w:ins w:id="2762" w:author="Bence" w:date="2017-05-21T17:48:00Z">
              <w:r>
                <w:rPr>
                  <w:noProof/>
                </w:rPr>
                <w:t xml:space="preserve">[4] </w:t>
              </w:r>
            </w:ins>
          </w:p>
        </w:tc>
        <w:tc>
          <w:tcPr>
            <w:tcW w:w="0" w:type="auto"/>
            <w:hideMark/>
          </w:tcPr>
          <w:p w14:paraId="4269755F" w14:textId="77777777" w:rsidR="001A7DB8" w:rsidRDefault="001A7DB8">
            <w:pPr>
              <w:pStyle w:val="Irodalomjegyzk"/>
              <w:rPr>
                <w:ins w:id="2763" w:author="Bence" w:date="2017-05-21T17:48:00Z"/>
                <w:noProof/>
              </w:rPr>
            </w:pPr>
            <w:ins w:id="2764" w:author="Bence" w:date="2017-05-21T17:48:00Z">
              <w:r>
                <w:rPr>
                  <w:noProof/>
                </w:rPr>
                <w:t>„SmartThings. Add a little smartness to your things.,” [Online]. Available: https://www.smartthings.com/. [Hozzáférés dátuma: 20. május 2017.].</w:t>
              </w:r>
            </w:ins>
          </w:p>
        </w:tc>
      </w:tr>
      <w:tr w:rsidR="001A7DB8" w14:paraId="225CFB7E" w14:textId="77777777">
        <w:trPr>
          <w:divId w:val="1761220522"/>
          <w:tblCellSpacing w:w="15" w:type="dxa"/>
          <w:ins w:id="2765" w:author="Bence" w:date="2017-05-21T17:48:00Z"/>
        </w:trPr>
        <w:tc>
          <w:tcPr>
            <w:tcW w:w="50" w:type="pct"/>
            <w:hideMark/>
          </w:tcPr>
          <w:p w14:paraId="441E2C79" w14:textId="77777777" w:rsidR="001A7DB8" w:rsidRDefault="001A7DB8">
            <w:pPr>
              <w:pStyle w:val="Irodalomjegyzk"/>
              <w:rPr>
                <w:ins w:id="2766" w:author="Bence" w:date="2017-05-21T17:48:00Z"/>
                <w:noProof/>
              </w:rPr>
            </w:pPr>
            <w:ins w:id="2767" w:author="Bence" w:date="2017-05-21T17:48:00Z">
              <w:r>
                <w:rPr>
                  <w:noProof/>
                </w:rPr>
                <w:t xml:space="preserve">[5] </w:t>
              </w:r>
            </w:ins>
          </w:p>
        </w:tc>
        <w:tc>
          <w:tcPr>
            <w:tcW w:w="0" w:type="auto"/>
            <w:hideMark/>
          </w:tcPr>
          <w:p w14:paraId="549CE729" w14:textId="77777777" w:rsidR="001A7DB8" w:rsidRDefault="001A7DB8">
            <w:pPr>
              <w:pStyle w:val="Irodalomjegyzk"/>
              <w:rPr>
                <w:ins w:id="2768" w:author="Bence" w:date="2017-05-21T17:48:00Z"/>
                <w:noProof/>
              </w:rPr>
            </w:pPr>
            <w:ins w:id="2769" w:author="Bence" w:date="2017-05-21T17:48:00Z">
              <w:r>
                <w:rPr>
                  <w:noProof/>
                </w:rPr>
                <w:t>„SmartRules – Make your smart home smart.,” [Online]. Available: http://smartrulesapp.com/. [Hozzáférés dátuma: 20. május 2017.].</w:t>
              </w:r>
            </w:ins>
          </w:p>
        </w:tc>
      </w:tr>
      <w:tr w:rsidR="001A7DB8" w14:paraId="1C32EC55" w14:textId="77777777">
        <w:trPr>
          <w:divId w:val="1761220522"/>
          <w:tblCellSpacing w:w="15" w:type="dxa"/>
          <w:ins w:id="2770" w:author="Bence" w:date="2017-05-21T17:48:00Z"/>
        </w:trPr>
        <w:tc>
          <w:tcPr>
            <w:tcW w:w="50" w:type="pct"/>
            <w:hideMark/>
          </w:tcPr>
          <w:p w14:paraId="6428E451" w14:textId="77777777" w:rsidR="001A7DB8" w:rsidRDefault="001A7DB8">
            <w:pPr>
              <w:pStyle w:val="Irodalomjegyzk"/>
              <w:rPr>
                <w:ins w:id="2771" w:author="Bence" w:date="2017-05-21T17:48:00Z"/>
                <w:noProof/>
              </w:rPr>
            </w:pPr>
            <w:ins w:id="2772" w:author="Bence" w:date="2017-05-21T17:48:00Z">
              <w:r>
                <w:rPr>
                  <w:noProof/>
                </w:rPr>
                <w:t xml:space="preserve">[6] </w:t>
              </w:r>
            </w:ins>
          </w:p>
        </w:tc>
        <w:tc>
          <w:tcPr>
            <w:tcW w:w="0" w:type="auto"/>
            <w:hideMark/>
          </w:tcPr>
          <w:p w14:paraId="0FCBE593" w14:textId="77777777" w:rsidR="001A7DB8" w:rsidRDefault="001A7DB8">
            <w:pPr>
              <w:pStyle w:val="Irodalomjegyzk"/>
              <w:rPr>
                <w:ins w:id="2773" w:author="Bence" w:date="2017-05-21T17:48:00Z"/>
                <w:noProof/>
              </w:rPr>
            </w:pPr>
            <w:ins w:id="2774" w:author="Bence" w:date="2017-05-21T17:48:00Z">
              <w:r>
                <w:rPr>
                  <w:noProof/>
                </w:rPr>
                <w:t>„openHAB,” [Online]. Available: https://www.openhab.org. [Hozzáférés dátuma: 20. május 2017.].</w:t>
              </w:r>
            </w:ins>
          </w:p>
        </w:tc>
      </w:tr>
      <w:tr w:rsidR="001A7DB8" w14:paraId="35B08036" w14:textId="77777777">
        <w:trPr>
          <w:divId w:val="1761220522"/>
          <w:tblCellSpacing w:w="15" w:type="dxa"/>
          <w:ins w:id="2775" w:author="Bence" w:date="2017-05-21T17:48:00Z"/>
        </w:trPr>
        <w:tc>
          <w:tcPr>
            <w:tcW w:w="50" w:type="pct"/>
            <w:hideMark/>
          </w:tcPr>
          <w:p w14:paraId="68A127A2" w14:textId="77777777" w:rsidR="001A7DB8" w:rsidRDefault="001A7DB8">
            <w:pPr>
              <w:pStyle w:val="Irodalomjegyzk"/>
              <w:rPr>
                <w:ins w:id="2776" w:author="Bence" w:date="2017-05-21T17:48:00Z"/>
                <w:noProof/>
              </w:rPr>
            </w:pPr>
            <w:ins w:id="2777" w:author="Bence" w:date="2017-05-21T17:48:00Z">
              <w:r>
                <w:rPr>
                  <w:noProof/>
                </w:rPr>
                <w:t xml:space="preserve">[7] </w:t>
              </w:r>
            </w:ins>
          </w:p>
        </w:tc>
        <w:tc>
          <w:tcPr>
            <w:tcW w:w="0" w:type="auto"/>
            <w:hideMark/>
          </w:tcPr>
          <w:p w14:paraId="097A58E2" w14:textId="77777777" w:rsidR="001A7DB8" w:rsidRDefault="001A7DB8">
            <w:pPr>
              <w:pStyle w:val="Irodalomjegyzk"/>
              <w:rPr>
                <w:ins w:id="2778" w:author="Bence" w:date="2017-05-21T17:48:00Z"/>
                <w:noProof/>
              </w:rPr>
            </w:pPr>
            <w:ins w:id="2779" w:author="Bence" w:date="2017-05-21T17:48:00Z">
              <w:r>
                <w:rPr>
                  <w:noProof/>
                </w:rPr>
                <w:t>„Eclipse SmartHome - A Flexible Framework for the Smart Home,” [Online]. Available: https://www.eclipse.org/smarthome. [Hozzáférés dátuma: 20. május 2017].</w:t>
              </w:r>
            </w:ins>
          </w:p>
        </w:tc>
      </w:tr>
      <w:tr w:rsidR="001A7DB8" w14:paraId="06D46226" w14:textId="77777777">
        <w:trPr>
          <w:divId w:val="1761220522"/>
          <w:tblCellSpacing w:w="15" w:type="dxa"/>
          <w:ins w:id="2780" w:author="Bence" w:date="2017-05-21T17:48:00Z"/>
        </w:trPr>
        <w:tc>
          <w:tcPr>
            <w:tcW w:w="50" w:type="pct"/>
            <w:hideMark/>
          </w:tcPr>
          <w:p w14:paraId="4F33749A" w14:textId="77777777" w:rsidR="001A7DB8" w:rsidRDefault="001A7DB8">
            <w:pPr>
              <w:pStyle w:val="Irodalomjegyzk"/>
              <w:rPr>
                <w:ins w:id="2781" w:author="Bence" w:date="2017-05-21T17:48:00Z"/>
                <w:noProof/>
              </w:rPr>
            </w:pPr>
            <w:ins w:id="2782" w:author="Bence" w:date="2017-05-21T17:48:00Z">
              <w:r>
                <w:rPr>
                  <w:noProof/>
                </w:rPr>
                <w:t xml:space="preserve">[8] </w:t>
              </w:r>
            </w:ins>
          </w:p>
        </w:tc>
        <w:tc>
          <w:tcPr>
            <w:tcW w:w="0" w:type="auto"/>
            <w:hideMark/>
          </w:tcPr>
          <w:p w14:paraId="040D21BF" w14:textId="77777777" w:rsidR="001A7DB8" w:rsidRDefault="001A7DB8">
            <w:pPr>
              <w:pStyle w:val="Irodalomjegyzk"/>
              <w:rPr>
                <w:ins w:id="2783" w:author="Bence" w:date="2017-05-21T17:48:00Z"/>
                <w:noProof/>
              </w:rPr>
            </w:pPr>
            <w:ins w:id="2784" w:author="Bence" w:date="2017-05-21T17:48:00Z">
              <w:r>
                <w:rPr>
                  <w:noProof/>
                </w:rPr>
                <w:t>„Domoticz,” [Online]. Available: https://domoticz.com/. [Hozzáférés dátuma: 20. május 2017].</w:t>
              </w:r>
            </w:ins>
          </w:p>
        </w:tc>
      </w:tr>
      <w:tr w:rsidR="001A7DB8" w14:paraId="2A9AE465" w14:textId="77777777">
        <w:trPr>
          <w:divId w:val="1761220522"/>
          <w:tblCellSpacing w:w="15" w:type="dxa"/>
          <w:ins w:id="2785" w:author="Bence" w:date="2017-05-21T17:48:00Z"/>
        </w:trPr>
        <w:tc>
          <w:tcPr>
            <w:tcW w:w="50" w:type="pct"/>
            <w:hideMark/>
          </w:tcPr>
          <w:p w14:paraId="1CC60367" w14:textId="77777777" w:rsidR="001A7DB8" w:rsidRDefault="001A7DB8">
            <w:pPr>
              <w:pStyle w:val="Irodalomjegyzk"/>
              <w:rPr>
                <w:ins w:id="2786" w:author="Bence" w:date="2017-05-21T17:48:00Z"/>
                <w:noProof/>
              </w:rPr>
            </w:pPr>
            <w:ins w:id="2787" w:author="Bence" w:date="2017-05-21T17:48:00Z">
              <w:r>
                <w:rPr>
                  <w:noProof/>
                </w:rPr>
                <w:t xml:space="preserve">[9] </w:t>
              </w:r>
            </w:ins>
          </w:p>
        </w:tc>
        <w:tc>
          <w:tcPr>
            <w:tcW w:w="0" w:type="auto"/>
            <w:hideMark/>
          </w:tcPr>
          <w:p w14:paraId="737D57B6" w14:textId="77777777" w:rsidR="001A7DB8" w:rsidRDefault="001A7DB8">
            <w:pPr>
              <w:pStyle w:val="Irodalomjegyzk"/>
              <w:rPr>
                <w:ins w:id="2788" w:author="Bence" w:date="2017-05-21T17:48:00Z"/>
                <w:noProof/>
              </w:rPr>
            </w:pPr>
            <w:ins w:id="2789" w:author="Bence" w:date="2017-05-21T17:48:00Z">
              <w:r>
                <w:rPr>
                  <w:noProof/>
                </w:rPr>
                <w:t>„Amazon Echo - Wikipedia,” [Online]. Available: https://en.wikipedia.org/wiki/Amazon_Echo. [Hozzáférés dátuma: 20. május 2017.].</w:t>
              </w:r>
            </w:ins>
          </w:p>
        </w:tc>
      </w:tr>
      <w:tr w:rsidR="001A7DB8" w14:paraId="410A8A84" w14:textId="77777777">
        <w:trPr>
          <w:divId w:val="1761220522"/>
          <w:tblCellSpacing w:w="15" w:type="dxa"/>
          <w:ins w:id="2790" w:author="Bence" w:date="2017-05-21T17:48:00Z"/>
        </w:trPr>
        <w:tc>
          <w:tcPr>
            <w:tcW w:w="50" w:type="pct"/>
            <w:hideMark/>
          </w:tcPr>
          <w:p w14:paraId="1338B329" w14:textId="77777777" w:rsidR="001A7DB8" w:rsidRDefault="001A7DB8">
            <w:pPr>
              <w:pStyle w:val="Irodalomjegyzk"/>
              <w:rPr>
                <w:ins w:id="2791" w:author="Bence" w:date="2017-05-21T17:48:00Z"/>
                <w:noProof/>
              </w:rPr>
            </w:pPr>
            <w:ins w:id="2792" w:author="Bence" w:date="2017-05-21T17:48:00Z">
              <w:r>
                <w:rPr>
                  <w:noProof/>
                </w:rPr>
                <w:t xml:space="preserve">[10] </w:t>
              </w:r>
            </w:ins>
          </w:p>
        </w:tc>
        <w:tc>
          <w:tcPr>
            <w:tcW w:w="0" w:type="auto"/>
            <w:hideMark/>
          </w:tcPr>
          <w:p w14:paraId="013DF5C7" w14:textId="77777777" w:rsidR="001A7DB8" w:rsidRDefault="001A7DB8">
            <w:pPr>
              <w:pStyle w:val="Irodalomjegyzk"/>
              <w:rPr>
                <w:ins w:id="2793" w:author="Bence" w:date="2017-05-21T17:48:00Z"/>
                <w:noProof/>
              </w:rPr>
            </w:pPr>
            <w:ins w:id="2794" w:author="Bence" w:date="2017-05-21T17:48:00Z">
              <w:r>
                <w:rPr>
                  <w:noProof/>
                </w:rPr>
                <w:t>„JSON Schema Based Editor,” [Online]. Available: https://github.com/jdorn/json-editor. [Hozzáférés dátuma: 20. május 2017.].</w:t>
              </w:r>
            </w:ins>
          </w:p>
        </w:tc>
      </w:tr>
      <w:tr w:rsidR="001A7DB8" w14:paraId="4BAA3BCD" w14:textId="77777777">
        <w:trPr>
          <w:divId w:val="1761220522"/>
          <w:tblCellSpacing w:w="15" w:type="dxa"/>
          <w:ins w:id="2795" w:author="Bence" w:date="2017-05-21T17:48:00Z"/>
        </w:trPr>
        <w:tc>
          <w:tcPr>
            <w:tcW w:w="50" w:type="pct"/>
            <w:hideMark/>
          </w:tcPr>
          <w:p w14:paraId="4C70BEC6" w14:textId="77777777" w:rsidR="001A7DB8" w:rsidRDefault="001A7DB8">
            <w:pPr>
              <w:pStyle w:val="Irodalomjegyzk"/>
              <w:rPr>
                <w:ins w:id="2796" w:author="Bence" w:date="2017-05-21T17:48:00Z"/>
                <w:noProof/>
              </w:rPr>
            </w:pPr>
            <w:ins w:id="2797" w:author="Bence" w:date="2017-05-21T17:48:00Z">
              <w:r>
                <w:rPr>
                  <w:noProof/>
                </w:rPr>
                <w:t xml:space="preserve">[11] </w:t>
              </w:r>
            </w:ins>
          </w:p>
        </w:tc>
        <w:tc>
          <w:tcPr>
            <w:tcW w:w="0" w:type="auto"/>
            <w:hideMark/>
          </w:tcPr>
          <w:p w14:paraId="1C53888D" w14:textId="77777777" w:rsidR="001A7DB8" w:rsidRDefault="001A7DB8">
            <w:pPr>
              <w:pStyle w:val="Irodalomjegyzk"/>
              <w:rPr>
                <w:ins w:id="2798" w:author="Bence" w:date="2017-05-21T17:48:00Z"/>
                <w:noProof/>
              </w:rPr>
            </w:pPr>
            <w:ins w:id="2799" w:author="Bence" w:date="2017-05-21T17:48:00Z">
              <w:r>
                <w:rPr>
                  <w:noProof/>
                </w:rPr>
                <w:t>„Highstock API Reference,” [Online]. Available: http://api.highcharts.com/highstock. [Hozzáférés dátuma: 20. május 2017.].</w:t>
              </w:r>
            </w:ins>
          </w:p>
        </w:tc>
      </w:tr>
      <w:tr w:rsidR="001A7DB8" w14:paraId="13E180AB" w14:textId="77777777">
        <w:trPr>
          <w:divId w:val="1761220522"/>
          <w:tblCellSpacing w:w="15" w:type="dxa"/>
          <w:ins w:id="2800" w:author="Bence" w:date="2017-05-21T17:48:00Z"/>
        </w:trPr>
        <w:tc>
          <w:tcPr>
            <w:tcW w:w="50" w:type="pct"/>
            <w:hideMark/>
          </w:tcPr>
          <w:p w14:paraId="5CC4F240" w14:textId="77777777" w:rsidR="001A7DB8" w:rsidRDefault="001A7DB8">
            <w:pPr>
              <w:pStyle w:val="Irodalomjegyzk"/>
              <w:rPr>
                <w:ins w:id="2801" w:author="Bence" w:date="2017-05-21T17:48:00Z"/>
                <w:noProof/>
              </w:rPr>
            </w:pPr>
            <w:ins w:id="2802" w:author="Bence" w:date="2017-05-21T17:48:00Z">
              <w:r>
                <w:rPr>
                  <w:noProof/>
                </w:rPr>
                <w:t xml:space="preserve">[12] </w:t>
              </w:r>
            </w:ins>
          </w:p>
        </w:tc>
        <w:tc>
          <w:tcPr>
            <w:tcW w:w="0" w:type="auto"/>
            <w:hideMark/>
          </w:tcPr>
          <w:p w14:paraId="0A8E65BC" w14:textId="77777777" w:rsidR="001A7DB8" w:rsidRDefault="001A7DB8">
            <w:pPr>
              <w:pStyle w:val="Irodalomjegyzk"/>
              <w:rPr>
                <w:ins w:id="2803" w:author="Bence" w:date="2017-05-21T17:48:00Z"/>
                <w:noProof/>
              </w:rPr>
            </w:pPr>
            <w:ins w:id="2804" w:author="Bence" w:date="2017-05-21T17:48:00Z">
              <w:r>
                <w:rPr>
                  <w:noProof/>
                </w:rPr>
                <w:t>„Bootstrap (front-end framework),” [Online]. Available: http://getbootstrap.com/. [Hozzáférés dátuma: 20. május 2017.].</w:t>
              </w:r>
            </w:ins>
          </w:p>
        </w:tc>
      </w:tr>
      <w:tr w:rsidR="001A7DB8" w14:paraId="48CA63DF" w14:textId="77777777">
        <w:trPr>
          <w:divId w:val="1761220522"/>
          <w:tblCellSpacing w:w="15" w:type="dxa"/>
          <w:ins w:id="2805" w:author="Bence" w:date="2017-05-21T17:48:00Z"/>
        </w:trPr>
        <w:tc>
          <w:tcPr>
            <w:tcW w:w="50" w:type="pct"/>
            <w:hideMark/>
          </w:tcPr>
          <w:p w14:paraId="4D11C968" w14:textId="77777777" w:rsidR="001A7DB8" w:rsidRDefault="001A7DB8">
            <w:pPr>
              <w:pStyle w:val="Irodalomjegyzk"/>
              <w:rPr>
                <w:ins w:id="2806" w:author="Bence" w:date="2017-05-21T17:48:00Z"/>
                <w:noProof/>
              </w:rPr>
            </w:pPr>
            <w:ins w:id="2807" w:author="Bence" w:date="2017-05-21T17:48:00Z">
              <w:r>
                <w:rPr>
                  <w:noProof/>
                </w:rPr>
                <w:t xml:space="preserve">[13] </w:t>
              </w:r>
            </w:ins>
          </w:p>
        </w:tc>
        <w:tc>
          <w:tcPr>
            <w:tcW w:w="0" w:type="auto"/>
            <w:hideMark/>
          </w:tcPr>
          <w:p w14:paraId="3E6877D8" w14:textId="77777777" w:rsidR="001A7DB8" w:rsidRDefault="001A7DB8">
            <w:pPr>
              <w:pStyle w:val="Irodalomjegyzk"/>
              <w:rPr>
                <w:ins w:id="2808" w:author="Bence" w:date="2017-05-21T17:48:00Z"/>
                <w:noProof/>
              </w:rPr>
            </w:pPr>
            <w:ins w:id="2809" w:author="Bence" w:date="2017-05-21T17:48:00Z">
              <w:r>
                <w:rPr>
                  <w:noProof/>
                </w:rPr>
                <w:t>„Master Login System,” [Online]. Available: https://github.com/ionutvmi/master-login-system. [Hozzáférés dátuma: 20. május 2017. ].</w:t>
              </w:r>
            </w:ins>
          </w:p>
        </w:tc>
      </w:tr>
      <w:tr w:rsidR="001A7DB8" w14:paraId="02EBAA61" w14:textId="77777777">
        <w:trPr>
          <w:divId w:val="1761220522"/>
          <w:tblCellSpacing w:w="15" w:type="dxa"/>
          <w:ins w:id="2810" w:author="Bence" w:date="2017-05-21T17:48:00Z"/>
        </w:trPr>
        <w:tc>
          <w:tcPr>
            <w:tcW w:w="50" w:type="pct"/>
            <w:hideMark/>
          </w:tcPr>
          <w:p w14:paraId="17664A04" w14:textId="77777777" w:rsidR="001A7DB8" w:rsidRDefault="001A7DB8">
            <w:pPr>
              <w:pStyle w:val="Irodalomjegyzk"/>
              <w:rPr>
                <w:ins w:id="2811" w:author="Bence" w:date="2017-05-21T17:48:00Z"/>
                <w:noProof/>
              </w:rPr>
            </w:pPr>
            <w:ins w:id="2812" w:author="Bence" w:date="2017-05-21T17:48:00Z">
              <w:r>
                <w:rPr>
                  <w:noProof/>
                </w:rPr>
                <w:lastRenderedPageBreak/>
                <w:t xml:space="preserve">[14] </w:t>
              </w:r>
            </w:ins>
          </w:p>
        </w:tc>
        <w:tc>
          <w:tcPr>
            <w:tcW w:w="0" w:type="auto"/>
            <w:hideMark/>
          </w:tcPr>
          <w:p w14:paraId="4A32336D" w14:textId="77777777" w:rsidR="001A7DB8" w:rsidRDefault="001A7DB8">
            <w:pPr>
              <w:pStyle w:val="Irodalomjegyzk"/>
              <w:rPr>
                <w:ins w:id="2813" w:author="Bence" w:date="2017-05-21T17:48:00Z"/>
                <w:noProof/>
              </w:rPr>
            </w:pPr>
            <w:ins w:id="2814" w:author="Bence" w:date="2017-05-21T17:48:00Z">
              <w:r>
                <w:rPr>
                  <w:noProof/>
                </w:rPr>
                <w:t>E. A.-C. firmware. [Online]. Available: http://www.electrodragon.com/w/ESP8266_AT-Command_firmware. [Hozzáférés dátuma: 20. május 2017.].</w:t>
              </w:r>
            </w:ins>
          </w:p>
        </w:tc>
      </w:tr>
      <w:tr w:rsidR="001A7DB8" w14:paraId="16A0F226" w14:textId="77777777">
        <w:trPr>
          <w:divId w:val="1761220522"/>
          <w:tblCellSpacing w:w="15" w:type="dxa"/>
          <w:ins w:id="2815" w:author="Bence" w:date="2017-05-21T17:48:00Z"/>
        </w:trPr>
        <w:tc>
          <w:tcPr>
            <w:tcW w:w="50" w:type="pct"/>
            <w:hideMark/>
          </w:tcPr>
          <w:p w14:paraId="25F3ED2F" w14:textId="77777777" w:rsidR="001A7DB8" w:rsidRDefault="001A7DB8">
            <w:pPr>
              <w:pStyle w:val="Irodalomjegyzk"/>
              <w:rPr>
                <w:ins w:id="2816" w:author="Bence" w:date="2017-05-21T17:48:00Z"/>
                <w:noProof/>
              </w:rPr>
            </w:pPr>
            <w:ins w:id="2817" w:author="Bence" w:date="2017-05-21T17:48:00Z">
              <w:r>
                <w:rPr>
                  <w:noProof/>
                </w:rPr>
                <w:t xml:space="preserve">[15] </w:t>
              </w:r>
            </w:ins>
          </w:p>
        </w:tc>
        <w:tc>
          <w:tcPr>
            <w:tcW w:w="0" w:type="auto"/>
            <w:hideMark/>
          </w:tcPr>
          <w:p w14:paraId="19DEE26B" w14:textId="77777777" w:rsidR="001A7DB8" w:rsidRDefault="001A7DB8">
            <w:pPr>
              <w:pStyle w:val="Irodalomjegyzk"/>
              <w:rPr>
                <w:ins w:id="2818" w:author="Bence" w:date="2017-05-21T17:48:00Z"/>
                <w:noProof/>
              </w:rPr>
            </w:pPr>
            <w:ins w:id="2819" w:author="Bence" w:date="2017-05-21T17:48:00Z">
              <w:r>
                <w:rPr>
                  <w:noProof/>
                </w:rPr>
                <w:t>„NodeMcu - An open-source firmware based on ESP8266 wifi-soc,” [Online]. Available: http://nodemcu.com/index_en.html. [Hozzáférés dátuma: 20. május 2017.].</w:t>
              </w:r>
            </w:ins>
          </w:p>
        </w:tc>
      </w:tr>
      <w:tr w:rsidR="001A7DB8" w14:paraId="0DBA2E91" w14:textId="77777777">
        <w:trPr>
          <w:divId w:val="1761220522"/>
          <w:tblCellSpacing w:w="15" w:type="dxa"/>
          <w:ins w:id="2820" w:author="Bence" w:date="2017-05-21T17:48:00Z"/>
        </w:trPr>
        <w:tc>
          <w:tcPr>
            <w:tcW w:w="50" w:type="pct"/>
            <w:hideMark/>
          </w:tcPr>
          <w:p w14:paraId="37765606" w14:textId="77777777" w:rsidR="001A7DB8" w:rsidRDefault="001A7DB8">
            <w:pPr>
              <w:pStyle w:val="Irodalomjegyzk"/>
              <w:rPr>
                <w:ins w:id="2821" w:author="Bence" w:date="2017-05-21T17:48:00Z"/>
                <w:noProof/>
              </w:rPr>
            </w:pPr>
            <w:ins w:id="2822" w:author="Bence" w:date="2017-05-21T17:48:00Z">
              <w:r>
                <w:rPr>
                  <w:noProof/>
                </w:rPr>
                <w:t xml:space="preserve">[16] </w:t>
              </w:r>
            </w:ins>
          </w:p>
        </w:tc>
        <w:tc>
          <w:tcPr>
            <w:tcW w:w="0" w:type="auto"/>
            <w:hideMark/>
          </w:tcPr>
          <w:p w14:paraId="51CF0330" w14:textId="77777777" w:rsidR="001A7DB8" w:rsidRDefault="001A7DB8">
            <w:pPr>
              <w:pStyle w:val="Irodalomjegyzk"/>
              <w:rPr>
                <w:ins w:id="2823" w:author="Bence" w:date="2017-05-21T17:48:00Z"/>
                <w:noProof/>
              </w:rPr>
            </w:pPr>
            <w:ins w:id="2824" w:author="Bence" w:date="2017-05-21T17:48:00Z">
              <w:r>
                <w:rPr>
                  <w:noProof/>
                </w:rPr>
                <w:t>„SDKs &amp; Demos | Espressif Systems,” [Online]. Available: https://espressif.com/en/support/download/sdks-demos. [Hozzáférés dátuma: 20. május 2017.].</w:t>
              </w:r>
            </w:ins>
          </w:p>
        </w:tc>
      </w:tr>
      <w:tr w:rsidR="001A7DB8" w14:paraId="36FFC03E" w14:textId="77777777">
        <w:trPr>
          <w:divId w:val="1761220522"/>
          <w:tblCellSpacing w:w="15" w:type="dxa"/>
          <w:ins w:id="2825" w:author="Bence" w:date="2017-05-21T17:48:00Z"/>
        </w:trPr>
        <w:tc>
          <w:tcPr>
            <w:tcW w:w="50" w:type="pct"/>
            <w:hideMark/>
          </w:tcPr>
          <w:p w14:paraId="3A993A42" w14:textId="77777777" w:rsidR="001A7DB8" w:rsidRDefault="001A7DB8">
            <w:pPr>
              <w:pStyle w:val="Irodalomjegyzk"/>
              <w:rPr>
                <w:ins w:id="2826" w:author="Bence" w:date="2017-05-21T17:48:00Z"/>
                <w:noProof/>
              </w:rPr>
            </w:pPr>
            <w:ins w:id="2827" w:author="Bence" w:date="2017-05-21T17:48:00Z">
              <w:r>
                <w:rPr>
                  <w:noProof/>
                </w:rPr>
                <w:t xml:space="preserve">[17] </w:t>
              </w:r>
            </w:ins>
          </w:p>
        </w:tc>
        <w:tc>
          <w:tcPr>
            <w:tcW w:w="0" w:type="auto"/>
            <w:hideMark/>
          </w:tcPr>
          <w:p w14:paraId="235CB7B1" w14:textId="77777777" w:rsidR="001A7DB8" w:rsidRDefault="001A7DB8">
            <w:pPr>
              <w:pStyle w:val="Irodalomjegyzk"/>
              <w:rPr>
                <w:ins w:id="2828" w:author="Bence" w:date="2017-05-21T17:48:00Z"/>
                <w:noProof/>
              </w:rPr>
            </w:pPr>
            <w:ins w:id="2829" w:author="Bence" w:date="2017-05-21T17:48:00Z">
              <w:r>
                <w:rPr>
                  <w:noProof/>
                </w:rPr>
                <w:t>„Arduino,” [Online]. Available: https://www.arduino.cc/. [Hozzáférés dátuma: 20. május 2017.].</w:t>
              </w:r>
            </w:ins>
          </w:p>
        </w:tc>
      </w:tr>
      <w:tr w:rsidR="001A7DB8" w14:paraId="7B082A82" w14:textId="77777777">
        <w:trPr>
          <w:divId w:val="1761220522"/>
          <w:tblCellSpacing w:w="15" w:type="dxa"/>
          <w:ins w:id="2830" w:author="Bence" w:date="2017-05-21T17:48:00Z"/>
        </w:trPr>
        <w:tc>
          <w:tcPr>
            <w:tcW w:w="50" w:type="pct"/>
            <w:hideMark/>
          </w:tcPr>
          <w:p w14:paraId="0C7ED42E" w14:textId="77777777" w:rsidR="001A7DB8" w:rsidRDefault="001A7DB8">
            <w:pPr>
              <w:pStyle w:val="Irodalomjegyzk"/>
              <w:rPr>
                <w:ins w:id="2831" w:author="Bence" w:date="2017-05-21T17:48:00Z"/>
                <w:noProof/>
              </w:rPr>
            </w:pPr>
            <w:ins w:id="2832" w:author="Bence" w:date="2017-05-21T17:48:00Z">
              <w:r>
                <w:rPr>
                  <w:noProof/>
                </w:rPr>
                <w:t xml:space="preserve">[18] </w:t>
              </w:r>
            </w:ins>
          </w:p>
        </w:tc>
        <w:tc>
          <w:tcPr>
            <w:tcW w:w="0" w:type="auto"/>
            <w:hideMark/>
          </w:tcPr>
          <w:p w14:paraId="789EB163" w14:textId="77777777" w:rsidR="001A7DB8" w:rsidRDefault="001A7DB8">
            <w:pPr>
              <w:pStyle w:val="Irodalomjegyzk"/>
              <w:rPr>
                <w:ins w:id="2833" w:author="Bence" w:date="2017-05-21T17:48:00Z"/>
                <w:noProof/>
              </w:rPr>
            </w:pPr>
            <w:ins w:id="2834" w:author="Bence" w:date="2017-05-21T17:48:00Z">
              <w:r>
                <w:rPr>
                  <w:noProof/>
                </w:rPr>
                <w:t>„ESP8266 core for Arduino,” [Online]. Available: https://github.com/esp8266/Arduino. [Hozzáférés dátuma: 20. május 2017.].</w:t>
              </w:r>
            </w:ins>
          </w:p>
        </w:tc>
      </w:tr>
      <w:tr w:rsidR="001A7DB8" w14:paraId="4AC08113" w14:textId="77777777">
        <w:trPr>
          <w:divId w:val="1761220522"/>
          <w:tblCellSpacing w:w="15" w:type="dxa"/>
          <w:ins w:id="2835" w:author="Bence" w:date="2017-05-21T17:48:00Z"/>
        </w:trPr>
        <w:tc>
          <w:tcPr>
            <w:tcW w:w="50" w:type="pct"/>
            <w:hideMark/>
          </w:tcPr>
          <w:p w14:paraId="0353ADB3" w14:textId="77777777" w:rsidR="001A7DB8" w:rsidRDefault="001A7DB8">
            <w:pPr>
              <w:pStyle w:val="Irodalomjegyzk"/>
              <w:rPr>
                <w:ins w:id="2836" w:author="Bence" w:date="2017-05-21T17:48:00Z"/>
                <w:noProof/>
              </w:rPr>
            </w:pPr>
            <w:ins w:id="2837" w:author="Bence" w:date="2017-05-21T17:48:00Z">
              <w:r>
                <w:rPr>
                  <w:noProof/>
                </w:rPr>
                <w:t xml:space="preserve">[19] </w:t>
              </w:r>
            </w:ins>
          </w:p>
        </w:tc>
        <w:tc>
          <w:tcPr>
            <w:tcW w:w="0" w:type="auto"/>
            <w:hideMark/>
          </w:tcPr>
          <w:p w14:paraId="3C3B51DE" w14:textId="77777777" w:rsidR="001A7DB8" w:rsidRDefault="001A7DB8">
            <w:pPr>
              <w:pStyle w:val="Irodalomjegyzk"/>
              <w:rPr>
                <w:ins w:id="2838" w:author="Bence" w:date="2017-05-21T17:48:00Z"/>
                <w:noProof/>
              </w:rPr>
            </w:pPr>
            <w:ins w:id="2839" w:author="Bence" w:date="2017-05-21T17:48:00Z">
              <w:r>
                <w:rPr>
                  <w:noProof/>
                </w:rPr>
                <w:t>„MicroPython - Python for microcontrollers,” [Online]. Available: https://micropython.org/. [Hozzáférés dátuma: 20. május 2017.].</w:t>
              </w:r>
            </w:ins>
          </w:p>
        </w:tc>
      </w:tr>
    </w:tbl>
    <w:p w14:paraId="5624950F" w14:textId="77777777" w:rsidR="001A7DB8" w:rsidRDefault="001A7DB8">
      <w:pPr>
        <w:divId w:val="1761220522"/>
        <w:rPr>
          <w:ins w:id="2840" w:author="Bence" w:date="2017-05-21T17:48:00Z"/>
          <w:noProof/>
        </w:rPr>
      </w:pPr>
    </w:p>
    <w:p w14:paraId="0C29E8CD" w14:textId="77777777" w:rsidR="001A7DB8" w:rsidDel="001A7DB8" w:rsidRDefault="001A7DB8" w:rsidP="007A2199">
      <w:pPr>
        <w:rPr>
          <w:del w:id="2841" w:author="Bence" w:date="2017-05-21T17:48:00Z"/>
          <w:noProof/>
          <w:sz w:val="22"/>
        </w:rPr>
      </w:pPr>
    </w:p>
    <w:p w14:paraId="2012F5C9" w14:textId="77777777" w:rsidR="005D3D0F" w:rsidDel="001A7DB8" w:rsidRDefault="005D3D0F" w:rsidP="005D3D0F">
      <w:pPr>
        <w:pStyle w:val="Cmsor1"/>
        <w:numPr>
          <w:ilvl w:val="0"/>
          <w:numId w:val="0"/>
        </w:numPr>
        <w:ind w:left="432"/>
        <w:rPr>
          <w:del w:id="2842" w:author="Bence" w:date="2017-05-21T17:45:00Z"/>
          <w:noProof/>
          <w:sz w:val="22"/>
        </w:rPr>
        <w:pPrChange w:id="2843" w:author="Bence" w:date="2017-05-21T17:42:00Z">
          <w:pPr/>
        </w:pPrChange>
      </w:pPr>
    </w:p>
    <w:p w14:paraId="59961A03" w14:textId="77777777" w:rsidR="007A2199" w:rsidDel="005D3D0F" w:rsidRDefault="007A2199" w:rsidP="007A2199">
      <w:pPr>
        <w:rPr>
          <w:del w:id="2844" w:author="Bence" w:date="2017-05-21T17:42:00Z"/>
          <w:noProof/>
          <w:sz w:val="22"/>
        </w:rPr>
      </w:pPr>
    </w:p>
    <w:p w14:paraId="598823C0" w14:textId="1A98447D" w:rsidR="007A2199" w:rsidDel="007A2199" w:rsidRDefault="007A2199" w:rsidP="007A2199">
      <w:pPr>
        <w:pStyle w:val="Cmsor1"/>
        <w:numPr>
          <w:ilvl w:val="0"/>
          <w:numId w:val="0"/>
        </w:numPr>
        <w:ind w:left="432"/>
        <w:rPr>
          <w:del w:id="2845" w:author="Bence" w:date="2017-05-21T17:06:00Z"/>
          <w:noProof/>
          <w:sz w:val="22"/>
        </w:rPr>
        <w:pPrChange w:id="2846" w:author="Bence" w:date="2017-05-21T17:01:00Z">
          <w:pPr/>
        </w:pPrChang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5"/>
      </w:tblGrid>
      <w:tr w:rsidR="007A2199" w:rsidDel="007A2199" w14:paraId="1D6E0321" w14:textId="77777777">
        <w:trPr>
          <w:divId w:val="540290539"/>
          <w:tblCellSpacing w:w="15" w:type="dxa"/>
          <w:del w:id="2847" w:author="Bence" w:date="2017-05-21T17:06:00Z"/>
        </w:trPr>
        <w:tc>
          <w:tcPr>
            <w:tcW w:w="50" w:type="pct"/>
            <w:hideMark/>
          </w:tcPr>
          <w:p w14:paraId="1C98D19F" w14:textId="3F48739D" w:rsidR="007A2199" w:rsidDel="007A2199" w:rsidRDefault="007A2199">
            <w:pPr>
              <w:pStyle w:val="Irodalomjegyzk"/>
              <w:rPr>
                <w:del w:id="2848" w:author="Bence" w:date="2017-05-21T17:06:00Z"/>
                <w:noProof/>
                <w:szCs w:val="24"/>
              </w:rPr>
            </w:pPr>
            <w:del w:id="2849" w:author="Bence" w:date="2017-05-21T17:06:00Z">
              <w:r w:rsidDel="007A2199">
                <w:rPr>
                  <w:noProof/>
                </w:rPr>
                <w:delText xml:space="preserve">[1] </w:delText>
              </w:r>
            </w:del>
          </w:p>
        </w:tc>
        <w:tc>
          <w:tcPr>
            <w:tcW w:w="0" w:type="auto"/>
            <w:hideMark/>
          </w:tcPr>
          <w:p w14:paraId="2DAE93EF" w14:textId="77777777" w:rsidR="007A2199" w:rsidDel="007A2199" w:rsidRDefault="007A2199">
            <w:pPr>
              <w:pStyle w:val="Irodalomjegyzk"/>
              <w:rPr>
                <w:del w:id="2850" w:author="Bence" w:date="2017-05-21T17:06:00Z"/>
                <w:noProof/>
              </w:rPr>
            </w:pPr>
            <w:del w:id="2851" w:author="Bence" w:date="2017-05-21T17:06:00Z">
              <w:r w:rsidDel="007A2199">
                <w:rPr>
                  <w:noProof/>
                </w:rPr>
                <w:delText>„Domoticz,” [Online]. Available: http://www.domoticz.com/.</w:delText>
              </w:r>
            </w:del>
          </w:p>
        </w:tc>
      </w:tr>
      <w:tr w:rsidR="007A2199" w:rsidDel="007A2199" w14:paraId="6E699C95" w14:textId="77777777">
        <w:trPr>
          <w:divId w:val="540290539"/>
          <w:tblCellSpacing w:w="15" w:type="dxa"/>
          <w:del w:id="2852" w:author="Bence" w:date="2017-05-21T17:06:00Z"/>
        </w:trPr>
        <w:tc>
          <w:tcPr>
            <w:tcW w:w="50" w:type="pct"/>
            <w:hideMark/>
          </w:tcPr>
          <w:p w14:paraId="207AD185" w14:textId="77777777" w:rsidR="007A2199" w:rsidDel="007A2199" w:rsidRDefault="007A2199">
            <w:pPr>
              <w:pStyle w:val="Irodalomjegyzk"/>
              <w:rPr>
                <w:del w:id="2853" w:author="Bence" w:date="2017-05-21T17:06:00Z"/>
                <w:noProof/>
              </w:rPr>
            </w:pPr>
            <w:del w:id="2854" w:author="Bence" w:date="2017-05-21T17:06:00Z">
              <w:r w:rsidDel="007A2199">
                <w:rPr>
                  <w:noProof/>
                </w:rPr>
                <w:delText xml:space="preserve">[2] </w:delText>
              </w:r>
            </w:del>
          </w:p>
        </w:tc>
        <w:tc>
          <w:tcPr>
            <w:tcW w:w="0" w:type="auto"/>
            <w:hideMark/>
          </w:tcPr>
          <w:p w14:paraId="22C4AE90" w14:textId="77777777" w:rsidR="007A2199" w:rsidDel="007A2199" w:rsidRDefault="007A2199">
            <w:pPr>
              <w:pStyle w:val="Irodalomjegyzk"/>
              <w:rPr>
                <w:del w:id="2855" w:author="Bence" w:date="2017-05-21T17:06:00Z"/>
                <w:noProof/>
              </w:rPr>
            </w:pPr>
            <w:del w:id="2856" w:author="Bence" w:date="2017-05-21T17:06:00Z">
              <w:r w:rsidDel="007A2199">
                <w:rPr>
                  <w:noProof/>
                </w:rPr>
                <w:delText>„ESP8266 Low Power Solutions,” [Online]. Available: https://espressif.com/sites/default/files/documentation/9b-esp8266-low_power_solutions_en.pdf.</w:delText>
              </w:r>
            </w:del>
          </w:p>
        </w:tc>
      </w:tr>
    </w:tbl>
    <w:p w14:paraId="64A8EAE6" w14:textId="77777777" w:rsidR="007A2199" w:rsidDel="007A2199" w:rsidRDefault="007A2199">
      <w:pPr>
        <w:divId w:val="540290539"/>
        <w:rPr>
          <w:del w:id="2857" w:author="Bence" w:date="2017-05-21T17:06:00Z"/>
          <w:noProof/>
        </w:rPr>
      </w:pPr>
    </w:p>
    <w:p w14:paraId="06FC0E43" w14:textId="35D6E365" w:rsidR="003A47D7" w:rsidRPr="008B4639" w:rsidRDefault="007A2199" w:rsidP="007A2199">
      <w:ins w:id="2858" w:author="Bence" w:date="2017-05-21T17:00:00Z">
        <w:r>
          <w:fldChar w:fldCharType="end"/>
        </w:r>
      </w:ins>
    </w:p>
    <w:sectPr w:rsidR="003A47D7" w:rsidRPr="008B4639" w:rsidSect="001B34E3">
      <w:type w:val="continuous"/>
      <w:pgSz w:w="11906" w:h="16838"/>
      <w:pgMar w:top="899"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2" w:author="Predi" w:date="2017-05-16T10:10:00Z" w:initials="P">
    <w:p w14:paraId="2554825D" w14:textId="77777777" w:rsidR="000F181B" w:rsidRDefault="000F181B">
      <w:pPr>
        <w:pStyle w:val="Jegyzetszveg"/>
      </w:pPr>
      <w:r>
        <w:rPr>
          <w:rStyle w:val="Jegyzethivatkozs"/>
        </w:rPr>
        <w:annotationRef/>
      </w:r>
      <w:r>
        <w:t>még jobb, ha a rendszer gps/egyéb alapján érzékeli, hogy elindultunk</w:t>
      </w:r>
    </w:p>
  </w:comment>
  <w:comment w:id="323" w:author="Predi" w:date="2017-05-16T10:10:00Z" w:initials="P">
    <w:p w14:paraId="3619EB20" w14:textId="77777777" w:rsidR="000F181B" w:rsidRDefault="000F181B">
      <w:pPr>
        <w:pStyle w:val="Jegyzetszveg"/>
      </w:pPr>
      <w:r>
        <w:rPr>
          <w:rStyle w:val="Jegyzethivatkozs"/>
        </w:rPr>
        <w:annotationRef/>
      </w:r>
      <w:r>
        <w:t>ezt azért nem triviális érzékelni</w:t>
      </w:r>
    </w:p>
  </w:comment>
  <w:comment w:id="367" w:author="Predi" w:date="2017-05-16T10:10:00Z" w:initials="P">
    <w:p w14:paraId="7D5D4340" w14:textId="77777777" w:rsidR="000F181B" w:rsidRDefault="000F181B">
      <w:pPr>
        <w:pStyle w:val="Jegyzetszveg"/>
      </w:pPr>
      <w:r>
        <w:rPr>
          <w:rStyle w:val="Jegyzethivatkozs"/>
        </w:rPr>
        <w:annotationRef/>
      </w:r>
      <w:r>
        <w:t xml:space="preserve">már 1.5 </w:t>
      </w:r>
      <w:r>
        <w:sym w:font="Wingdings" w:char="F04A"/>
      </w:r>
    </w:p>
  </w:comment>
  <w:comment w:id="372" w:author="Predi" w:date="2017-05-16T10:10:00Z" w:initials="P">
    <w:p w14:paraId="7DE9DB6B" w14:textId="77777777" w:rsidR="000F181B" w:rsidRDefault="000F181B">
      <w:pPr>
        <w:pStyle w:val="Jegyzetszveg"/>
      </w:pPr>
      <w:r>
        <w:rPr>
          <w:rStyle w:val="Jegyzethivatkozs"/>
        </w:rPr>
        <w:annotationRef/>
      </w:r>
      <w:r>
        <w:t>érdemes megjegyezni, hogy a 8266-nak van egy új változata is, az esp32, de amikor elkezdted, az még nem volt elérhető</w:t>
      </w:r>
    </w:p>
  </w:comment>
  <w:comment w:id="398" w:author="Predi" w:date="2017-05-16T10:10:00Z" w:initials="P">
    <w:p w14:paraId="2A3E39AC" w14:textId="77777777" w:rsidR="000F181B" w:rsidRDefault="000F181B">
      <w:pPr>
        <w:pStyle w:val="Jegyzetszveg"/>
      </w:pPr>
      <w:r>
        <w:rPr>
          <w:rStyle w:val="Jegyzethivatkozs"/>
        </w:rPr>
        <w:annotationRef/>
      </w:r>
      <w:r>
        <w:t>ezt lehet érdemes kifejteni, hogy mit jelent. pl lábjegyzetben</w:t>
      </w:r>
    </w:p>
  </w:comment>
  <w:comment w:id="401" w:author="Predi" w:date="2017-05-16T10:10:00Z" w:initials="P">
    <w:p w14:paraId="30373A20" w14:textId="77777777" w:rsidR="000F181B" w:rsidRDefault="000F181B">
      <w:pPr>
        <w:pStyle w:val="Jegyzetszveg"/>
      </w:pPr>
      <w:r>
        <w:rPr>
          <w:rStyle w:val="Jegyzethivatkozs"/>
        </w:rPr>
        <w:annotationRef/>
      </w:r>
      <w:r>
        <w:t>akár magyarul is mehet: nyílt forráskódú</w:t>
      </w:r>
    </w:p>
  </w:comment>
  <w:comment w:id="409" w:author="Predi" w:date="2017-05-16T10:10:00Z" w:initials="P">
    <w:p w14:paraId="51BDB1C5" w14:textId="77777777" w:rsidR="000F181B" w:rsidRDefault="000F181B">
      <w:pPr>
        <w:pStyle w:val="Jegyzetszveg"/>
      </w:pPr>
      <w:r>
        <w:rPr>
          <w:rStyle w:val="Jegyzethivatkozs"/>
        </w:rPr>
        <w:annotationRef/>
      </w:r>
      <w:r>
        <w:t>a protokoll titkos vagy a forgalom rajta? kódtechből tudjuk, hogy a titkos protokoll nem nyújt védelmet</w:t>
      </w:r>
    </w:p>
  </w:comment>
  <w:comment w:id="410" w:author="Predi" w:date="2017-05-16T10:10:00Z" w:initials="P">
    <w:p w14:paraId="7559ABBA" w14:textId="77777777" w:rsidR="000F181B" w:rsidRDefault="000F181B">
      <w:pPr>
        <w:pStyle w:val="Jegyzetszveg"/>
      </w:pPr>
      <w:r>
        <w:rPr>
          <w:rStyle w:val="Jegyzethivatkozs"/>
        </w:rPr>
        <w:annotationRef/>
      </w:r>
      <w:r>
        <w:t>ezek az új eszközök szintén a saját márkás eszközök? ez esetben integrálhatóság helyett csatlakoztathatóságot írnék</w:t>
      </w:r>
    </w:p>
  </w:comment>
  <w:comment w:id="460" w:author="Predi" w:date="2017-05-16T10:10:00Z" w:initials="P">
    <w:p w14:paraId="0C1E049F" w14:textId="77777777" w:rsidR="000F181B" w:rsidRDefault="000F181B">
      <w:pPr>
        <w:pStyle w:val="Jegyzetszveg"/>
      </w:pPr>
      <w:r>
        <w:rPr>
          <w:rStyle w:val="Jegyzethivatkozs"/>
        </w:rPr>
        <w:annotationRef/>
      </w:r>
      <w:r>
        <w:t>fejts ki zárójelben</w:t>
      </w:r>
    </w:p>
  </w:comment>
  <w:comment w:id="461" w:author="Predi" w:date="2017-05-16T10:10:00Z" w:initials="P">
    <w:p w14:paraId="76A3F996" w14:textId="77777777" w:rsidR="000F181B" w:rsidRDefault="000F181B">
      <w:pPr>
        <w:pStyle w:val="Jegyzetszveg"/>
      </w:pPr>
      <w:r>
        <w:rPr>
          <w:rStyle w:val="Jegyzethivatkozs"/>
        </w:rPr>
        <w:annotationRef/>
      </w:r>
      <w:r>
        <w:t>a két dolog eléggé más kaliber: a z-wave egy szabvány a hue meg egy termék(család) nem?</w:t>
      </w:r>
    </w:p>
    <w:p w14:paraId="0BAAE7AE" w14:textId="77777777" w:rsidR="000F181B" w:rsidRDefault="000F181B">
      <w:pPr>
        <w:pStyle w:val="Jegyzetszveg"/>
      </w:pPr>
      <w:r>
        <w:t>javaslat: z-wave eszközök</w:t>
      </w:r>
    </w:p>
  </w:comment>
  <w:comment w:id="480" w:author="Predi" w:date="2017-05-16T10:10:00Z" w:initials="P">
    <w:p w14:paraId="3686BF2D" w14:textId="77777777" w:rsidR="000F181B" w:rsidRDefault="000F181B">
      <w:pPr>
        <w:pStyle w:val="Jegyzetszveg"/>
      </w:pPr>
      <w:r>
        <w:rPr>
          <w:rStyle w:val="Jegyzethivatkozs"/>
        </w:rPr>
        <w:annotationRef/>
      </w:r>
      <w:r>
        <w:t>inkább API vagy IDE váltás és hangsúlyozhatod, hogy ezek a te döntéseid.</w:t>
      </w:r>
    </w:p>
  </w:comment>
  <w:comment w:id="481" w:author="Predi" w:date="2017-05-16T10:10:00Z" w:initials="P">
    <w:p w14:paraId="6A60E754" w14:textId="77777777" w:rsidR="000F181B" w:rsidRDefault="000F181B">
      <w:pPr>
        <w:pStyle w:val="Jegyzetszveg"/>
      </w:pPr>
      <w:r>
        <w:rPr>
          <w:rStyle w:val="Jegyzethivatkozs"/>
        </w:rPr>
        <w:annotationRef/>
      </w:r>
      <w:r>
        <w:t>minden rövidítést kifejteni!</w:t>
      </w:r>
    </w:p>
  </w:comment>
  <w:comment w:id="489" w:author="Predi" w:date="2017-05-16T10:10:00Z" w:initials="P">
    <w:p w14:paraId="22977462" w14:textId="77777777" w:rsidR="000F181B" w:rsidRDefault="000F181B">
      <w:pPr>
        <w:pStyle w:val="Jegyzetszveg"/>
      </w:pPr>
      <w:r>
        <w:rPr>
          <w:rStyle w:val="Jegyzethivatkozs"/>
        </w:rPr>
        <w:annotationRef/>
      </w:r>
      <w:r>
        <w:t>szerintem az XML jobban áttekinthető…persze lehet rosszul olvasható XML-t és JSON-t is kitalálni</w:t>
      </w:r>
    </w:p>
  </w:comment>
  <w:comment w:id="604" w:author="Predi" w:date="2017-05-16T10:10:00Z" w:initials="P">
    <w:p w14:paraId="0CE09DCF" w14:textId="77777777" w:rsidR="000F181B" w:rsidRDefault="000F181B">
      <w:pPr>
        <w:pStyle w:val="Jegyzetszveg"/>
      </w:pPr>
      <w:r>
        <w:rPr>
          <w:rStyle w:val="Jegyzethivatkozs"/>
        </w:rPr>
        <w:annotationRef/>
      </w:r>
      <w:r>
        <w:t>ez egy kicsit sok helyet foglal, lehet hogy két hasábban jobb lenne</w:t>
      </w:r>
    </w:p>
  </w:comment>
  <w:comment w:id="892" w:author="Predi" w:date="2017-05-16T10:10:00Z" w:initials="P">
    <w:p w14:paraId="2012C01B" w14:textId="77777777" w:rsidR="000F181B" w:rsidRDefault="000F181B">
      <w:pPr>
        <w:pStyle w:val="Jegyzetszveg"/>
      </w:pPr>
      <w:r>
        <w:rPr>
          <w:rStyle w:val="Jegyzethivatkozs"/>
        </w:rPr>
        <w:annotationRef/>
      </w:r>
      <w:r>
        <w:t>ez elég rosszul hangzik: erőfeszítéssel</w:t>
      </w:r>
    </w:p>
  </w:comment>
  <w:comment w:id="917" w:author="Predi" w:date="2017-05-16T10:10:00Z" w:initials="P">
    <w:p w14:paraId="32D7A701" w14:textId="77777777" w:rsidR="000F181B" w:rsidRDefault="000F181B">
      <w:pPr>
        <w:pStyle w:val="Jegyzetszveg"/>
      </w:pPr>
      <w:r>
        <w:rPr>
          <w:rStyle w:val="Jegyzethivatkozs"/>
        </w:rPr>
        <w:annotationRef/>
      </w:r>
      <w:r>
        <w:t>külső mikrovezérlő nélküli standalone működés</w:t>
      </w:r>
    </w:p>
  </w:comment>
  <w:comment w:id="919" w:author="Predi" w:date="2017-05-16T10:10:00Z" w:initials="P">
    <w:p w14:paraId="162E97B9" w14:textId="77777777" w:rsidR="000F181B" w:rsidRDefault="000F181B">
      <w:pPr>
        <w:pStyle w:val="Jegyzetszveg"/>
      </w:pPr>
      <w:r>
        <w:rPr>
          <w:rStyle w:val="Jegyzethivatkozs"/>
        </w:rPr>
        <w:annotationRef/>
      </w:r>
      <w:r>
        <w:t>ne keverd a fogalmakat, illetve ha elkezdesz használni egyet, akkor maradj is meg mellett, nem kell sok szinonima a fogalmakról, mint egy szépirodalmi regénybe….</w:t>
      </w:r>
    </w:p>
  </w:comment>
  <w:comment w:id="926" w:author="Predi" w:date="2017-05-16T10:10:00Z" w:initials="P">
    <w:p w14:paraId="6D31BEE5" w14:textId="77777777" w:rsidR="000F181B" w:rsidRDefault="000F181B">
      <w:pPr>
        <w:pStyle w:val="Jegyzetszveg"/>
      </w:pPr>
      <w:r>
        <w:rPr>
          <w:rStyle w:val="Jegyzethivatkozs"/>
        </w:rPr>
        <w:annotationRef/>
      </w:r>
      <w:r>
        <w:t>firmware != platform != fejlesztőrendszer</w:t>
      </w:r>
    </w:p>
  </w:comment>
  <w:comment w:id="927" w:author="Predi" w:date="2017-05-16T10:10:00Z" w:initials="P">
    <w:p w14:paraId="28754437" w14:textId="77777777" w:rsidR="000F181B" w:rsidRDefault="000F181B">
      <w:pPr>
        <w:pStyle w:val="Jegyzetszveg"/>
      </w:pPr>
      <w:r>
        <w:rPr>
          <w:rStyle w:val="Jegyzethivatkozs"/>
        </w:rPr>
        <w:annotationRef/>
      </w:r>
      <w:r>
        <w:t>Főleg a nodemcu hibái/problémái miatt</w:t>
      </w:r>
    </w:p>
  </w:comment>
  <w:comment w:id="934" w:author="Predi" w:date="2017-05-16T10:10:00Z" w:initials="P">
    <w:p w14:paraId="226FB80A" w14:textId="77777777" w:rsidR="000F181B" w:rsidRDefault="000F181B">
      <w:pPr>
        <w:pStyle w:val="Jegyzetszveg"/>
      </w:pPr>
      <w:r>
        <w:rPr>
          <w:rStyle w:val="Jegyzethivatkozs"/>
        </w:rPr>
        <w:annotationRef/>
      </w:r>
      <w:r>
        <w:t>lásd fent</w:t>
      </w:r>
    </w:p>
  </w:comment>
  <w:comment w:id="935" w:author="Predi" w:date="2017-05-16T10:10:00Z" w:initials="P">
    <w:p w14:paraId="32F40E8E" w14:textId="77777777" w:rsidR="000F181B" w:rsidRDefault="000F181B">
      <w:pPr>
        <w:pStyle w:val="Jegyzetszveg"/>
      </w:pPr>
      <w:r>
        <w:rPr>
          <w:rStyle w:val="Jegyzethivatkozs"/>
        </w:rPr>
        <w:annotationRef/>
      </w:r>
      <w:r>
        <w:t>itt nem nyelvnek van nagyobb kifejezőereje, hanem a megírt fv. könyvtáraknak. Tehát nem írhatod azt hogy a C-nek nagyobb a kifejezőereje, mint a LUA-nak.</w:t>
      </w:r>
    </w:p>
  </w:comment>
  <w:comment w:id="958" w:author="Predi" w:date="2017-05-16T10:10:00Z" w:initials="P">
    <w:p w14:paraId="0D69BC7A" w14:textId="77777777" w:rsidR="000F181B" w:rsidRDefault="000F181B">
      <w:pPr>
        <w:pStyle w:val="Jegyzetszveg"/>
      </w:pPr>
      <w:r>
        <w:rPr>
          <w:rStyle w:val="Jegyzethivatkozs"/>
        </w:rPr>
        <w:annotationRef/>
      </w:r>
      <w:r>
        <w:t>eddig főleg egyes szám volt, maradjon is!</w:t>
      </w:r>
    </w:p>
  </w:comment>
  <w:comment w:id="961" w:author="Predi" w:date="2017-05-16T10:10:00Z" w:initials="P">
    <w:p w14:paraId="6CDAD39F" w14:textId="77777777" w:rsidR="000F181B" w:rsidRDefault="000F181B">
      <w:pPr>
        <w:pStyle w:val="Jegyzetszveg"/>
      </w:pPr>
      <w:r>
        <w:rPr>
          <w:rStyle w:val="Jegyzethivatkozs"/>
        </w:rPr>
        <w:annotationRef/>
      </w:r>
      <w:r>
        <w:t>hangsúlyoznám, hogy ebből egy db, több okosotthont is kiszolgál</w:t>
      </w:r>
    </w:p>
  </w:comment>
  <w:comment w:id="986" w:author="Predi" w:date="2017-05-16T10:31:00Z" w:initials="P">
    <w:p w14:paraId="26FA7B1F" w14:textId="77777777" w:rsidR="000F181B" w:rsidRDefault="000F181B" w:rsidP="00DE4C7F">
      <w:pPr>
        <w:pStyle w:val="Jegyzetszveg"/>
      </w:pPr>
      <w:r>
        <w:rPr>
          <w:rStyle w:val="Jegyzethivatkozs"/>
        </w:rPr>
        <w:annotationRef/>
      </w:r>
      <w:r>
        <w:t>kisbetű</w:t>
      </w:r>
    </w:p>
  </w:comment>
  <w:comment w:id="1668" w:author="Predi" w:date="2017-05-16T10:24:00Z" w:initials="P">
    <w:p w14:paraId="50CAB65C" w14:textId="77777777" w:rsidR="000F181B" w:rsidRDefault="000F181B">
      <w:pPr>
        <w:pStyle w:val="Jegyzetszveg"/>
      </w:pPr>
      <w:r>
        <w:rPr>
          <w:rStyle w:val="Jegyzethivatkozs"/>
        </w:rPr>
        <w:annotationRef/>
      </w:r>
      <w:r>
        <w:rPr>
          <w:rStyle w:val="Jegyzethivatkozs"/>
        </w:rPr>
        <w:annotationRef/>
      </w:r>
      <w:r>
        <w:t>legyen egységesen magyarul</w:t>
      </w:r>
    </w:p>
  </w:comment>
  <w:comment w:id="1674" w:author="Predi" w:date="2017-05-16T10:24:00Z" w:initials="P">
    <w:p w14:paraId="0BC2D02D" w14:textId="77777777" w:rsidR="000F181B" w:rsidRDefault="000F181B">
      <w:pPr>
        <w:pStyle w:val="Jegyzetszveg"/>
      </w:pPr>
      <w:r>
        <w:rPr>
          <w:rStyle w:val="Jegyzethivatkozs"/>
        </w:rPr>
        <w:annotationRef/>
      </w:r>
      <w:r>
        <w:t>az elején, az ábra alatt lehetne egy bekezdés arról, hogy miért ezt a topológiát találtad ki. miért kell a manager, stb…</w:t>
      </w:r>
    </w:p>
  </w:comment>
  <w:comment w:id="1800" w:author="Predi" w:date="2017-05-16T10:33:00Z" w:initials="P">
    <w:p w14:paraId="6C9E1669" w14:textId="77777777" w:rsidR="000F181B" w:rsidRDefault="000F181B">
      <w:pPr>
        <w:pStyle w:val="Jegyzetszveg"/>
      </w:pPr>
      <w:r>
        <w:rPr>
          <w:rStyle w:val="Jegyzethivatkozs"/>
        </w:rPr>
        <w:annotationRef/>
      </w:r>
      <w:r>
        <w:t xml:space="preserve">ezeket gondolom, majd elrendezed szépen </w:t>
      </w:r>
      <w:r>
        <w:sym w:font="Wingdings" w:char="F04A"/>
      </w:r>
    </w:p>
  </w:comment>
  <w:comment w:id="2710" w:author="Predi" w:date="2017-05-16T10:40:00Z" w:initials="P">
    <w:p w14:paraId="07CEB687" w14:textId="77777777" w:rsidR="000F181B" w:rsidRDefault="000F181B">
      <w:pPr>
        <w:pStyle w:val="Jegyzetszveg"/>
      </w:pPr>
      <w:r>
        <w:rPr>
          <w:rStyle w:val="Jegyzethivatkozs"/>
        </w:rPr>
        <w:annotationRef/>
      </w:r>
      <w:r>
        <w:t>diplomatervben ne próbáljunk meg eladni egy félkész rendszert. Persze majd leírhatod, hogy vannak hiányosságok, de nem így…</w:t>
      </w:r>
    </w:p>
  </w:comment>
  <w:comment w:id="2711" w:author="Predi" w:date="2017-05-16T10:42:00Z" w:initials="P">
    <w:p w14:paraId="203D209A" w14:textId="77777777" w:rsidR="000F181B" w:rsidRDefault="000F181B">
      <w:pPr>
        <w:pStyle w:val="Jegyzetszveg"/>
      </w:pPr>
      <w:r>
        <w:rPr>
          <w:rStyle w:val="Jegyzethivatkozs"/>
        </w:rPr>
        <w:annotationRef/>
      </w:r>
      <w:r>
        <w:t>vegyük alapvetőnek, hogy minden működik, ami nem azt majd leírod.</w:t>
      </w:r>
    </w:p>
  </w:comment>
  <w:comment w:id="2733" w:author="Predi" w:date="2017-05-16T10:34:00Z" w:initials="P">
    <w:p w14:paraId="64187954" w14:textId="77777777" w:rsidR="000F181B" w:rsidRDefault="000F181B">
      <w:pPr>
        <w:pStyle w:val="Jegyzetszveg"/>
      </w:pPr>
      <w:r>
        <w:rPr>
          <w:rStyle w:val="Jegyzethivatkozs"/>
        </w:rPr>
        <w:annotationRef/>
      </w:r>
      <w:r>
        <w:t>remélem lesznek!!!!! adatlapok, cikkek, stb….</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54825D" w15:done="0"/>
  <w15:commentEx w15:paraId="3619EB20" w15:done="0"/>
  <w15:commentEx w15:paraId="7D5D4340" w15:done="0"/>
  <w15:commentEx w15:paraId="7DE9DB6B" w15:done="0"/>
  <w15:commentEx w15:paraId="2A3E39AC" w15:done="0"/>
  <w15:commentEx w15:paraId="30373A20" w15:done="0"/>
  <w15:commentEx w15:paraId="51BDB1C5" w15:done="0"/>
  <w15:commentEx w15:paraId="7559ABBA" w15:done="0"/>
  <w15:commentEx w15:paraId="0C1E049F" w15:done="0"/>
  <w15:commentEx w15:paraId="0BAAE7AE" w15:done="0"/>
  <w15:commentEx w15:paraId="3686BF2D" w15:done="0"/>
  <w15:commentEx w15:paraId="6A60E754" w15:done="0"/>
  <w15:commentEx w15:paraId="22977462" w15:done="0"/>
  <w15:commentEx w15:paraId="0CE09DCF" w15:done="0"/>
  <w15:commentEx w15:paraId="2012C01B" w15:done="0"/>
  <w15:commentEx w15:paraId="32D7A701" w15:done="0"/>
  <w15:commentEx w15:paraId="162E97B9" w15:done="0"/>
  <w15:commentEx w15:paraId="6D31BEE5" w15:done="0"/>
  <w15:commentEx w15:paraId="28754437" w15:done="0"/>
  <w15:commentEx w15:paraId="226FB80A" w15:done="0"/>
  <w15:commentEx w15:paraId="32F40E8E" w15:done="0"/>
  <w15:commentEx w15:paraId="0D69BC7A" w15:done="0"/>
  <w15:commentEx w15:paraId="6CDAD39F" w15:done="0"/>
  <w15:commentEx w15:paraId="26FA7B1F" w15:done="0"/>
  <w15:commentEx w15:paraId="50CAB65C" w15:done="0"/>
  <w15:commentEx w15:paraId="0BC2D02D" w15:done="0"/>
  <w15:commentEx w15:paraId="6C9E1669" w15:done="0"/>
  <w15:commentEx w15:paraId="07CEB687" w15:done="0"/>
  <w15:commentEx w15:paraId="203D209A" w15:done="0"/>
  <w15:commentEx w15:paraId="641879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24E55" w14:textId="77777777" w:rsidR="00D95E94" w:rsidRDefault="00D95E94">
      <w:pPr>
        <w:spacing w:after="0" w:line="240" w:lineRule="auto"/>
      </w:pPr>
      <w:r>
        <w:separator/>
      </w:r>
    </w:p>
  </w:endnote>
  <w:endnote w:type="continuationSeparator" w:id="0">
    <w:p w14:paraId="6E563E67" w14:textId="77777777" w:rsidR="00D95E94" w:rsidRDefault="00D95E94">
      <w:pPr>
        <w:spacing w:after="0" w:line="240" w:lineRule="auto"/>
      </w:pPr>
      <w:r>
        <w:continuationSeparator/>
      </w:r>
    </w:p>
  </w:endnote>
  <w:endnote w:type="continuationNotice" w:id="1">
    <w:p w14:paraId="3C4D2810" w14:textId="77777777" w:rsidR="00D95E94" w:rsidRDefault="00D95E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7BC7E" w14:textId="77777777" w:rsidR="000F181B" w:rsidRDefault="000F181B">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52038" w14:textId="77777777" w:rsidR="00D95E94" w:rsidRDefault="00D95E94">
      <w:pPr>
        <w:spacing w:after="0" w:line="240" w:lineRule="auto"/>
      </w:pPr>
      <w:r>
        <w:separator/>
      </w:r>
    </w:p>
  </w:footnote>
  <w:footnote w:type="continuationSeparator" w:id="0">
    <w:p w14:paraId="69E42EB7" w14:textId="77777777" w:rsidR="00D95E94" w:rsidRDefault="00D95E94">
      <w:pPr>
        <w:spacing w:after="0" w:line="240" w:lineRule="auto"/>
      </w:pPr>
      <w:r>
        <w:continuationSeparator/>
      </w:r>
    </w:p>
  </w:footnote>
  <w:footnote w:type="continuationNotice" w:id="1">
    <w:p w14:paraId="622DC593" w14:textId="77777777" w:rsidR="00D95E94" w:rsidRDefault="00D95E94">
      <w:pPr>
        <w:spacing w:after="0" w:line="240" w:lineRule="auto"/>
      </w:pPr>
    </w:p>
  </w:footnote>
  <w:footnote w:id="2">
    <w:p w14:paraId="4647A7B3" w14:textId="4AFCBA23" w:rsidR="000F181B" w:rsidRDefault="000F181B">
      <w:pPr>
        <w:pStyle w:val="Lbjegyzetszveg"/>
      </w:pPr>
      <w:r>
        <w:rPr>
          <w:rStyle w:val="Lbjegyzet-hivatkozs"/>
        </w:rPr>
        <w:footnoteRef/>
      </w:r>
      <w:r>
        <w:t xml:space="preserve"> Global Positioning System, műhold alapú navigációs rendszer, a szolgáltatás a világ minden pontjáról a nap 24 órájában ingyenesen elérhető. </w:t>
      </w:r>
    </w:p>
  </w:footnote>
  <w:footnote w:id="3">
    <w:p w14:paraId="73FA5B0C" w14:textId="40EEC317" w:rsidR="000F181B" w:rsidRDefault="000F181B">
      <w:pPr>
        <w:pStyle w:val="Lbjegyzetszveg"/>
      </w:pPr>
      <w:r>
        <w:rPr>
          <w:rStyle w:val="Lbjegyzet-hivatkozs"/>
        </w:rPr>
        <w:footnoteRef/>
      </w:r>
      <w:r>
        <w:t xml:space="preserve"> </w:t>
      </w:r>
      <w:r w:rsidRPr="00E51EB6">
        <w:t xml:space="preserve">Az </w:t>
      </w:r>
      <w:r w:rsidRPr="005B45E2">
        <w:rPr>
          <w:bCs/>
        </w:rPr>
        <w:t>IEEE 802.11</w:t>
      </w:r>
      <w:r w:rsidRPr="00E51EB6">
        <w:t xml:space="preserve"> egy vezeték nélküli adatátviteli </w:t>
      </w:r>
      <w:r w:rsidRPr="005B45E2">
        <w:t>protokoll</w:t>
      </w:r>
      <w:r>
        <w:t>, mely</w:t>
      </w:r>
      <w:r w:rsidRPr="00E51EB6">
        <w:t xml:space="preserve"> </w:t>
      </w:r>
      <w:r>
        <w:t>a</w:t>
      </w:r>
      <w:r w:rsidRPr="00E51EB6">
        <w:t xml:space="preserve"> fizikai és az adatkapcsolati réteget definiálja.</w:t>
      </w:r>
      <w:r>
        <w:t xml:space="preserve"> A b/g/n változatok a sávszélesség és a használt rádiós frekvenciában térnek el.</w:t>
      </w:r>
    </w:p>
  </w:footnote>
  <w:footnote w:id="4">
    <w:p w14:paraId="5995A3E9" w14:textId="3CDB0A26" w:rsidR="000F181B" w:rsidRDefault="000F181B">
      <w:pPr>
        <w:pStyle w:val="Lbjegyzetszveg"/>
      </w:pPr>
      <w:r>
        <w:rPr>
          <w:rStyle w:val="Lbjegyzet-hivatkozs"/>
        </w:rPr>
        <w:footnoteRef/>
      </w:r>
      <w:r>
        <w:t xml:space="preserve"> </w:t>
      </w:r>
      <w:r w:rsidRPr="005B45E2">
        <w:rPr>
          <w:bCs/>
        </w:rPr>
        <w:t>Wi-Fi Protected Access</w:t>
      </w:r>
      <w:r>
        <w:rPr>
          <w:bCs/>
        </w:rPr>
        <w:t>, protokollok a vezeték nélküli hálózatok biztonságossá tételére</w:t>
      </w:r>
    </w:p>
  </w:footnote>
  <w:footnote w:id="5">
    <w:p w14:paraId="688F5195" w14:textId="0374C14D" w:rsidR="000F181B" w:rsidRDefault="000F181B">
      <w:pPr>
        <w:pStyle w:val="Lbjegyzetszveg"/>
      </w:pPr>
      <w:r>
        <w:rPr>
          <w:rStyle w:val="Lbjegyzet-hivatkozs"/>
        </w:rPr>
        <w:footnoteRef/>
      </w:r>
      <w:r>
        <w:t xml:space="preserve"> Kis</w:t>
      </w:r>
      <w:r w:rsidRPr="008236FB">
        <w:t xml:space="preserve"> hatótávolságú, adatcseréhez használt, nyílt, vezetéknélküli szabvány</w:t>
      </w:r>
    </w:p>
  </w:footnote>
  <w:footnote w:id="6">
    <w:p w14:paraId="147CB1D9" w14:textId="1DA0824D" w:rsidR="000F181B" w:rsidRDefault="000F181B">
      <w:pPr>
        <w:pStyle w:val="Lbjegyzetszveg"/>
      </w:pPr>
      <w:r>
        <w:rPr>
          <w:rStyle w:val="Lbjegyzet-hivatkozs"/>
        </w:rPr>
        <w:footnoteRef/>
      </w:r>
      <w:r>
        <w:t xml:space="preserve"> </w:t>
      </w:r>
      <w:r w:rsidRPr="00F145E0">
        <w:rPr>
          <w:bCs/>
        </w:rPr>
        <w:t>U</w:t>
      </w:r>
      <w:r w:rsidRPr="005B45E2">
        <w:rPr>
          <w:bCs/>
        </w:rPr>
        <w:t>niversal asynchronous receiver/transmitter</w:t>
      </w:r>
      <w:r>
        <w:rPr>
          <w:bCs/>
        </w:rPr>
        <w:t>, aszinkron soros átvitelre használt eszköz</w:t>
      </w:r>
    </w:p>
  </w:footnote>
  <w:footnote w:id="7">
    <w:p w14:paraId="619900E2" w14:textId="5AA6C4D3" w:rsidR="000F181B" w:rsidRPr="00F145E0" w:rsidRDefault="000F181B">
      <w:pPr>
        <w:pStyle w:val="Lbjegyzetszveg"/>
      </w:pPr>
      <w:r w:rsidRPr="00F145E0">
        <w:rPr>
          <w:rStyle w:val="Lbjegyzet-hivatkozs"/>
        </w:rPr>
        <w:footnoteRef/>
      </w:r>
      <w:r w:rsidRPr="00F145E0">
        <w:t xml:space="preserve"> </w:t>
      </w:r>
      <w:r w:rsidRPr="005B45E2">
        <w:rPr>
          <w:bCs/>
        </w:rPr>
        <w:t>Inter-Integrated Circuit</w:t>
      </w:r>
      <w:r>
        <w:rPr>
          <w:bCs/>
        </w:rPr>
        <w:t xml:space="preserve">, kétvezetékes szinkron adatátviteli rendszer. </w:t>
      </w:r>
    </w:p>
  </w:footnote>
  <w:footnote w:id="8">
    <w:p w14:paraId="03E1A36B" w14:textId="27C117CF" w:rsidR="000F181B" w:rsidRDefault="000F181B">
      <w:pPr>
        <w:pStyle w:val="Lbjegyzetszveg"/>
      </w:pPr>
      <w:r>
        <w:rPr>
          <w:rStyle w:val="Lbjegyzet-hivatkozs"/>
        </w:rPr>
        <w:footnoteRef/>
      </w:r>
      <w:r>
        <w:t xml:space="preserve"> A bistabil relé egy olyan kapcsoló, mely csak a nyitott és zárt állapot közötti váltáshoz igényel energiát, az aktuális állapotot képes korlátlan ideig megőrizni</w:t>
      </w:r>
    </w:p>
  </w:footnote>
  <w:footnote w:id="9">
    <w:p w14:paraId="2DC2854B" w14:textId="3EF2F88D" w:rsidR="000F181B" w:rsidRDefault="000F181B">
      <w:pPr>
        <w:pStyle w:val="Lbjegyzetszveg"/>
      </w:pPr>
      <w:r>
        <w:rPr>
          <w:rStyle w:val="Lbjegyzet-hivatkozs"/>
        </w:rPr>
        <w:footnoteRef/>
      </w:r>
      <w:r>
        <w:t xml:space="preserve"> Magyarul ritkán szokták fénykibocsátó diódának is nevezni</w:t>
      </w:r>
    </w:p>
  </w:footnote>
  <w:footnote w:id="10">
    <w:p w14:paraId="17A2115D" w14:textId="77777777" w:rsidR="000F181B" w:rsidRDefault="000F181B" w:rsidP="00F145E0">
      <w:pPr>
        <w:pStyle w:val="Lbjegyzetszveg"/>
      </w:pPr>
      <w:r>
        <w:rPr>
          <w:rStyle w:val="Lbjegyzet-hivatkozs"/>
        </w:rPr>
        <w:footnoteRef/>
      </w:r>
      <w:r>
        <w:t xml:space="preserve"> Az Xtend egy általános célú magas szintű programozási nyelv, mely a Java nyelvből indul ki, kiegészítve azt extra funkciókkal, mint az opcionális típushasználat, objektumok dinamikus kiterjesztése vagy az operátor túlterhelés.</w:t>
      </w:r>
    </w:p>
  </w:footnote>
  <w:footnote w:id="11">
    <w:p w14:paraId="086B1293" w14:textId="565E6765" w:rsidR="000F181B" w:rsidRDefault="000F181B">
      <w:pPr>
        <w:pStyle w:val="Lbjegyzetszveg"/>
      </w:pPr>
      <w:r>
        <w:rPr>
          <w:rStyle w:val="Lbjegyzet-hivatkozs"/>
        </w:rPr>
        <w:footnoteRef/>
      </w:r>
      <w:r>
        <w:t xml:space="preserve"> </w:t>
      </w:r>
      <w:r w:rsidRPr="001C0206">
        <w:t xml:space="preserve">Network Attached Storage, azaz a hálózatra csatolt tároló. A NAS egy </w:t>
      </w:r>
      <w:r>
        <w:t>fájl</w:t>
      </w:r>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12">
    <w:p w14:paraId="0EB43EF6" w14:textId="77777777" w:rsidR="000F181B" w:rsidRDefault="000F181B">
      <w:pPr>
        <w:pStyle w:val="Lbjegyzetszveg"/>
      </w:pPr>
      <w:r>
        <w:rPr>
          <w:rStyle w:val="Lbjegyzet-hivatkozs"/>
        </w:rPr>
        <w:footnoteRef/>
      </w:r>
      <w:r>
        <w:t xml:space="preserve"> A Blocky egy vizuális fejlesztőeszköz, melyet a Google készített. Használói vezérlési szerkezeteket reprezentáló blokkok egymáshoz illesztésével tudnak algoritmusokat, és végső soron programokat írni.</w:t>
      </w:r>
    </w:p>
  </w:footnote>
  <w:footnote w:id="13">
    <w:p w14:paraId="19ABD2F3" w14:textId="5E7E70AF" w:rsidR="000F181B" w:rsidRDefault="000F181B">
      <w:pPr>
        <w:pStyle w:val="Lbjegyzetszveg"/>
      </w:pPr>
      <w:ins w:id="485" w:author="Bence" w:date="2017-05-21T17:28:00Z">
        <w:r>
          <w:rPr>
            <w:rStyle w:val="Lbjegyzet-hivatkozs"/>
          </w:rPr>
          <w:footnoteRef/>
        </w:r>
        <w:r>
          <w:t xml:space="preserve"> </w:t>
        </w:r>
        <w:r w:rsidRPr="00C47C93">
          <w:rPr>
            <w:rPrChange w:id="486" w:author="Bence" w:date="2017-05-21T17:28:00Z">
              <w:rPr>
                <w:rFonts w:ascii="Arial" w:hAnsi="Arial" w:cs="Arial"/>
                <w:b/>
                <w:bCs/>
                <w:color w:val="222222"/>
                <w:sz w:val="21"/>
                <w:szCs w:val="21"/>
                <w:shd w:val="clear" w:color="auto" w:fill="FFFFFF"/>
              </w:rPr>
            </w:rPrChange>
          </w:rPr>
          <w:t>Extensible</w:t>
        </w:r>
        <w:r>
          <w:rPr>
            <w:rFonts w:ascii="Arial" w:hAnsi="Arial" w:cs="Arial"/>
            <w:b/>
            <w:bCs/>
            <w:color w:val="222222"/>
            <w:sz w:val="21"/>
            <w:szCs w:val="21"/>
            <w:shd w:val="clear" w:color="auto" w:fill="FFFFFF"/>
          </w:rPr>
          <w:t xml:space="preserve"> </w:t>
        </w:r>
        <w:r w:rsidRPr="00C47C93">
          <w:rPr>
            <w:rPrChange w:id="487" w:author="Bence" w:date="2017-05-21T17:29:00Z">
              <w:rPr>
                <w:rFonts w:ascii="Arial" w:hAnsi="Arial" w:cs="Arial"/>
                <w:b/>
                <w:bCs/>
                <w:color w:val="222222"/>
                <w:sz w:val="21"/>
                <w:szCs w:val="21"/>
                <w:shd w:val="clear" w:color="auto" w:fill="FFFFFF"/>
              </w:rPr>
            </w:rPrChange>
          </w:rPr>
          <w:t>Markup Language</w:t>
        </w:r>
      </w:ins>
      <w:ins w:id="488" w:author="Bence" w:date="2017-05-21T17:29:00Z">
        <w:r>
          <w:t>, egy másik leíró nyelv szintén adatok struktúrált tárolására</w:t>
        </w:r>
      </w:ins>
    </w:p>
  </w:footnote>
  <w:footnote w:id="14">
    <w:p w14:paraId="33E027A1" w14:textId="77777777" w:rsidR="000F181B" w:rsidRDefault="000F181B">
      <w:pPr>
        <w:pStyle w:val="Lbjegyzetszveg"/>
      </w:pPr>
      <w:r>
        <w:rPr>
          <w:rStyle w:val="Lbjegyzet-hivatkozs"/>
        </w:rPr>
        <w:footnoteRef/>
      </w:r>
      <w:r>
        <w:t xml:space="preserve"> Az asszociatív tömb (angolul map vagy dictionary) adatszerkezet kulcs-érték párokat tartalmaz, ahol egy kulcshoz pontosan egy érték tartozik.</w:t>
      </w:r>
    </w:p>
  </w:footnote>
  <w:footnote w:id="15">
    <w:p w14:paraId="395D112C" w14:textId="77777777" w:rsidR="000F181B" w:rsidRDefault="000F181B">
      <w:pPr>
        <w:pStyle w:val="Lbjegyzetszveg"/>
      </w:pPr>
      <w:r>
        <w:rPr>
          <w:rStyle w:val="Lbjegyzet-hivatkozs"/>
        </w:rPr>
        <w:footnoteRef/>
      </w:r>
      <w:r>
        <w:t xml:space="preserve"> </w:t>
      </w:r>
      <w:r w:rsidRPr="00B961B0">
        <w:t>Cascading Style Sheets</w:t>
      </w:r>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dokumentumok megjelenését írja le.</w:t>
      </w:r>
    </w:p>
  </w:footnote>
  <w:footnote w:id="16">
    <w:p w14:paraId="3C8FE5EA" w14:textId="32B0237A" w:rsidR="000F181B" w:rsidRDefault="000F181B">
      <w:pPr>
        <w:pStyle w:val="Lbjegyzetszveg"/>
      </w:pPr>
      <w:r>
        <w:rPr>
          <w:rStyle w:val="Lbjegyzet-hivatkozs"/>
        </w:rPr>
        <w:footnoteRef/>
      </w:r>
      <w:r>
        <w:t xml:space="preserve"> Real Time Operation System, olyan operációs rendszer architektúra, ahol az egyes eseménykezelőknek meghatározott időn belül kötelezően le kell futnia. </w:t>
      </w:r>
    </w:p>
  </w:footnote>
  <w:footnote w:id="17">
    <w:p w14:paraId="00E3DD29" w14:textId="0DD7323D" w:rsidR="000F181B" w:rsidRDefault="000F181B">
      <w:pPr>
        <w:pStyle w:val="Lbjegyzetszveg"/>
      </w:pPr>
      <w:r>
        <w:rPr>
          <w:rStyle w:val="Lbjegyzet-hivatkozs"/>
        </w:rPr>
        <w:footnoteRef/>
      </w:r>
      <w:r>
        <w:t xml:space="preserve"> A FreeRTOS egy népszerű RTOS kernel beágyazott eszközökre írva</w:t>
      </w:r>
    </w:p>
  </w:footnote>
  <w:footnote w:id="18">
    <w:p w14:paraId="37247460" w14:textId="2A5FD853" w:rsidR="000F181B" w:rsidRDefault="000F181B">
      <w:pPr>
        <w:pStyle w:val="Lbjegyzetszveg"/>
      </w:pPr>
      <w:r>
        <w:rPr>
          <w:rStyle w:val="Lbjegyzet-hivatkozs"/>
        </w:rPr>
        <w:footnoteRef/>
      </w:r>
      <w:r>
        <w:t xml:space="preserve"> Simple Service Discovery Protocoll, egy hálózati protokoll hálózati szolgáltatások felderítésére és jelenlétének közzétételére</w:t>
      </w:r>
    </w:p>
  </w:footnote>
  <w:footnote w:id="19">
    <w:p w14:paraId="1F2E1E04" w14:textId="0942D979" w:rsidR="000F181B" w:rsidRDefault="000F181B">
      <w:pPr>
        <w:pStyle w:val="Lbjegyzetszveg"/>
      </w:pPr>
      <w:ins w:id="1176" w:author="Bence" w:date="2017-05-20T13:25:00Z">
        <w:r>
          <w:rPr>
            <w:rStyle w:val="Lbjegyzet-hivatkozs"/>
          </w:rPr>
          <w:footnoteRef/>
        </w:r>
        <w:r>
          <w:t xml:space="preserve"> Real time clock</w:t>
        </w:r>
      </w:ins>
      <w:ins w:id="1177" w:author="Bence" w:date="2017-05-20T13:26:00Z">
        <w:r>
          <w:t>, az eszköz belső</w:t>
        </w:r>
      </w:ins>
      <w:ins w:id="1178" w:author="Bence" w:date="2017-05-20T13:27:00Z">
        <w:r>
          <w:t xml:space="preserve"> órája, mely nem egyezik meg a rendszer órával, utóbbi egy szoftveres óra, mely az indítás óta eltelt időt jelzi</w:t>
        </w:r>
      </w:ins>
    </w:p>
  </w:footnote>
  <w:footnote w:id="20">
    <w:p w14:paraId="6DFAB412" w14:textId="30F1EC6C" w:rsidR="000F181B" w:rsidRDefault="000F181B">
      <w:pPr>
        <w:pStyle w:val="Lbjegyzetszveg"/>
      </w:pPr>
      <w:ins w:id="1229" w:author="Bence" w:date="2017-05-20T13:09:00Z">
        <w:r>
          <w:rPr>
            <w:rStyle w:val="Lbjegyzet-hivatkozs"/>
          </w:rPr>
          <w:footnoteRef/>
        </w:r>
        <w:r>
          <w:t xml:space="preserve"> Delivery Traffic Indication Message, a kliens felé az AP-tól érkező üzenet, jelezve, hogy </w:t>
        </w:r>
      </w:ins>
      <w:ins w:id="1230" w:author="Bence" w:date="2017-05-20T13:10:00Z">
        <w:r>
          <w:t>a kliens számára egy hálózati csomag kézbesítésre vár</w:t>
        </w:r>
      </w:ins>
    </w:p>
  </w:footnote>
  <w:footnote w:id="21">
    <w:p w14:paraId="5B7CD876" w14:textId="7B76DEBE" w:rsidR="000F181B" w:rsidRDefault="000F181B">
      <w:pPr>
        <w:pStyle w:val="Lbjegyzetszveg"/>
      </w:pPr>
      <w:ins w:id="1981" w:author="Bence" w:date="2017-05-21T01:04:00Z">
        <w:r>
          <w:rPr>
            <w:rStyle w:val="Lbjegyzet-hivatkozs"/>
          </w:rPr>
          <w:footnoteRef/>
        </w:r>
        <w:r>
          <w:t xml:space="preserve"> </w:t>
        </w:r>
        <w:r w:rsidRPr="00EC321E">
          <w:rPr>
            <w:iCs/>
            <w:rPrChange w:id="1982" w:author="Bence" w:date="2017-05-21T01:04:00Z">
              <w:rPr>
                <w:i/>
                <w:iCs/>
              </w:rPr>
            </w:rPrChange>
          </w:rPr>
          <w:t>Media Access Control</w:t>
        </w:r>
        <w:r>
          <w:rPr>
            <w:iCs/>
          </w:rPr>
          <w:t>, 12 hex</w:t>
        </w:r>
      </w:ins>
      <w:ins w:id="1983" w:author="Bence" w:date="2017-05-21T01:20:00Z">
        <w:r>
          <w:rPr>
            <w:iCs/>
          </w:rPr>
          <w:t>a</w:t>
        </w:r>
      </w:ins>
      <w:ins w:id="1984" w:author="Bence" w:date="2017-05-21T01:04:00Z">
        <w:r>
          <w:rPr>
            <w:iCs/>
          </w:rPr>
          <w:t>decimális számjegyből álló egyedi azonosító</w:t>
        </w:r>
      </w:ins>
    </w:p>
  </w:footnote>
  <w:footnote w:id="22">
    <w:p w14:paraId="0148358A" w14:textId="1D5CC0D7" w:rsidR="000F181B" w:rsidRDefault="000F181B">
      <w:pPr>
        <w:pStyle w:val="Lbjegyzetszveg"/>
      </w:pPr>
      <w:ins w:id="2422" w:author="Bence" w:date="2017-05-21T13:56:00Z">
        <w:r>
          <w:rPr>
            <w:rStyle w:val="Lbjegyzet-hivatkozs"/>
          </w:rPr>
          <w:footnoteRef/>
        </w:r>
        <w:r>
          <w:t xml:space="preserve"> Virtual private server, jellemzően nagy teljesítményű fizikai gépen létrehozott virtuális gép.</w:t>
        </w:r>
      </w:ins>
      <w:ins w:id="2423" w:author="Bence" w:date="2017-05-21T13:57:00Z">
        <w:r>
          <w:t xml:space="preserve"> A</w:t>
        </w:r>
      </w:ins>
      <w:ins w:id="2424" w:author="Bence" w:date="2017-05-21T13:58:00Z">
        <w:r>
          <w:t>VPS egy nagyon népszerű szolgáltatás, mivel saját</w:t>
        </w:r>
      </w:ins>
      <w:ins w:id="2425" w:author="Bence" w:date="2017-05-21T13:59:00Z">
        <w:r>
          <w:t xml:space="preserve"> fizikai</w:t>
        </w:r>
      </w:ins>
      <w:ins w:id="2426" w:author="Bence" w:date="2017-05-21T13:58:00Z">
        <w:r>
          <w:t xml:space="preserve"> szerver üzemeltetéséhez képest viszonylag olcsón lehet saját, e</w:t>
        </w:r>
      </w:ins>
      <w:ins w:id="2427" w:author="Bence" w:date="2017-05-21T13:59:00Z">
        <w:r>
          <w:t>gyedi IP címmel rendelkező szerverhez jutni, melyen a fizikai géphez hasonlóan teljesen saját környezetet alakíthatnak ki a felhasználók</w:t>
        </w:r>
      </w:ins>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0CBF3412"/>
    <w:multiLevelType w:val="hybridMultilevel"/>
    <w:tmpl w:val="B5B0ABE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157D8E"/>
    <w:multiLevelType w:val="hybridMultilevel"/>
    <w:tmpl w:val="F6584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6B37ED"/>
    <w:multiLevelType w:val="hybridMultilevel"/>
    <w:tmpl w:val="A09AE6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9" w15:restartNumberingAfterBreak="0">
    <w:nsid w:val="17B3766C"/>
    <w:multiLevelType w:val="hybridMultilevel"/>
    <w:tmpl w:val="C356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A856FE7"/>
    <w:multiLevelType w:val="hybridMultilevel"/>
    <w:tmpl w:val="A05ED0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8668AF"/>
    <w:multiLevelType w:val="hybridMultilevel"/>
    <w:tmpl w:val="A7D878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3C5C6683"/>
    <w:multiLevelType w:val="multilevel"/>
    <w:tmpl w:val="0F3E19F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1854"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5"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6"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7"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20" w15:restartNumberingAfterBreak="0">
    <w:nsid w:val="5AC87A37"/>
    <w:multiLevelType w:val="hybridMultilevel"/>
    <w:tmpl w:val="C4068E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1FA7507"/>
    <w:multiLevelType w:val="hybridMultilevel"/>
    <w:tmpl w:val="9CCEFB9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DE3714F"/>
    <w:multiLevelType w:val="hybridMultilevel"/>
    <w:tmpl w:val="53821F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1B50B2B"/>
    <w:multiLevelType w:val="hybridMultilevel"/>
    <w:tmpl w:val="2C148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3880A49"/>
    <w:multiLevelType w:val="hybridMultilevel"/>
    <w:tmpl w:val="97DC5F5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3"/>
  </w:num>
  <w:num w:numId="3">
    <w:abstractNumId w:val="3"/>
  </w:num>
  <w:num w:numId="4">
    <w:abstractNumId w:val="2"/>
  </w:num>
  <w:num w:numId="5">
    <w:abstractNumId w:val="17"/>
  </w:num>
  <w:num w:numId="6">
    <w:abstractNumId w:val="16"/>
  </w:num>
  <w:num w:numId="7">
    <w:abstractNumId w:val="8"/>
  </w:num>
  <w:num w:numId="8">
    <w:abstractNumId w:val="29"/>
  </w:num>
  <w:num w:numId="9">
    <w:abstractNumId w:val="24"/>
  </w:num>
  <w:num w:numId="10">
    <w:abstractNumId w:val="18"/>
  </w:num>
  <w:num w:numId="11">
    <w:abstractNumId w:val="1"/>
  </w:num>
  <w:num w:numId="12">
    <w:abstractNumId w:val="27"/>
  </w:num>
  <w:num w:numId="13">
    <w:abstractNumId w:val="4"/>
  </w:num>
  <w:num w:numId="14">
    <w:abstractNumId w:val="13"/>
  </w:num>
  <w:num w:numId="15">
    <w:abstractNumId w:val="19"/>
  </w:num>
  <w:num w:numId="16">
    <w:abstractNumId w:val="14"/>
  </w:num>
  <w:num w:numId="17">
    <w:abstractNumId w:val="10"/>
  </w:num>
  <w:num w:numId="18">
    <w:abstractNumId w:val="6"/>
  </w:num>
  <w:num w:numId="19">
    <w:abstractNumId w:val="15"/>
  </w:num>
  <w:num w:numId="20">
    <w:abstractNumId w:val="22"/>
  </w:num>
  <w:num w:numId="21">
    <w:abstractNumId w:val="9"/>
  </w:num>
  <w:num w:numId="22">
    <w:abstractNumId w:val="21"/>
  </w:num>
  <w:num w:numId="23">
    <w:abstractNumId w:val="20"/>
  </w:num>
  <w:num w:numId="24">
    <w:abstractNumId w:val="12"/>
  </w:num>
  <w:num w:numId="25">
    <w:abstractNumId w:val="25"/>
  </w:num>
  <w:num w:numId="26">
    <w:abstractNumId w:val="7"/>
  </w:num>
  <w:num w:numId="27">
    <w:abstractNumId w:val="28"/>
  </w:num>
  <w:num w:numId="28">
    <w:abstractNumId w:val="5"/>
  </w:num>
  <w:num w:numId="29">
    <w:abstractNumId w:val="26"/>
  </w:num>
  <w:num w:numId="30">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ce">
    <w15:presenceInfo w15:providerId="None" w15:userId="B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78E"/>
    <w:rsid w:val="00001C78"/>
    <w:rsid w:val="00006C23"/>
    <w:rsid w:val="0001518D"/>
    <w:rsid w:val="00016D37"/>
    <w:rsid w:val="00030002"/>
    <w:rsid w:val="00041776"/>
    <w:rsid w:val="000460EB"/>
    <w:rsid w:val="00054DE2"/>
    <w:rsid w:val="000701CE"/>
    <w:rsid w:val="00074B30"/>
    <w:rsid w:val="00077BD1"/>
    <w:rsid w:val="00080A5C"/>
    <w:rsid w:val="00081299"/>
    <w:rsid w:val="00081CFB"/>
    <w:rsid w:val="00082B0D"/>
    <w:rsid w:val="00085478"/>
    <w:rsid w:val="000B05CD"/>
    <w:rsid w:val="000B6133"/>
    <w:rsid w:val="000B6D0F"/>
    <w:rsid w:val="000B7D9A"/>
    <w:rsid w:val="000C61C4"/>
    <w:rsid w:val="000D1DD4"/>
    <w:rsid w:val="000D58FA"/>
    <w:rsid w:val="000E38CE"/>
    <w:rsid w:val="000E627E"/>
    <w:rsid w:val="000F181B"/>
    <w:rsid w:val="000F2911"/>
    <w:rsid w:val="000F29EE"/>
    <w:rsid w:val="000F3D5F"/>
    <w:rsid w:val="000F4B8E"/>
    <w:rsid w:val="00110448"/>
    <w:rsid w:val="0011511F"/>
    <w:rsid w:val="001176F3"/>
    <w:rsid w:val="001268E0"/>
    <w:rsid w:val="0013421E"/>
    <w:rsid w:val="00135461"/>
    <w:rsid w:val="00140FCF"/>
    <w:rsid w:val="00142C0A"/>
    <w:rsid w:val="00152414"/>
    <w:rsid w:val="001562FC"/>
    <w:rsid w:val="00157C47"/>
    <w:rsid w:val="001609E5"/>
    <w:rsid w:val="001663A7"/>
    <w:rsid w:val="001700F0"/>
    <w:rsid w:val="001734F0"/>
    <w:rsid w:val="00176479"/>
    <w:rsid w:val="001815AE"/>
    <w:rsid w:val="0018494B"/>
    <w:rsid w:val="00187F34"/>
    <w:rsid w:val="0019031B"/>
    <w:rsid w:val="00192ED5"/>
    <w:rsid w:val="00195E1D"/>
    <w:rsid w:val="001967B9"/>
    <w:rsid w:val="001968C4"/>
    <w:rsid w:val="001A6546"/>
    <w:rsid w:val="001A7DB8"/>
    <w:rsid w:val="001B34E3"/>
    <w:rsid w:val="001C0206"/>
    <w:rsid w:val="001C403A"/>
    <w:rsid w:val="001C6D0E"/>
    <w:rsid w:val="001C78C3"/>
    <w:rsid w:val="001D1740"/>
    <w:rsid w:val="001E37DC"/>
    <w:rsid w:val="00204BAD"/>
    <w:rsid w:val="00210B03"/>
    <w:rsid w:val="002123C5"/>
    <w:rsid w:val="00222B69"/>
    <w:rsid w:val="002245DB"/>
    <w:rsid w:val="00230FC3"/>
    <w:rsid w:val="00235A49"/>
    <w:rsid w:val="002360F0"/>
    <w:rsid w:val="00252D66"/>
    <w:rsid w:val="002547A5"/>
    <w:rsid w:val="00262B36"/>
    <w:rsid w:val="00275064"/>
    <w:rsid w:val="002818C5"/>
    <w:rsid w:val="00281A0F"/>
    <w:rsid w:val="002834F6"/>
    <w:rsid w:val="002945BC"/>
    <w:rsid w:val="002A1EE8"/>
    <w:rsid w:val="002B38D3"/>
    <w:rsid w:val="002B6469"/>
    <w:rsid w:val="002C72E9"/>
    <w:rsid w:val="002D047A"/>
    <w:rsid w:val="002E02AF"/>
    <w:rsid w:val="002E09DD"/>
    <w:rsid w:val="002E55EF"/>
    <w:rsid w:val="002F417B"/>
    <w:rsid w:val="00301D50"/>
    <w:rsid w:val="00302D35"/>
    <w:rsid w:val="00304A81"/>
    <w:rsid w:val="00307ABA"/>
    <w:rsid w:val="003162AB"/>
    <w:rsid w:val="0032554A"/>
    <w:rsid w:val="003365B7"/>
    <w:rsid w:val="00340859"/>
    <w:rsid w:val="0034611A"/>
    <w:rsid w:val="00347E9A"/>
    <w:rsid w:val="003525F7"/>
    <w:rsid w:val="0035662A"/>
    <w:rsid w:val="003615E2"/>
    <w:rsid w:val="003676DB"/>
    <w:rsid w:val="00370225"/>
    <w:rsid w:val="00370DF0"/>
    <w:rsid w:val="0037742F"/>
    <w:rsid w:val="00380927"/>
    <w:rsid w:val="00395100"/>
    <w:rsid w:val="00395657"/>
    <w:rsid w:val="003A3EE6"/>
    <w:rsid w:val="003A4079"/>
    <w:rsid w:val="003A4433"/>
    <w:rsid w:val="003A47D7"/>
    <w:rsid w:val="003A7B0F"/>
    <w:rsid w:val="003B7ADC"/>
    <w:rsid w:val="003B7BB2"/>
    <w:rsid w:val="003C7EC5"/>
    <w:rsid w:val="003D247E"/>
    <w:rsid w:val="003D43C1"/>
    <w:rsid w:val="003E46B6"/>
    <w:rsid w:val="003E4C74"/>
    <w:rsid w:val="003E652E"/>
    <w:rsid w:val="003E6E39"/>
    <w:rsid w:val="00401C5E"/>
    <w:rsid w:val="00421836"/>
    <w:rsid w:val="004218E2"/>
    <w:rsid w:val="004260FD"/>
    <w:rsid w:val="0043009F"/>
    <w:rsid w:val="004357F7"/>
    <w:rsid w:val="004408AC"/>
    <w:rsid w:val="00441886"/>
    <w:rsid w:val="0044704C"/>
    <w:rsid w:val="00447240"/>
    <w:rsid w:val="0044747A"/>
    <w:rsid w:val="00447630"/>
    <w:rsid w:val="00455D89"/>
    <w:rsid w:val="004652F9"/>
    <w:rsid w:val="00470A53"/>
    <w:rsid w:val="00470FAE"/>
    <w:rsid w:val="00471BD0"/>
    <w:rsid w:val="004752C9"/>
    <w:rsid w:val="00480957"/>
    <w:rsid w:val="00481A1E"/>
    <w:rsid w:val="004839C3"/>
    <w:rsid w:val="00494786"/>
    <w:rsid w:val="00495CA1"/>
    <w:rsid w:val="00495CE9"/>
    <w:rsid w:val="004A63CD"/>
    <w:rsid w:val="004B547C"/>
    <w:rsid w:val="004C0F92"/>
    <w:rsid w:val="004C11A7"/>
    <w:rsid w:val="004C2ABD"/>
    <w:rsid w:val="004C5434"/>
    <w:rsid w:val="004D27D4"/>
    <w:rsid w:val="004D2A4A"/>
    <w:rsid w:val="004E17CA"/>
    <w:rsid w:val="004E4F7B"/>
    <w:rsid w:val="004E5238"/>
    <w:rsid w:val="004E5C39"/>
    <w:rsid w:val="004E7587"/>
    <w:rsid w:val="004F2F89"/>
    <w:rsid w:val="004F4D61"/>
    <w:rsid w:val="0050100D"/>
    <w:rsid w:val="00511976"/>
    <w:rsid w:val="005140E9"/>
    <w:rsid w:val="0051451F"/>
    <w:rsid w:val="00516E0F"/>
    <w:rsid w:val="0052042C"/>
    <w:rsid w:val="00525358"/>
    <w:rsid w:val="005422CF"/>
    <w:rsid w:val="00545D63"/>
    <w:rsid w:val="00547C75"/>
    <w:rsid w:val="00554C83"/>
    <w:rsid w:val="00554D28"/>
    <w:rsid w:val="005629FE"/>
    <w:rsid w:val="005704E6"/>
    <w:rsid w:val="00586C59"/>
    <w:rsid w:val="00586F2E"/>
    <w:rsid w:val="00591B94"/>
    <w:rsid w:val="005A1823"/>
    <w:rsid w:val="005A364C"/>
    <w:rsid w:val="005B45E2"/>
    <w:rsid w:val="005B4C76"/>
    <w:rsid w:val="005B5D5B"/>
    <w:rsid w:val="005C4126"/>
    <w:rsid w:val="005C4CA5"/>
    <w:rsid w:val="005D3D0F"/>
    <w:rsid w:val="005D67D0"/>
    <w:rsid w:val="005E3854"/>
    <w:rsid w:val="005E5594"/>
    <w:rsid w:val="005E6AC0"/>
    <w:rsid w:val="005F45E1"/>
    <w:rsid w:val="00603F1F"/>
    <w:rsid w:val="00604AE8"/>
    <w:rsid w:val="00605830"/>
    <w:rsid w:val="006415DF"/>
    <w:rsid w:val="0064170B"/>
    <w:rsid w:val="00641DBD"/>
    <w:rsid w:val="00644949"/>
    <w:rsid w:val="006479C1"/>
    <w:rsid w:val="0065500B"/>
    <w:rsid w:val="00655CFA"/>
    <w:rsid w:val="00671BE9"/>
    <w:rsid w:val="00681E99"/>
    <w:rsid w:val="006825D9"/>
    <w:rsid w:val="006864C8"/>
    <w:rsid w:val="0069734C"/>
    <w:rsid w:val="00697716"/>
    <w:rsid w:val="006A0B94"/>
    <w:rsid w:val="006A58FD"/>
    <w:rsid w:val="006B24C1"/>
    <w:rsid w:val="006D00E7"/>
    <w:rsid w:val="006E0FDB"/>
    <w:rsid w:val="006E3C9A"/>
    <w:rsid w:val="006F2DF5"/>
    <w:rsid w:val="007132F0"/>
    <w:rsid w:val="00717C5F"/>
    <w:rsid w:val="00717D22"/>
    <w:rsid w:val="007250EB"/>
    <w:rsid w:val="00735204"/>
    <w:rsid w:val="00736F62"/>
    <w:rsid w:val="007410BA"/>
    <w:rsid w:val="007474AA"/>
    <w:rsid w:val="00750F4A"/>
    <w:rsid w:val="00753170"/>
    <w:rsid w:val="00754571"/>
    <w:rsid w:val="0077199C"/>
    <w:rsid w:val="0078405F"/>
    <w:rsid w:val="00795873"/>
    <w:rsid w:val="007A0603"/>
    <w:rsid w:val="007A2199"/>
    <w:rsid w:val="007A4402"/>
    <w:rsid w:val="007A70EC"/>
    <w:rsid w:val="007D6A81"/>
    <w:rsid w:val="007E6090"/>
    <w:rsid w:val="007E6350"/>
    <w:rsid w:val="007F75E8"/>
    <w:rsid w:val="008026EA"/>
    <w:rsid w:val="00811696"/>
    <w:rsid w:val="00811C16"/>
    <w:rsid w:val="00820DE8"/>
    <w:rsid w:val="008236FB"/>
    <w:rsid w:val="0083127F"/>
    <w:rsid w:val="00833F04"/>
    <w:rsid w:val="00842A1E"/>
    <w:rsid w:val="00861167"/>
    <w:rsid w:val="0087468D"/>
    <w:rsid w:val="008802D8"/>
    <w:rsid w:val="0088151E"/>
    <w:rsid w:val="00897081"/>
    <w:rsid w:val="008A37E3"/>
    <w:rsid w:val="008A62F3"/>
    <w:rsid w:val="008A6868"/>
    <w:rsid w:val="008A7395"/>
    <w:rsid w:val="008B0577"/>
    <w:rsid w:val="008B4639"/>
    <w:rsid w:val="008B747D"/>
    <w:rsid w:val="008C1830"/>
    <w:rsid w:val="008C1EB5"/>
    <w:rsid w:val="008C21E7"/>
    <w:rsid w:val="008D3CFF"/>
    <w:rsid w:val="008D7D01"/>
    <w:rsid w:val="008E1FCD"/>
    <w:rsid w:val="008E6587"/>
    <w:rsid w:val="008F23E0"/>
    <w:rsid w:val="008F65C5"/>
    <w:rsid w:val="008F6C44"/>
    <w:rsid w:val="008F7B50"/>
    <w:rsid w:val="009039CC"/>
    <w:rsid w:val="009118F4"/>
    <w:rsid w:val="00912585"/>
    <w:rsid w:val="00917CA7"/>
    <w:rsid w:val="009315A8"/>
    <w:rsid w:val="009372A1"/>
    <w:rsid w:val="0095609D"/>
    <w:rsid w:val="00962369"/>
    <w:rsid w:val="00964536"/>
    <w:rsid w:val="00965350"/>
    <w:rsid w:val="00973FE2"/>
    <w:rsid w:val="00975434"/>
    <w:rsid w:val="00984E02"/>
    <w:rsid w:val="009856AA"/>
    <w:rsid w:val="009A3FA6"/>
    <w:rsid w:val="009A417B"/>
    <w:rsid w:val="009A68FF"/>
    <w:rsid w:val="009A6AF4"/>
    <w:rsid w:val="009A77FB"/>
    <w:rsid w:val="009B0A4D"/>
    <w:rsid w:val="009B0E42"/>
    <w:rsid w:val="009B1AA4"/>
    <w:rsid w:val="009C1687"/>
    <w:rsid w:val="009E2923"/>
    <w:rsid w:val="009F0C89"/>
    <w:rsid w:val="009F0D17"/>
    <w:rsid w:val="009F335B"/>
    <w:rsid w:val="009F654E"/>
    <w:rsid w:val="00A021EC"/>
    <w:rsid w:val="00A02A30"/>
    <w:rsid w:val="00A0390B"/>
    <w:rsid w:val="00A042D5"/>
    <w:rsid w:val="00A06753"/>
    <w:rsid w:val="00A077FD"/>
    <w:rsid w:val="00A12877"/>
    <w:rsid w:val="00A12D29"/>
    <w:rsid w:val="00A14997"/>
    <w:rsid w:val="00A20EE7"/>
    <w:rsid w:val="00A26E5E"/>
    <w:rsid w:val="00A4064A"/>
    <w:rsid w:val="00A5055F"/>
    <w:rsid w:val="00A56336"/>
    <w:rsid w:val="00A6519D"/>
    <w:rsid w:val="00A70274"/>
    <w:rsid w:val="00A80B99"/>
    <w:rsid w:val="00A81807"/>
    <w:rsid w:val="00A83505"/>
    <w:rsid w:val="00A85B26"/>
    <w:rsid w:val="00A90B15"/>
    <w:rsid w:val="00A927AC"/>
    <w:rsid w:val="00A93A7B"/>
    <w:rsid w:val="00A94FEF"/>
    <w:rsid w:val="00AB08D9"/>
    <w:rsid w:val="00AB3257"/>
    <w:rsid w:val="00AB38A4"/>
    <w:rsid w:val="00AB4685"/>
    <w:rsid w:val="00AB78F0"/>
    <w:rsid w:val="00AC2D4F"/>
    <w:rsid w:val="00AC5AD6"/>
    <w:rsid w:val="00AD2702"/>
    <w:rsid w:val="00AE0DDB"/>
    <w:rsid w:val="00AF4B24"/>
    <w:rsid w:val="00AF7788"/>
    <w:rsid w:val="00B01AAC"/>
    <w:rsid w:val="00B11AA5"/>
    <w:rsid w:val="00B1372B"/>
    <w:rsid w:val="00B15B39"/>
    <w:rsid w:val="00B17B30"/>
    <w:rsid w:val="00B23A84"/>
    <w:rsid w:val="00B26B53"/>
    <w:rsid w:val="00B50913"/>
    <w:rsid w:val="00B50CAA"/>
    <w:rsid w:val="00B56B8D"/>
    <w:rsid w:val="00B61DA8"/>
    <w:rsid w:val="00B67007"/>
    <w:rsid w:val="00B70CC5"/>
    <w:rsid w:val="00B7489E"/>
    <w:rsid w:val="00B81921"/>
    <w:rsid w:val="00B83205"/>
    <w:rsid w:val="00B85B84"/>
    <w:rsid w:val="00B85FE9"/>
    <w:rsid w:val="00B87E25"/>
    <w:rsid w:val="00B91919"/>
    <w:rsid w:val="00B923B6"/>
    <w:rsid w:val="00B928CB"/>
    <w:rsid w:val="00B93B44"/>
    <w:rsid w:val="00B961B0"/>
    <w:rsid w:val="00B964C7"/>
    <w:rsid w:val="00BA3448"/>
    <w:rsid w:val="00BA3AB6"/>
    <w:rsid w:val="00BA5947"/>
    <w:rsid w:val="00BA7F8A"/>
    <w:rsid w:val="00BC056A"/>
    <w:rsid w:val="00BE74A4"/>
    <w:rsid w:val="00BE7AE6"/>
    <w:rsid w:val="00BF122C"/>
    <w:rsid w:val="00C04350"/>
    <w:rsid w:val="00C06D70"/>
    <w:rsid w:val="00C2284B"/>
    <w:rsid w:val="00C2303A"/>
    <w:rsid w:val="00C3350C"/>
    <w:rsid w:val="00C34301"/>
    <w:rsid w:val="00C37C6D"/>
    <w:rsid w:val="00C40426"/>
    <w:rsid w:val="00C45752"/>
    <w:rsid w:val="00C46C8D"/>
    <w:rsid w:val="00C47C93"/>
    <w:rsid w:val="00C51ABC"/>
    <w:rsid w:val="00C55EFC"/>
    <w:rsid w:val="00C5762D"/>
    <w:rsid w:val="00C77C74"/>
    <w:rsid w:val="00C84FB3"/>
    <w:rsid w:val="00C85687"/>
    <w:rsid w:val="00C86517"/>
    <w:rsid w:val="00C97284"/>
    <w:rsid w:val="00CB4F68"/>
    <w:rsid w:val="00CB6F2F"/>
    <w:rsid w:val="00CC3ED5"/>
    <w:rsid w:val="00CC4961"/>
    <w:rsid w:val="00CC7766"/>
    <w:rsid w:val="00CD31BF"/>
    <w:rsid w:val="00CF5740"/>
    <w:rsid w:val="00CF67ED"/>
    <w:rsid w:val="00CF7516"/>
    <w:rsid w:val="00D018EF"/>
    <w:rsid w:val="00D01AEB"/>
    <w:rsid w:val="00D064B0"/>
    <w:rsid w:val="00D11578"/>
    <w:rsid w:val="00D12D67"/>
    <w:rsid w:val="00D170C1"/>
    <w:rsid w:val="00D275F3"/>
    <w:rsid w:val="00D31370"/>
    <w:rsid w:val="00D31A2A"/>
    <w:rsid w:val="00D3457E"/>
    <w:rsid w:val="00D35B8C"/>
    <w:rsid w:val="00D40D40"/>
    <w:rsid w:val="00D42C9D"/>
    <w:rsid w:val="00D464CA"/>
    <w:rsid w:val="00D5067E"/>
    <w:rsid w:val="00D509A7"/>
    <w:rsid w:val="00D5281D"/>
    <w:rsid w:val="00D573CC"/>
    <w:rsid w:val="00D613DA"/>
    <w:rsid w:val="00D646A9"/>
    <w:rsid w:val="00D70A01"/>
    <w:rsid w:val="00D7239C"/>
    <w:rsid w:val="00D74593"/>
    <w:rsid w:val="00D8584E"/>
    <w:rsid w:val="00D86C0A"/>
    <w:rsid w:val="00D944C7"/>
    <w:rsid w:val="00D9584B"/>
    <w:rsid w:val="00D95E94"/>
    <w:rsid w:val="00D96267"/>
    <w:rsid w:val="00DA04BB"/>
    <w:rsid w:val="00DA4885"/>
    <w:rsid w:val="00DA7501"/>
    <w:rsid w:val="00DB2F0E"/>
    <w:rsid w:val="00DC059D"/>
    <w:rsid w:val="00DD0602"/>
    <w:rsid w:val="00DD39B6"/>
    <w:rsid w:val="00DE0C07"/>
    <w:rsid w:val="00DE4C7F"/>
    <w:rsid w:val="00DE58B5"/>
    <w:rsid w:val="00DE610F"/>
    <w:rsid w:val="00DF375D"/>
    <w:rsid w:val="00E02B25"/>
    <w:rsid w:val="00E0748F"/>
    <w:rsid w:val="00E26105"/>
    <w:rsid w:val="00E265F0"/>
    <w:rsid w:val="00E30C5F"/>
    <w:rsid w:val="00E413A7"/>
    <w:rsid w:val="00E4509A"/>
    <w:rsid w:val="00E51EB6"/>
    <w:rsid w:val="00E51FB9"/>
    <w:rsid w:val="00E545FB"/>
    <w:rsid w:val="00E55AE9"/>
    <w:rsid w:val="00E56994"/>
    <w:rsid w:val="00E620BE"/>
    <w:rsid w:val="00E64F49"/>
    <w:rsid w:val="00E7335A"/>
    <w:rsid w:val="00E7730D"/>
    <w:rsid w:val="00E77EAF"/>
    <w:rsid w:val="00E82D39"/>
    <w:rsid w:val="00EA13FF"/>
    <w:rsid w:val="00EA18AB"/>
    <w:rsid w:val="00EB2718"/>
    <w:rsid w:val="00EC0836"/>
    <w:rsid w:val="00EC321E"/>
    <w:rsid w:val="00EC55B3"/>
    <w:rsid w:val="00EC5ACB"/>
    <w:rsid w:val="00ED0F79"/>
    <w:rsid w:val="00ED222E"/>
    <w:rsid w:val="00EE50A9"/>
    <w:rsid w:val="00EE5175"/>
    <w:rsid w:val="00EF0C0A"/>
    <w:rsid w:val="00EF20FF"/>
    <w:rsid w:val="00F00E53"/>
    <w:rsid w:val="00F07CD7"/>
    <w:rsid w:val="00F14210"/>
    <w:rsid w:val="00F145E0"/>
    <w:rsid w:val="00F16C80"/>
    <w:rsid w:val="00F211DB"/>
    <w:rsid w:val="00F2427F"/>
    <w:rsid w:val="00F25721"/>
    <w:rsid w:val="00F339BE"/>
    <w:rsid w:val="00F47D9C"/>
    <w:rsid w:val="00F57578"/>
    <w:rsid w:val="00F6036B"/>
    <w:rsid w:val="00F63AE9"/>
    <w:rsid w:val="00F669E5"/>
    <w:rsid w:val="00F66E0E"/>
    <w:rsid w:val="00F80967"/>
    <w:rsid w:val="00F85831"/>
    <w:rsid w:val="00F913F4"/>
    <w:rsid w:val="00F9578B"/>
    <w:rsid w:val="00F97AC9"/>
    <w:rsid w:val="00FB063E"/>
    <w:rsid w:val="00FB62FF"/>
    <w:rsid w:val="00FC2364"/>
    <w:rsid w:val="00FC3BE8"/>
    <w:rsid w:val="00FC5E0D"/>
    <w:rsid w:val="00FD1E4D"/>
    <w:rsid w:val="00FD5CA3"/>
    <w:rsid w:val="00FE4BB5"/>
    <w:rsid w:val="00FE5E5D"/>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B55A5A"/>
  <w15:docId w15:val="{F3768E19-D181-4DD6-8440-E670D0A7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ind w:left="576"/>
      <w:jc w:val="left"/>
      <w:outlineLvl w:val="1"/>
    </w:pPr>
    <w:rPr>
      <w:b/>
      <w:bCs/>
      <w:sz w:val="28"/>
    </w:rPr>
  </w:style>
  <w:style w:type="paragraph" w:styleId="Cmsor3">
    <w:name w:val="heading 3"/>
    <w:basedOn w:val="Norml"/>
    <w:next w:val="Norml"/>
    <w:link w:val="Cmsor3Char"/>
    <w:uiPriority w:val="99"/>
    <w:qFormat/>
    <w:rsid w:val="009A417B"/>
    <w:pPr>
      <w:keepNext/>
      <w:numPr>
        <w:ilvl w:val="2"/>
        <w:numId w:val="16"/>
      </w:numPr>
      <w:spacing w:before="240" w:after="60"/>
      <w:ind w:left="720"/>
      <w:outlineLvl w:val="2"/>
    </w:pPr>
    <w:rPr>
      <w:rFonts w:ascii="Arial" w:hAnsi="Arial" w:cs="Arial"/>
      <w:b/>
      <w:bCs/>
      <w:sz w:val="26"/>
      <w:szCs w:val="26"/>
    </w:rPr>
  </w:style>
  <w:style w:type="paragraph" w:styleId="Cmsor4">
    <w:name w:val="heading 4"/>
    <w:basedOn w:val="Norml"/>
    <w:next w:val="Norml"/>
    <w:link w:val="Cmsor4Char"/>
    <w:uiPriority w:val="9"/>
    <w:unhideWhenUsed/>
    <w:qFormat/>
    <w:rsid w:val="00D12D67"/>
    <w:pPr>
      <w:keepNext/>
      <w:keepLines/>
      <w:numPr>
        <w:ilvl w:val="3"/>
        <w:numId w:val="16"/>
      </w:numPr>
      <w:spacing w:before="40" w:after="0"/>
      <w:outlineLvl w:val="3"/>
    </w:pPr>
    <w:rPr>
      <w:rFonts w:ascii="Arial" w:eastAsiaTheme="majorEastAsia" w:hAnsi="Arial" w:cstheme="majorBidi"/>
      <w:b/>
      <w:iCs/>
    </w:rPr>
  </w:style>
  <w:style w:type="paragraph" w:styleId="Cmsor5">
    <w:name w:val="heading 5"/>
    <w:basedOn w:val="Norml"/>
    <w:next w:val="Norml"/>
    <w:link w:val="Cmsor5Char"/>
    <w:uiPriority w:val="9"/>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9"/>
    <w:locked/>
    <w:rsid w:val="009A417B"/>
    <w:rPr>
      <w:rFonts w:ascii="Arial" w:hAnsi="Arial" w:cs="Arial"/>
      <w:b/>
      <w:bCs/>
      <w:sz w:val="26"/>
      <w:szCs w:val="26"/>
    </w:rPr>
  </w:style>
  <w:style w:type="table" w:styleId="Rcsostblzat">
    <w:name w:val="Table Grid"/>
    <w:basedOn w:val="Normltblzat"/>
    <w:uiPriority w:val="99"/>
    <w:rsid w:val="004E4F7B"/>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6825D9"/>
    <w:pPr>
      <w:tabs>
        <w:tab w:val="left" w:pos="880"/>
        <w:tab w:val="right" w:leader="dot" w:pos="9060"/>
      </w:tabs>
      <w:spacing w:after="0"/>
      <w:ind w:left="238"/>
      <w:pPrChange w:id="0" w:author="Bence" w:date="2017-05-21T17:49:00Z">
        <w:pPr>
          <w:spacing w:line="360" w:lineRule="auto"/>
          <w:ind w:left="238"/>
          <w:jc w:val="both"/>
        </w:pPr>
      </w:pPrChange>
    </w:pPr>
    <w:rPr>
      <w:szCs w:val="24"/>
      <w:lang w:eastAsia="en-US"/>
      <w:rPrChange w:id="0" w:author="Bence" w:date="2017-05-21T17:49:00Z">
        <w:rPr>
          <w:sz w:val="24"/>
          <w:szCs w:val="24"/>
          <w:lang w:val="hu-HU" w:eastAsia="en-US" w:bidi="ar-SA"/>
        </w:rPr>
      </w:rPrChange>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1A7DB8"/>
    <w:pPr>
      <w:tabs>
        <w:tab w:val="right" w:leader="dot" w:pos="8494"/>
      </w:tabs>
      <w:spacing w:after="0"/>
      <w:pPrChange w:id="1" w:author="Bence" w:date="2017-05-21T17:49:00Z">
        <w:pPr>
          <w:tabs>
            <w:tab w:val="right" w:leader="dot" w:pos="8494"/>
          </w:tabs>
          <w:spacing w:line="360" w:lineRule="auto"/>
          <w:jc w:val="both"/>
        </w:pPr>
      </w:pPrChange>
    </w:pPr>
    <w:rPr>
      <w:b/>
      <w:szCs w:val="24"/>
      <w:lang w:eastAsia="en-US"/>
      <w:rPrChange w:id="1" w:author="Bence" w:date="2017-05-21T17:49:00Z">
        <w:rPr>
          <w:b/>
          <w:sz w:val="24"/>
          <w:szCs w:val="24"/>
          <w:lang w:val="hu-HU" w:eastAsia="en-US" w:bidi="ar-SA"/>
        </w:rPr>
      </w:rPrChange>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5B4C76"/>
    <w:pPr>
      <w:keepNext/>
      <w:spacing w:before="120" w:after="240"/>
      <w:jc w:val="center"/>
      <w:pPrChange w:id="2" w:author="Bence" w:date="2017-05-21T16:37:00Z">
        <w:pPr>
          <w:keepNext/>
          <w:spacing w:before="120" w:after="240" w:line="360" w:lineRule="auto"/>
          <w:jc w:val="center"/>
        </w:pPr>
      </w:pPrChange>
    </w:pPr>
    <w:rPr>
      <w:b/>
      <w:bCs/>
      <w:sz w:val="20"/>
      <w:szCs w:val="20"/>
      <w:lang w:eastAsia="en-US"/>
      <w:rPrChange w:id="2" w:author="Bence" w:date="2017-05-21T16:37:00Z">
        <w:rPr>
          <w:b/>
          <w:bCs/>
          <w:lang w:val="hu-HU" w:eastAsia="en-US" w:bidi="ar-SA"/>
        </w:rPr>
      </w:rPrChange>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rsid w:val="00D12D67"/>
    <w:rPr>
      <w:rFonts w:ascii="Arial" w:eastAsiaTheme="majorEastAsia" w:hAnsi="Arial" w:cstheme="majorBidi"/>
      <w:b/>
      <w:iCs/>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135461"/>
    <w:rPr>
      <w:rFonts w:ascii="Courier New" w:hAnsi="Courier New" w:cs="Courier New"/>
      <w:sz w:val="20"/>
      <w:szCs w:val="20"/>
    </w:rPr>
  </w:style>
  <w:style w:type="paragraph" w:styleId="lfej">
    <w:name w:val="header"/>
    <w:basedOn w:val="Norml"/>
    <w:link w:val="lfejChar"/>
    <w:uiPriority w:val="99"/>
    <w:unhideWhenUsed/>
    <w:rsid w:val="00F63AE9"/>
    <w:pPr>
      <w:tabs>
        <w:tab w:val="center" w:pos="4536"/>
        <w:tab w:val="right" w:pos="9072"/>
      </w:tabs>
      <w:spacing w:after="0" w:line="240" w:lineRule="auto"/>
    </w:pPr>
  </w:style>
  <w:style w:type="character" w:customStyle="1" w:styleId="lfejChar">
    <w:name w:val="Élőfej Char"/>
    <w:basedOn w:val="Bekezdsalapbettpusa"/>
    <w:link w:val="lfej"/>
    <w:uiPriority w:val="99"/>
    <w:rsid w:val="00F63AE9"/>
    <w:rPr>
      <w:sz w:val="24"/>
    </w:rPr>
  </w:style>
  <w:style w:type="paragraph" w:styleId="Vltozat">
    <w:name w:val="Revision"/>
    <w:hidden/>
    <w:uiPriority w:val="99"/>
    <w:semiHidden/>
    <w:rsid w:val="00F63AE9"/>
    <w:pPr>
      <w:spacing w:after="0" w:line="240" w:lineRule="auto"/>
    </w:pPr>
    <w:rPr>
      <w:sz w:val="24"/>
    </w:rPr>
  </w:style>
  <w:style w:type="character" w:styleId="HTML-kd">
    <w:name w:val="HTML Code"/>
    <w:basedOn w:val="Bekezdsalapbettpusa"/>
    <w:uiPriority w:val="99"/>
    <w:semiHidden/>
    <w:unhideWhenUsed/>
    <w:rsid w:val="00AB4685"/>
    <w:rPr>
      <w:rFonts w:ascii="Courier New" w:eastAsia="Times New Roman" w:hAnsi="Courier New" w:cs="Courier New"/>
      <w:sz w:val="20"/>
      <w:szCs w:val="20"/>
    </w:rPr>
  </w:style>
  <w:style w:type="character" w:customStyle="1" w:styleId="n">
    <w:name w:val="n"/>
    <w:basedOn w:val="Bekezdsalapbettpusa"/>
    <w:rsid w:val="00AB4685"/>
  </w:style>
  <w:style w:type="character" w:customStyle="1" w:styleId="s">
    <w:name w:val="s"/>
    <w:basedOn w:val="Bekezdsalapbettpusa"/>
    <w:rsid w:val="00AB4685"/>
  </w:style>
  <w:style w:type="character" w:customStyle="1" w:styleId="o">
    <w:name w:val="o"/>
    <w:basedOn w:val="Bekezdsalapbettpusa"/>
    <w:rsid w:val="00AB4685"/>
  </w:style>
  <w:style w:type="character" w:customStyle="1" w:styleId="hljs-tag">
    <w:name w:val="hljs-tag"/>
    <w:basedOn w:val="Bekezdsalapbettpusa"/>
    <w:rsid w:val="00AB4685"/>
  </w:style>
  <w:style w:type="character" w:customStyle="1" w:styleId="hljs-title">
    <w:name w:val="hljs-title"/>
    <w:basedOn w:val="Bekezdsalapbettpusa"/>
    <w:rsid w:val="00AB4685"/>
  </w:style>
  <w:style w:type="character" w:customStyle="1" w:styleId="hljs-attribute">
    <w:name w:val="hljs-attribute"/>
    <w:basedOn w:val="Bekezdsalapbettpusa"/>
    <w:rsid w:val="00AB4685"/>
  </w:style>
  <w:style w:type="character" w:customStyle="1" w:styleId="shorttext">
    <w:name w:val="short_text"/>
    <w:basedOn w:val="Bekezdsalapbettpusa"/>
    <w:rsid w:val="00AB78F0"/>
  </w:style>
  <w:style w:type="character" w:customStyle="1" w:styleId="ipa">
    <w:name w:val="ipa"/>
    <w:basedOn w:val="Bekezdsalapbettpusa"/>
    <w:rsid w:val="008236FB"/>
  </w:style>
  <w:style w:type="character" w:styleId="Mrltotthiperhivatkozs">
    <w:name w:val="FollowedHyperlink"/>
    <w:basedOn w:val="Bekezdsalapbettpusa"/>
    <w:uiPriority w:val="99"/>
    <w:semiHidden/>
    <w:unhideWhenUsed/>
    <w:rsid w:val="002123C5"/>
    <w:rPr>
      <w:color w:val="954F72" w:themeColor="followedHyperlink"/>
      <w:u w:val="single"/>
    </w:rPr>
  </w:style>
  <w:style w:type="paragraph" w:styleId="Irodalomjegyzk">
    <w:name w:val="Bibliography"/>
    <w:basedOn w:val="Norml"/>
    <w:next w:val="Norml"/>
    <w:uiPriority w:val="37"/>
    <w:unhideWhenUsed/>
    <w:rsid w:val="00CF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1504">
      <w:bodyDiv w:val="1"/>
      <w:marLeft w:val="0"/>
      <w:marRight w:val="0"/>
      <w:marTop w:val="0"/>
      <w:marBottom w:val="0"/>
      <w:divBdr>
        <w:top w:val="none" w:sz="0" w:space="0" w:color="auto"/>
        <w:left w:val="none" w:sz="0" w:space="0" w:color="auto"/>
        <w:bottom w:val="none" w:sz="0" w:space="0" w:color="auto"/>
        <w:right w:val="none" w:sz="0" w:space="0" w:color="auto"/>
      </w:divBdr>
    </w:div>
    <w:div w:id="8455899">
      <w:bodyDiv w:val="1"/>
      <w:marLeft w:val="0"/>
      <w:marRight w:val="0"/>
      <w:marTop w:val="0"/>
      <w:marBottom w:val="0"/>
      <w:divBdr>
        <w:top w:val="none" w:sz="0" w:space="0" w:color="auto"/>
        <w:left w:val="none" w:sz="0" w:space="0" w:color="auto"/>
        <w:bottom w:val="none" w:sz="0" w:space="0" w:color="auto"/>
        <w:right w:val="none" w:sz="0" w:space="0" w:color="auto"/>
      </w:divBdr>
    </w:div>
    <w:div w:id="78060638">
      <w:bodyDiv w:val="1"/>
      <w:marLeft w:val="0"/>
      <w:marRight w:val="0"/>
      <w:marTop w:val="0"/>
      <w:marBottom w:val="0"/>
      <w:divBdr>
        <w:top w:val="none" w:sz="0" w:space="0" w:color="auto"/>
        <w:left w:val="none" w:sz="0" w:space="0" w:color="auto"/>
        <w:bottom w:val="none" w:sz="0" w:space="0" w:color="auto"/>
        <w:right w:val="none" w:sz="0" w:space="0" w:color="auto"/>
      </w:divBdr>
    </w:div>
    <w:div w:id="87233178">
      <w:bodyDiv w:val="1"/>
      <w:marLeft w:val="0"/>
      <w:marRight w:val="0"/>
      <w:marTop w:val="0"/>
      <w:marBottom w:val="0"/>
      <w:divBdr>
        <w:top w:val="none" w:sz="0" w:space="0" w:color="auto"/>
        <w:left w:val="none" w:sz="0" w:space="0" w:color="auto"/>
        <w:bottom w:val="none" w:sz="0" w:space="0" w:color="auto"/>
        <w:right w:val="none" w:sz="0" w:space="0" w:color="auto"/>
      </w:divBdr>
    </w:div>
    <w:div w:id="137429572">
      <w:bodyDiv w:val="1"/>
      <w:marLeft w:val="0"/>
      <w:marRight w:val="0"/>
      <w:marTop w:val="0"/>
      <w:marBottom w:val="0"/>
      <w:divBdr>
        <w:top w:val="none" w:sz="0" w:space="0" w:color="auto"/>
        <w:left w:val="none" w:sz="0" w:space="0" w:color="auto"/>
        <w:bottom w:val="none" w:sz="0" w:space="0" w:color="auto"/>
        <w:right w:val="none" w:sz="0" w:space="0" w:color="auto"/>
      </w:divBdr>
    </w:div>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228535848">
      <w:bodyDiv w:val="1"/>
      <w:marLeft w:val="0"/>
      <w:marRight w:val="0"/>
      <w:marTop w:val="0"/>
      <w:marBottom w:val="0"/>
      <w:divBdr>
        <w:top w:val="none" w:sz="0" w:space="0" w:color="auto"/>
        <w:left w:val="none" w:sz="0" w:space="0" w:color="auto"/>
        <w:bottom w:val="none" w:sz="0" w:space="0" w:color="auto"/>
        <w:right w:val="none" w:sz="0" w:space="0" w:color="auto"/>
      </w:divBdr>
    </w:div>
    <w:div w:id="247229257">
      <w:bodyDiv w:val="1"/>
      <w:marLeft w:val="0"/>
      <w:marRight w:val="0"/>
      <w:marTop w:val="0"/>
      <w:marBottom w:val="0"/>
      <w:divBdr>
        <w:top w:val="none" w:sz="0" w:space="0" w:color="auto"/>
        <w:left w:val="none" w:sz="0" w:space="0" w:color="auto"/>
        <w:bottom w:val="none" w:sz="0" w:space="0" w:color="auto"/>
        <w:right w:val="none" w:sz="0" w:space="0" w:color="auto"/>
      </w:divBdr>
    </w:div>
    <w:div w:id="266232711">
      <w:bodyDiv w:val="1"/>
      <w:marLeft w:val="0"/>
      <w:marRight w:val="0"/>
      <w:marTop w:val="0"/>
      <w:marBottom w:val="0"/>
      <w:divBdr>
        <w:top w:val="none" w:sz="0" w:space="0" w:color="auto"/>
        <w:left w:val="none" w:sz="0" w:space="0" w:color="auto"/>
        <w:bottom w:val="none" w:sz="0" w:space="0" w:color="auto"/>
        <w:right w:val="none" w:sz="0" w:space="0" w:color="auto"/>
      </w:divBdr>
    </w:div>
    <w:div w:id="271404913">
      <w:bodyDiv w:val="1"/>
      <w:marLeft w:val="0"/>
      <w:marRight w:val="0"/>
      <w:marTop w:val="0"/>
      <w:marBottom w:val="0"/>
      <w:divBdr>
        <w:top w:val="none" w:sz="0" w:space="0" w:color="auto"/>
        <w:left w:val="none" w:sz="0" w:space="0" w:color="auto"/>
        <w:bottom w:val="none" w:sz="0" w:space="0" w:color="auto"/>
        <w:right w:val="none" w:sz="0" w:space="0" w:color="auto"/>
      </w:divBdr>
    </w:div>
    <w:div w:id="317416445">
      <w:bodyDiv w:val="1"/>
      <w:marLeft w:val="0"/>
      <w:marRight w:val="0"/>
      <w:marTop w:val="0"/>
      <w:marBottom w:val="0"/>
      <w:divBdr>
        <w:top w:val="none" w:sz="0" w:space="0" w:color="auto"/>
        <w:left w:val="none" w:sz="0" w:space="0" w:color="auto"/>
        <w:bottom w:val="none" w:sz="0" w:space="0" w:color="auto"/>
        <w:right w:val="none" w:sz="0" w:space="0" w:color="auto"/>
      </w:divBdr>
    </w:div>
    <w:div w:id="322899368">
      <w:bodyDiv w:val="1"/>
      <w:marLeft w:val="0"/>
      <w:marRight w:val="0"/>
      <w:marTop w:val="0"/>
      <w:marBottom w:val="0"/>
      <w:divBdr>
        <w:top w:val="none" w:sz="0" w:space="0" w:color="auto"/>
        <w:left w:val="none" w:sz="0" w:space="0" w:color="auto"/>
        <w:bottom w:val="none" w:sz="0" w:space="0" w:color="auto"/>
        <w:right w:val="none" w:sz="0" w:space="0" w:color="auto"/>
      </w:divBdr>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355078661">
      <w:bodyDiv w:val="1"/>
      <w:marLeft w:val="0"/>
      <w:marRight w:val="0"/>
      <w:marTop w:val="0"/>
      <w:marBottom w:val="0"/>
      <w:divBdr>
        <w:top w:val="none" w:sz="0" w:space="0" w:color="auto"/>
        <w:left w:val="none" w:sz="0" w:space="0" w:color="auto"/>
        <w:bottom w:val="none" w:sz="0" w:space="0" w:color="auto"/>
        <w:right w:val="none" w:sz="0" w:space="0" w:color="auto"/>
      </w:divBdr>
    </w:div>
    <w:div w:id="405303983">
      <w:bodyDiv w:val="1"/>
      <w:marLeft w:val="0"/>
      <w:marRight w:val="0"/>
      <w:marTop w:val="0"/>
      <w:marBottom w:val="0"/>
      <w:divBdr>
        <w:top w:val="none" w:sz="0" w:space="0" w:color="auto"/>
        <w:left w:val="none" w:sz="0" w:space="0" w:color="auto"/>
        <w:bottom w:val="none" w:sz="0" w:space="0" w:color="auto"/>
        <w:right w:val="none" w:sz="0" w:space="0" w:color="auto"/>
      </w:divBdr>
    </w:div>
    <w:div w:id="454956471">
      <w:bodyDiv w:val="1"/>
      <w:marLeft w:val="0"/>
      <w:marRight w:val="0"/>
      <w:marTop w:val="0"/>
      <w:marBottom w:val="0"/>
      <w:divBdr>
        <w:top w:val="none" w:sz="0" w:space="0" w:color="auto"/>
        <w:left w:val="none" w:sz="0" w:space="0" w:color="auto"/>
        <w:bottom w:val="none" w:sz="0" w:space="0" w:color="auto"/>
        <w:right w:val="none" w:sz="0" w:space="0" w:color="auto"/>
      </w:divBdr>
    </w:div>
    <w:div w:id="458456852">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494491480">
      <w:bodyDiv w:val="1"/>
      <w:marLeft w:val="0"/>
      <w:marRight w:val="0"/>
      <w:marTop w:val="0"/>
      <w:marBottom w:val="0"/>
      <w:divBdr>
        <w:top w:val="none" w:sz="0" w:space="0" w:color="auto"/>
        <w:left w:val="none" w:sz="0" w:space="0" w:color="auto"/>
        <w:bottom w:val="none" w:sz="0" w:space="0" w:color="auto"/>
        <w:right w:val="none" w:sz="0" w:space="0" w:color="auto"/>
      </w:divBdr>
    </w:div>
    <w:div w:id="540290539">
      <w:bodyDiv w:val="1"/>
      <w:marLeft w:val="0"/>
      <w:marRight w:val="0"/>
      <w:marTop w:val="0"/>
      <w:marBottom w:val="0"/>
      <w:divBdr>
        <w:top w:val="none" w:sz="0" w:space="0" w:color="auto"/>
        <w:left w:val="none" w:sz="0" w:space="0" w:color="auto"/>
        <w:bottom w:val="none" w:sz="0" w:space="0" w:color="auto"/>
        <w:right w:val="none" w:sz="0" w:space="0" w:color="auto"/>
      </w:divBdr>
    </w:div>
    <w:div w:id="555705617">
      <w:bodyDiv w:val="1"/>
      <w:marLeft w:val="0"/>
      <w:marRight w:val="0"/>
      <w:marTop w:val="0"/>
      <w:marBottom w:val="0"/>
      <w:divBdr>
        <w:top w:val="none" w:sz="0" w:space="0" w:color="auto"/>
        <w:left w:val="none" w:sz="0" w:space="0" w:color="auto"/>
        <w:bottom w:val="none" w:sz="0" w:space="0" w:color="auto"/>
        <w:right w:val="none" w:sz="0" w:space="0" w:color="auto"/>
      </w:divBdr>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598759872">
      <w:bodyDiv w:val="1"/>
      <w:marLeft w:val="0"/>
      <w:marRight w:val="0"/>
      <w:marTop w:val="0"/>
      <w:marBottom w:val="0"/>
      <w:divBdr>
        <w:top w:val="none" w:sz="0" w:space="0" w:color="auto"/>
        <w:left w:val="none" w:sz="0" w:space="0" w:color="auto"/>
        <w:bottom w:val="none" w:sz="0" w:space="0" w:color="auto"/>
        <w:right w:val="none" w:sz="0" w:space="0" w:color="auto"/>
      </w:divBdr>
    </w:div>
    <w:div w:id="644285854">
      <w:bodyDiv w:val="1"/>
      <w:marLeft w:val="0"/>
      <w:marRight w:val="0"/>
      <w:marTop w:val="0"/>
      <w:marBottom w:val="0"/>
      <w:divBdr>
        <w:top w:val="none" w:sz="0" w:space="0" w:color="auto"/>
        <w:left w:val="none" w:sz="0" w:space="0" w:color="auto"/>
        <w:bottom w:val="none" w:sz="0" w:space="0" w:color="auto"/>
        <w:right w:val="none" w:sz="0" w:space="0" w:color="auto"/>
      </w:divBdr>
    </w:div>
    <w:div w:id="652639739">
      <w:bodyDiv w:val="1"/>
      <w:marLeft w:val="0"/>
      <w:marRight w:val="0"/>
      <w:marTop w:val="0"/>
      <w:marBottom w:val="0"/>
      <w:divBdr>
        <w:top w:val="none" w:sz="0" w:space="0" w:color="auto"/>
        <w:left w:val="none" w:sz="0" w:space="0" w:color="auto"/>
        <w:bottom w:val="none" w:sz="0" w:space="0" w:color="auto"/>
        <w:right w:val="none" w:sz="0" w:space="0" w:color="auto"/>
      </w:divBdr>
    </w:div>
    <w:div w:id="666593325">
      <w:bodyDiv w:val="1"/>
      <w:marLeft w:val="0"/>
      <w:marRight w:val="0"/>
      <w:marTop w:val="0"/>
      <w:marBottom w:val="0"/>
      <w:divBdr>
        <w:top w:val="none" w:sz="0" w:space="0" w:color="auto"/>
        <w:left w:val="none" w:sz="0" w:space="0" w:color="auto"/>
        <w:bottom w:val="none" w:sz="0" w:space="0" w:color="auto"/>
        <w:right w:val="none" w:sz="0" w:space="0" w:color="auto"/>
      </w:divBdr>
    </w:div>
    <w:div w:id="681324464">
      <w:bodyDiv w:val="1"/>
      <w:marLeft w:val="0"/>
      <w:marRight w:val="0"/>
      <w:marTop w:val="0"/>
      <w:marBottom w:val="0"/>
      <w:divBdr>
        <w:top w:val="none" w:sz="0" w:space="0" w:color="auto"/>
        <w:left w:val="none" w:sz="0" w:space="0" w:color="auto"/>
        <w:bottom w:val="none" w:sz="0" w:space="0" w:color="auto"/>
        <w:right w:val="none" w:sz="0" w:space="0" w:color="auto"/>
      </w:divBdr>
    </w:div>
    <w:div w:id="713774328">
      <w:bodyDiv w:val="1"/>
      <w:marLeft w:val="0"/>
      <w:marRight w:val="0"/>
      <w:marTop w:val="0"/>
      <w:marBottom w:val="0"/>
      <w:divBdr>
        <w:top w:val="none" w:sz="0" w:space="0" w:color="auto"/>
        <w:left w:val="none" w:sz="0" w:space="0" w:color="auto"/>
        <w:bottom w:val="none" w:sz="0" w:space="0" w:color="auto"/>
        <w:right w:val="none" w:sz="0" w:space="0" w:color="auto"/>
      </w:divBdr>
    </w:div>
    <w:div w:id="750780540">
      <w:bodyDiv w:val="1"/>
      <w:marLeft w:val="0"/>
      <w:marRight w:val="0"/>
      <w:marTop w:val="0"/>
      <w:marBottom w:val="0"/>
      <w:divBdr>
        <w:top w:val="none" w:sz="0" w:space="0" w:color="auto"/>
        <w:left w:val="none" w:sz="0" w:space="0" w:color="auto"/>
        <w:bottom w:val="none" w:sz="0" w:space="0" w:color="auto"/>
        <w:right w:val="none" w:sz="0" w:space="0" w:color="auto"/>
      </w:divBdr>
    </w:div>
    <w:div w:id="752355469">
      <w:bodyDiv w:val="1"/>
      <w:marLeft w:val="0"/>
      <w:marRight w:val="0"/>
      <w:marTop w:val="0"/>
      <w:marBottom w:val="0"/>
      <w:divBdr>
        <w:top w:val="none" w:sz="0" w:space="0" w:color="auto"/>
        <w:left w:val="none" w:sz="0" w:space="0" w:color="auto"/>
        <w:bottom w:val="none" w:sz="0" w:space="0" w:color="auto"/>
        <w:right w:val="none" w:sz="0" w:space="0" w:color="auto"/>
      </w:divBdr>
    </w:div>
    <w:div w:id="763111786">
      <w:bodyDiv w:val="1"/>
      <w:marLeft w:val="0"/>
      <w:marRight w:val="0"/>
      <w:marTop w:val="0"/>
      <w:marBottom w:val="0"/>
      <w:divBdr>
        <w:top w:val="none" w:sz="0" w:space="0" w:color="auto"/>
        <w:left w:val="none" w:sz="0" w:space="0" w:color="auto"/>
        <w:bottom w:val="none" w:sz="0" w:space="0" w:color="auto"/>
        <w:right w:val="none" w:sz="0" w:space="0" w:color="auto"/>
      </w:divBdr>
    </w:div>
    <w:div w:id="825628209">
      <w:bodyDiv w:val="1"/>
      <w:marLeft w:val="0"/>
      <w:marRight w:val="0"/>
      <w:marTop w:val="0"/>
      <w:marBottom w:val="0"/>
      <w:divBdr>
        <w:top w:val="none" w:sz="0" w:space="0" w:color="auto"/>
        <w:left w:val="none" w:sz="0" w:space="0" w:color="auto"/>
        <w:bottom w:val="none" w:sz="0" w:space="0" w:color="auto"/>
        <w:right w:val="none" w:sz="0" w:space="0" w:color="auto"/>
      </w:divBdr>
    </w:div>
    <w:div w:id="846678518">
      <w:bodyDiv w:val="1"/>
      <w:marLeft w:val="0"/>
      <w:marRight w:val="0"/>
      <w:marTop w:val="0"/>
      <w:marBottom w:val="0"/>
      <w:divBdr>
        <w:top w:val="none" w:sz="0" w:space="0" w:color="auto"/>
        <w:left w:val="none" w:sz="0" w:space="0" w:color="auto"/>
        <w:bottom w:val="none" w:sz="0" w:space="0" w:color="auto"/>
        <w:right w:val="none" w:sz="0" w:space="0" w:color="auto"/>
      </w:divBdr>
    </w:div>
    <w:div w:id="905065637">
      <w:bodyDiv w:val="1"/>
      <w:marLeft w:val="0"/>
      <w:marRight w:val="0"/>
      <w:marTop w:val="0"/>
      <w:marBottom w:val="0"/>
      <w:divBdr>
        <w:top w:val="none" w:sz="0" w:space="0" w:color="auto"/>
        <w:left w:val="none" w:sz="0" w:space="0" w:color="auto"/>
        <w:bottom w:val="none" w:sz="0" w:space="0" w:color="auto"/>
        <w:right w:val="none" w:sz="0" w:space="0" w:color="auto"/>
      </w:divBdr>
    </w:div>
    <w:div w:id="910887620">
      <w:bodyDiv w:val="1"/>
      <w:marLeft w:val="0"/>
      <w:marRight w:val="0"/>
      <w:marTop w:val="0"/>
      <w:marBottom w:val="0"/>
      <w:divBdr>
        <w:top w:val="none" w:sz="0" w:space="0" w:color="auto"/>
        <w:left w:val="none" w:sz="0" w:space="0" w:color="auto"/>
        <w:bottom w:val="none" w:sz="0" w:space="0" w:color="auto"/>
        <w:right w:val="none" w:sz="0" w:space="0" w:color="auto"/>
      </w:divBdr>
    </w:div>
    <w:div w:id="969283501">
      <w:bodyDiv w:val="1"/>
      <w:marLeft w:val="0"/>
      <w:marRight w:val="0"/>
      <w:marTop w:val="0"/>
      <w:marBottom w:val="0"/>
      <w:divBdr>
        <w:top w:val="none" w:sz="0" w:space="0" w:color="auto"/>
        <w:left w:val="none" w:sz="0" w:space="0" w:color="auto"/>
        <w:bottom w:val="none" w:sz="0" w:space="0" w:color="auto"/>
        <w:right w:val="none" w:sz="0" w:space="0" w:color="auto"/>
      </w:divBdr>
    </w:div>
    <w:div w:id="987898666">
      <w:bodyDiv w:val="1"/>
      <w:marLeft w:val="0"/>
      <w:marRight w:val="0"/>
      <w:marTop w:val="0"/>
      <w:marBottom w:val="0"/>
      <w:divBdr>
        <w:top w:val="none" w:sz="0" w:space="0" w:color="auto"/>
        <w:left w:val="none" w:sz="0" w:space="0" w:color="auto"/>
        <w:bottom w:val="none" w:sz="0" w:space="0" w:color="auto"/>
        <w:right w:val="none" w:sz="0" w:space="0" w:color="auto"/>
      </w:divBdr>
    </w:div>
    <w:div w:id="1063873537">
      <w:bodyDiv w:val="1"/>
      <w:marLeft w:val="0"/>
      <w:marRight w:val="0"/>
      <w:marTop w:val="0"/>
      <w:marBottom w:val="0"/>
      <w:divBdr>
        <w:top w:val="none" w:sz="0" w:space="0" w:color="auto"/>
        <w:left w:val="none" w:sz="0" w:space="0" w:color="auto"/>
        <w:bottom w:val="none" w:sz="0" w:space="0" w:color="auto"/>
        <w:right w:val="none" w:sz="0" w:space="0" w:color="auto"/>
      </w:divBdr>
    </w:div>
    <w:div w:id="1258520392">
      <w:bodyDiv w:val="1"/>
      <w:marLeft w:val="0"/>
      <w:marRight w:val="0"/>
      <w:marTop w:val="0"/>
      <w:marBottom w:val="0"/>
      <w:divBdr>
        <w:top w:val="none" w:sz="0" w:space="0" w:color="auto"/>
        <w:left w:val="none" w:sz="0" w:space="0" w:color="auto"/>
        <w:bottom w:val="none" w:sz="0" w:space="0" w:color="auto"/>
        <w:right w:val="none" w:sz="0" w:space="0" w:color="auto"/>
      </w:divBdr>
    </w:div>
    <w:div w:id="1304047857">
      <w:bodyDiv w:val="1"/>
      <w:marLeft w:val="0"/>
      <w:marRight w:val="0"/>
      <w:marTop w:val="0"/>
      <w:marBottom w:val="0"/>
      <w:divBdr>
        <w:top w:val="none" w:sz="0" w:space="0" w:color="auto"/>
        <w:left w:val="none" w:sz="0" w:space="0" w:color="auto"/>
        <w:bottom w:val="none" w:sz="0" w:space="0" w:color="auto"/>
        <w:right w:val="none" w:sz="0" w:space="0" w:color="auto"/>
      </w:divBdr>
    </w:div>
    <w:div w:id="1312712426">
      <w:bodyDiv w:val="1"/>
      <w:marLeft w:val="0"/>
      <w:marRight w:val="0"/>
      <w:marTop w:val="0"/>
      <w:marBottom w:val="0"/>
      <w:divBdr>
        <w:top w:val="none" w:sz="0" w:space="0" w:color="auto"/>
        <w:left w:val="none" w:sz="0" w:space="0" w:color="auto"/>
        <w:bottom w:val="none" w:sz="0" w:space="0" w:color="auto"/>
        <w:right w:val="none" w:sz="0" w:space="0" w:color="auto"/>
      </w:divBdr>
    </w:div>
    <w:div w:id="1321234610">
      <w:bodyDiv w:val="1"/>
      <w:marLeft w:val="0"/>
      <w:marRight w:val="0"/>
      <w:marTop w:val="0"/>
      <w:marBottom w:val="0"/>
      <w:divBdr>
        <w:top w:val="none" w:sz="0" w:space="0" w:color="auto"/>
        <w:left w:val="none" w:sz="0" w:space="0" w:color="auto"/>
        <w:bottom w:val="none" w:sz="0" w:space="0" w:color="auto"/>
        <w:right w:val="none" w:sz="0" w:space="0" w:color="auto"/>
      </w:divBdr>
    </w:div>
    <w:div w:id="1325360556">
      <w:bodyDiv w:val="1"/>
      <w:marLeft w:val="0"/>
      <w:marRight w:val="0"/>
      <w:marTop w:val="0"/>
      <w:marBottom w:val="0"/>
      <w:divBdr>
        <w:top w:val="none" w:sz="0" w:space="0" w:color="auto"/>
        <w:left w:val="none" w:sz="0" w:space="0" w:color="auto"/>
        <w:bottom w:val="none" w:sz="0" w:space="0" w:color="auto"/>
        <w:right w:val="none" w:sz="0" w:space="0" w:color="auto"/>
      </w:divBdr>
    </w:div>
    <w:div w:id="1334454284">
      <w:bodyDiv w:val="1"/>
      <w:marLeft w:val="0"/>
      <w:marRight w:val="0"/>
      <w:marTop w:val="0"/>
      <w:marBottom w:val="0"/>
      <w:divBdr>
        <w:top w:val="none" w:sz="0" w:space="0" w:color="auto"/>
        <w:left w:val="none" w:sz="0" w:space="0" w:color="auto"/>
        <w:bottom w:val="none" w:sz="0" w:space="0" w:color="auto"/>
        <w:right w:val="none" w:sz="0" w:space="0" w:color="auto"/>
      </w:divBdr>
    </w:div>
    <w:div w:id="1355687966">
      <w:bodyDiv w:val="1"/>
      <w:marLeft w:val="0"/>
      <w:marRight w:val="0"/>
      <w:marTop w:val="0"/>
      <w:marBottom w:val="0"/>
      <w:divBdr>
        <w:top w:val="none" w:sz="0" w:space="0" w:color="auto"/>
        <w:left w:val="none" w:sz="0" w:space="0" w:color="auto"/>
        <w:bottom w:val="none" w:sz="0" w:space="0" w:color="auto"/>
        <w:right w:val="none" w:sz="0" w:space="0" w:color="auto"/>
      </w:divBdr>
    </w:div>
    <w:div w:id="1369178848">
      <w:bodyDiv w:val="1"/>
      <w:marLeft w:val="0"/>
      <w:marRight w:val="0"/>
      <w:marTop w:val="0"/>
      <w:marBottom w:val="0"/>
      <w:divBdr>
        <w:top w:val="none" w:sz="0" w:space="0" w:color="auto"/>
        <w:left w:val="none" w:sz="0" w:space="0" w:color="auto"/>
        <w:bottom w:val="none" w:sz="0" w:space="0" w:color="auto"/>
        <w:right w:val="none" w:sz="0" w:space="0" w:color="auto"/>
      </w:divBdr>
    </w:div>
    <w:div w:id="1448814005">
      <w:bodyDiv w:val="1"/>
      <w:marLeft w:val="0"/>
      <w:marRight w:val="0"/>
      <w:marTop w:val="0"/>
      <w:marBottom w:val="0"/>
      <w:divBdr>
        <w:top w:val="none" w:sz="0" w:space="0" w:color="auto"/>
        <w:left w:val="none" w:sz="0" w:space="0" w:color="auto"/>
        <w:bottom w:val="none" w:sz="0" w:space="0" w:color="auto"/>
        <w:right w:val="none" w:sz="0" w:space="0" w:color="auto"/>
      </w:divBdr>
    </w:div>
    <w:div w:id="1474786272">
      <w:bodyDiv w:val="1"/>
      <w:marLeft w:val="0"/>
      <w:marRight w:val="0"/>
      <w:marTop w:val="0"/>
      <w:marBottom w:val="0"/>
      <w:divBdr>
        <w:top w:val="none" w:sz="0" w:space="0" w:color="auto"/>
        <w:left w:val="none" w:sz="0" w:space="0" w:color="auto"/>
        <w:bottom w:val="none" w:sz="0" w:space="0" w:color="auto"/>
        <w:right w:val="none" w:sz="0" w:space="0" w:color="auto"/>
      </w:divBdr>
    </w:div>
    <w:div w:id="1484003620">
      <w:bodyDiv w:val="1"/>
      <w:marLeft w:val="0"/>
      <w:marRight w:val="0"/>
      <w:marTop w:val="0"/>
      <w:marBottom w:val="0"/>
      <w:divBdr>
        <w:top w:val="none" w:sz="0" w:space="0" w:color="auto"/>
        <w:left w:val="none" w:sz="0" w:space="0" w:color="auto"/>
        <w:bottom w:val="none" w:sz="0" w:space="0" w:color="auto"/>
        <w:right w:val="none" w:sz="0" w:space="0" w:color="auto"/>
      </w:divBdr>
    </w:div>
    <w:div w:id="1524783380">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58980128">
      <w:bodyDiv w:val="1"/>
      <w:marLeft w:val="0"/>
      <w:marRight w:val="0"/>
      <w:marTop w:val="0"/>
      <w:marBottom w:val="0"/>
      <w:divBdr>
        <w:top w:val="none" w:sz="0" w:space="0" w:color="auto"/>
        <w:left w:val="none" w:sz="0" w:space="0" w:color="auto"/>
        <w:bottom w:val="none" w:sz="0" w:space="0" w:color="auto"/>
        <w:right w:val="none" w:sz="0" w:space="0" w:color="auto"/>
      </w:divBdr>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575118135">
      <w:bodyDiv w:val="1"/>
      <w:marLeft w:val="0"/>
      <w:marRight w:val="0"/>
      <w:marTop w:val="0"/>
      <w:marBottom w:val="0"/>
      <w:divBdr>
        <w:top w:val="none" w:sz="0" w:space="0" w:color="auto"/>
        <w:left w:val="none" w:sz="0" w:space="0" w:color="auto"/>
        <w:bottom w:val="none" w:sz="0" w:space="0" w:color="auto"/>
        <w:right w:val="none" w:sz="0" w:space="0" w:color="auto"/>
      </w:divBdr>
    </w:div>
    <w:div w:id="1651596917">
      <w:bodyDiv w:val="1"/>
      <w:marLeft w:val="0"/>
      <w:marRight w:val="0"/>
      <w:marTop w:val="0"/>
      <w:marBottom w:val="0"/>
      <w:divBdr>
        <w:top w:val="none" w:sz="0" w:space="0" w:color="auto"/>
        <w:left w:val="none" w:sz="0" w:space="0" w:color="auto"/>
        <w:bottom w:val="none" w:sz="0" w:space="0" w:color="auto"/>
        <w:right w:val="none" w:sz="0" w:space="0" w:color="auto"/>
      </w:divBdr>
    </w:div>
    <w:div w:id="1691025421">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
    <w:div w:id="1761220522">
      <w:bodyDiv w:val="1"/>
      <w:marLeft w:val="0"/>
      <w:marRight w:val="0"/>
      <w:marTop w:val="0"/>
      <w:marBottom w:val="0"/>
      <w:divBdr>
        <w:top w:val="none" w:sz="0" w:space="0" w:color="auto"/>
        <w:left w:val="none" w:sz="0" w:space="0" w:color="auto"/>
        <w:bottom w:val="none" w:sz="0" w:space="0" w:color="auto"/>
        <w:right w:val="none" w:sz="0" w:space="0" w:color="auto"/>
      </w:divBdr>
    </w:div>
    <w:div w:id="1770809443">
      <w:bodyDiv w:val="1"/>
      <w:marLeft w:val="0"/>
      <w:marRight w:val="0"/>
      <w:marTop w:val="0"/>
      <w:marBottom w:val="0"/>
      <w:divBdr>
        <w:top w:val="none" w:sz="0" w:space="0" w:color="auto"/>
        <w:left w:val="none" w:sz="0" w:space="0" w:color="auto"/>
        <w:bottom w:val="none" w:sz="0" w:space="0" w:color="auto"/>
        <w:right w:val="none" w:sz="0" w:space="0" w:color="auto"/>
      </w:divBdr>
    </w:div>
    <w:div w:id="1836334258">
      <w:bodyDiv w:val="1"/>
      <w:marLeft w:val="0"/>
      <w:marRight w:val="0"/>
      <w:marTop w:val="0"/>
      <w:marBottom w:val="0"/>
      <w:divBdr>
        <w:top w:val="none" w:sz="0" w:space="0" w:color="auto"/>
        <w:left w:val="none" w:sz="0" w:space="0" w:color="auto"/>
        <w:bottom w:val="none" w:sz="0" w:space="0" w:color="auto"/>
        <w:right w:val="none" w:sz="0" w:space="0" w:color="auto"/>
      </w:divBdr>
      <w:divsChild>
        <w:div w:id="314989417">
          <w:marLeft w:val="0"/>
          <w:marRight w:val="0"/>
          <w:marTop w:val="0"/>
          <w:marBottom w:val="0"/>
          <w:divBdr>
            <w:top w:val="none" w:sz="0" w:space="0" w:color="auto"/>
            <w:left w:val="none" w:sz="0" w:space="0" w:color="auto"/>
            <w:bottom w:val="none" w:sz="0" w:space="0" w:color="auto"/>
            <w:right w:val="none" w:sz="0" w:space="0" w:color="auto"/>
          </w:divBdr>
        </w:div>
      </w:divsChild>
    </w:div>
    <w:div w:id="1899440318">
      <w:bodyDiv w:val="1"/>
      <w:marLeft w:val="0"/>
      <w:marRight w:val="0"/>
      <w:marTop w:val="0"/>
      <w:marBottom w:val="0"/>
      <w:divBdr>
        <w:top w:val="none" w:sz="0" w:space="0" w:color="auto"/>
        <w:left w:val="none" w:sz="0" w:space="0" w:color="auto"/>
        <w:bottom w:val="none" w:sz="0" w:space="0" w:color="auto"/>
        <w:right w:val="none" w:sz="0" w:space="0" w:color="auto"/>
      </w:divBdr>
      <w:divsChild>
        <w:div w:id="1600332920">
          <w:marLeft w:val="0"/>
          <w:marRight w:val="0"/>
          <w:marTop w:val="0"/>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 w:id="1936592400">
      <w:bodyDiv w:val="1"/>
      <w:marLeft w:val="0"/>
      <w:marRight w:val="0"/>
      <w:marTop w:val="0"/>
      <w:marBottom w:val="0"/>
      <w:divBdr>
        <w:top w:val="none" w:sz="0" w:space="0" w:color="auto"/>
        <w:left w:val="none" w:sz="0" w:space="0" w:color="auto"/>
        <w:bottom w:val="none" w:sz="0" w:space="0" w:color="auto"/>
        <w:right w:val="none" w:sz="0" w:space="0" w:color="auto"/>
      </w:divBdr>
    </w:div>
    <w:div w:id="1940065941">
      <w:bodyDiv w:val="1"/>
      <w:marLeft w:val="0"/>
      <w:marRight w:val="0"/>
      <w:marTop w:val="0"/>
      <w:marBottom w:val="0"/>
      <w:divBdr>
        <w:top w:val="none" w:sz="0" w:space="0" w:color="auto"/>
        <w:left w:val="none" w:sz="0" w:space="0" w:color="auto"/>
        <w:bottom w:val="none" w:sz="0" w:space="0" w:color="auto"/>
        <w:right w:val="none" w:sz="0" w:space="0" w:color="auto"/>
      </w:divBdr>
    </w:div>
    <w:div w:id="1945769724">
      <w:bodyDiv w:val="1"/>
      <w:marLeft w:val="0"/>
      <w:marRight w:val="0"/>
      <w:marTop w:val="0"/>
      <w:marBottom w:val="0"/>
      <w:divBdr>
        <w:top w:val="none" w:sz="0" w:space="0" w:color="auto"/>
        <w:left w:val="none" w:sz="0" w:space="0" w:color="auto"/>
        <w:bottom w:val="none" w:sz="0" w:space="0" w:color="auto"/>
        <w:right w:val="none" w:sz="0" w:space="0" w:color="auto"/>
      </w:divBdr>
    </w:div>
    <w:div w:id="1989285017">
      <w:bodyDiv w:val="1"/>
      <w:marLeft w:val="0"/>
      <w:marRight w:val="0"/>
      <w:marTop w:val="0"/>
      <w:marBottom w:val="0"/>
      <w:divBdr>
        <w:top w:val="none" w:sz="0" w:space="0" w:color="auto"/>
        <w:left w:val="none" w:sz="0" w:space="0" w:color="auto"/>
        <w:bottom w:val="none" w:sz="0" w:space="0" w:color="auto"/>
        <w:right w:val="none" w:sz="0" w:space="0" w:color="auto"/>
      </w:divBdr>
    </w:div>
    <w:div w:id="2010667798">
      <w:bodyDiv w:val="1"/>
      <w:marLeft w:val="0"/>
      <w:marRight w:val="0"/>
      <w:marTop w:val="0"/>
      <w:marBottom w:val="0"/>
      <w:divBdr>
        <w:top w:val="none" w:sz="0" w:space="0" w:color="auto"/>
        <w:left w:val="none" w:sz="0" w:space="0" w:color="auto"/>
        <w:bottom w:val="none" w:sz="0" w:space="0" w:color="auto"/>
        <w:right w:val="none" w:sz="0" w:space="0" w:color="auto"/>
      </w:divBdr>
    </w:div>
    <w:div w:id="2011758865">
      <w:bodyDiv w:val="1"/>
      <w:marLeft w:val="0"/>
      <w:marRight w:val="0"/>
      <w:marTop w:val="0"/>
      <w:marBottom w:val="0"/>
      <w:divBdr>
        <w:top w:val="none" w:sz="0" w:space="0" w:color="auto"/>
        <w:left w:val="none" w:sz="0" w:space="0" w:color="auto"/>
        <w:bottom w:val="none" w:sz="0" w:space="0" w:color="auto"/>
        <w:right w:val="none" w:sz="0" w:space="0" w:color="auto"/>
      </w:divBdr>
    </w:div>
    <w:div w:id="2033728748">
      <w:bodyDiv w:val="1"/>
      <w:marLeft w:val="0"/>
      <w:marRight w:val="0"/>
      <w:marTop w:val="0"/>
      <w:marBottom w:val="0"/>
      <w:divBdr>
        <w:top w:val="none" w:sz="0" w:space="0" w:color="auto"/>
        <w:left w:val="none" w:sz="0" w:space="0" w:color="auto"/>
        <w:bottom w:val="none" w:sz="0" w:space="0" w:color="auto"/>
        <w:right w:val="none" w:sz="0" w:space="0" w:color="auto"/>
      </w:divBdr>
    </w:div>
    <w:div w:id="2037730806">
      <w:bodyDiv w:val="1"/>
      <w:marLeft w:val="0"/>
      <w:marRight w:val="0"/>
      <w:marTop w:val="0"/>
      <w:marBottom w:val="0"/>
      <w:divBdr>
        <w:top w:val="none" w:sz="0" w:space="0" w:color="auto"/>
        <w:left w:val="none" w:sz="0" w:space="0" w:color="auto"/>
        <w:bottom w:val="none" w:sz="0" w:space="0" w:color="auto"/>
        <w:right w:val="none" w:sz="0" w:space="0" w:color="auto"/>
      </w:divBdr>
    </w:div>
    <w:div w:id="2052925180">
      <w:bodyDiv w:val="1"/>
      <w:marLeft w:val="0"/>
      <w:marRight w:val="0"/>
      <w:marTop w:val="0"/>
      <w:marBottom w:val="0"/>
      <w:divBdr>
        <w:top w:val="none" w:sz="0" w:space="0" w:color="auto"/>
        <w:left w:val="none" w:sz="0" w:space="0" w:color="auto"/>
        <w:bottom w:val="none" w:sz="0" w:space="0" w:color="auto"/>
        <w:right w:val="none" w:sz="0" w:space="0" w:color="auto"/>
      </w:divBdr>
    </w:div>
    <w:div w:id="2074693909">
      <w:bodyDiv w:val="1"/>
      <w:marLeft w:val="0"/>
      <w:marRight w:val="0"/>
      <w:marTop w:val="0"/>
      <w:marBottom w:val="0"/>
      <w:divBdr>
        <w:top w:val="none" w:sz="0" w:space="0" w:color="auto"/>
        <w:left w:val="none" w:sz="0" w:space="0" w:color="auto"/>
        <w:bottom w:val="none" w:sz="0" w:space="0" w:color="auto"/>
        <w:right w:val="none" w:sz="0" w:space="0" w:color="auto"/>
      </w:divBdr>
    </w:div>
    <w:div w:id="208622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Esp17</b:Tag>
    <b:SourceType>InternetSite</b:SourceType>
    <b:Guid>{82C2AA9E-07D8-4727-806C-585DDBC226E0}</b:Guid>
    <b:Author>
      <b:Author>
        <b:NameList>
          <b:Person>
            <b:Last>Espressif</b:Last>
          </b:Person>
        </b:NameList>
      </b:Author>
    </b:Author>
    <b:Title>ESP8266EX DataSheet</b:Title>
    <b:YearAccessed>2017</b:YearAccessed>
    <b:MonthAccessed>05</b:MonthAccessed>
    <b:DayAccessed>20</b:DayAccessed>
    <b:URL>http://espressif.com/sites/default/files/documentation/0a-esp8266ex_datasheet_en.pdf</b:URL>
    <b:RefOrder>1</b:RefOrder>
  </b:Source>
  <b:Source>
    <b:Tag>Ecl17</b:Tag>
    <b:SourceType>InternetSite</b:SourceType>
    <b:Guid>{B8F71E52-227E-4965-9015-755E6BF463C3}</b:Guid>
    <b:Title>Eclipse SmartHome - A Flexible Framework for the Smart Home</b:Title>
    <b:YearAccessed>2017</b:YearAccessed>
    <b:MonthAccessed>május</b:MonthAccessed>
    <b:DayAccessed>20.</b:DayAccessed>
    <b:URL>https://www.eclipse.org/smarthome</b:URL>
    <b:RefOrder>7</b:RefOrder>
  </b:Source>
  <b:Source>
    <b:Tag>Dom17</b:Tag>
    <b:SourceType>InternetSite</b:SourceType>
    <b:Guid>{26E7E87C-CC7C-4E97-8A4E-77F2EE0F191B}</b:Guid>
    <b:Title>Domoticz</b:Title>
    <b:YearAccessed>2017</b:YearAccessed>
    <b:MonthAccessed>május</b:MonthAccessed>
    <b:DayAccessed>20.</b:DayAccessed>
    <b:URL>https://domoticz.com/</b:URL>
    <b:RefOrder>8</b:RefOrder>
  </b:Source>
  <b:Source>
    <b:Tag>Ama17</b:Tag>
    <b:SourceType>InternetSite</b:SourceType>
    <b:Guid>{B672ADA9-D7A5-41FF-834F-296D1B603A7B}</b:Guid>
    <b:Title>Amazon Echo - Wikipedia</b:Title>
    <b:YearAccessed>2017.</b:YearAccessed>
    <b:MonthAccessed>május</b:MonthAccessed>
    <b:DayAccessed>20.</b:DayAccessed>
    <b:URL>https://en.wikipedia.org/wiki/Amazon_Echo</b:URL>
    <b:RefOrder>9</b:RefOrder>
  </b:Source>
  <b:Source>
    <b:Tag>Hig17</b:Tag>
    <b:SourceType>InternetSite</b:SourceType>
    <b:Guid>{BFBC7BEC-5A03-4F7F-A6B6-0D2170DA7E2F}</b:Guid>
    <b:Title>Highstock API Reference</b:Title>
    <b:YearAccessed>2017.</b:YearAccessed>
    <b:MonthAccessed>május</b:MonthAccessed>
    <b:DayAccessed>20.</b:DayAccessed>
    <b:URL>http://api.highcharts.com/highstock</b:URL>
    <b:RefOrder>11</b:RefOrder>
  </b:Source>
  <b:Source>
    <b:Tag>Boo17</b:Tag>
    <b:SourceType>InternetSite</b:SourceType>
    <b:Guid>{B3F9783D-70D1-406D-AB1E-6595EFBB2101}</b:Guid>
    <b:Title>Bootstrap (front-end framework)</b:Title>
    <b:YearAccessed>2017.</b:YearAccessed>
    <b:MonthAccessed>május</b:MonthAccessed>
    <b:DayAccessed>20.</b:DayAccessed>
    <b:URL>http://getbootstrap.com/</b:URL>
    <b:RefOrder>12</b:RefOrder>
  </b:Source>
  <b:Source>
    <b:Tag>Mas17</b:Tag>
    <b:SourceType>InternetSite</b:SourceType>
    <b:Guid>{101FF25A-3039-4B63-B042-1F75FEB5BAA0}</b:Guid>
    <b:Title>Master Login System</b:Title>
    <b:YearAccessed>2017. </b:YearAccessed>
    <b:MonthAccessed>május</b:MonthAccessed>
    <b:DayAccessed>20.</b:DayAccessed>
    <b:URL>https://github.com/ionutvmi/master-login-system</b:URL>
    <b:RefOrder>13</b:RefOrder>
  </b:Source>
  <b:Source>
    <b:Tag>ESP17</b:Tag>
    <b:SourceType>InternetSite</b:SourceType>
    <b:Guid>{0C7D6F21-E844-4445-9D46-8739E019C66F}</b:Guid>
    <b:Author>
      <b:Author>
        <b:NameList>
          <b:Person>
            <b:Last>firmware</b:Last>
            <b:First>ESP8266</b:First>
            <b:Middle>AT-Command</b:Middle>
          </b:Person>
        </b:NameList>
      </b:Author>
    </b:Author>
    <b:YearAccessed>2017.</b:YearAccessed>
    <b:MonthAccessed>május</b:MonthAccessed>
    <b:DayAccessed>20.</b:DayAccessed>
    <b:URL>http://www.electrodragon.com/w/ESP8266_AT-Command_firmware</b:URL>
    <b:RefOrder>14</b:RefOrder>
  </b:Source>
  <b:Source>
    <b:Tag>Nod17</b:Tag>
    <b:SourceType>InternetSite</b:SourceType>
    <b:Guid>{C3284514-6C60-4C73-8B3A-D9BCA73A5413}</b:Guid>
    <b:Title>NodeMcu -  An open-source firmware based on ESP8266 wifi-soc</b:Title>
    <b:YearAccessed>2017.</b:YearAccessed>
    <b:MonthAccessed>május</b:MonthAccessed>
    <b:DayAccessed>20.</b:DayAccessed>
    <b:URL>http://nodemcu.com/index_en.html</b:URL>
    <b:RefOrder>15</b:RefOrder>
  </b:Source>
  <b:Source>
    <b:Tag>SDK17</b:Tag>
    <b:SourceType>InternetSite</b:SourceType>
    <b:Guid>{78B6E3A1-50AF-40E2-9DF0-F19AD0E82F8D}</b:Guid>
    <b:Title>SDKs &amp; Demos | Espressif Systems</b:Title>
    <b:YearAccessed>2017.</b:YearAccessed>
    <b:MonthAccessed>május</b:MonthAccessed>
    <b:DayAccessed>20.</b:DayAccessed>
    <b:URL>https://espressif.com/en/support/download/sdks-demos</b:URL>
    <b:RefOrder>16</b:RefOrder>
  </b:Source>
  <b:Source>
    <b:Tag>Ard17</b:Tag>
    <b:SourceType>InternetSite</b:SourceType>
    <b:Guid>{3E4C3D81-5EED-41D8-86B0-7CCF789AF5A1}</b:Guid>
    <b:Title>Arduino</b:Title>
    <b:YearAccessed>2017.</b:YearAccessed>
    <b:MonthAccessed>május</b:MonthAccessed>
    <b:DayAccessed>20.</b:DayAccessed>
    <b:URL>https://www.arduino.cc/</b:URL>
    <b:RefOrder>17</b:RefOrder>
  </b:Source>
  <b:Source>
    <b:Tag>ESP171</b:Tag>
    <b:SourceType>InternetSite</b:SourceType>
    <b:Guid>{8D47488B-EE9D-467B-80A6-6159A036A7CE}</b:Guid>
    <b:Title>ESP8266 core for Arduino</b:Title>
    <b:YearAccessed>2017.</b:YearAccessed>
    <b:MonthAccessed>május</b:MonthAccessed>
    <b:DayAccessed>20.</b:DayAccessed>
    <b:URL>https://github.com/esp8266/Arduino</b:URL>
    <b:RefOrder>18</b:RefOrder>
  </b:Source>
  <b:Source>
    <b:Tag>Mic17</b:Tag>
    <b:SourceType>InternetSite</b:SourceType>
    <b:Guid>{E4D5D79A-B3DB-4290-8D0F-A8F897C2B583}</b:Guid>
    <b:Title>MicroPython - Python for microcontrollers</b:Title>
    <b:YearAccessed>2017.</b:YearAccessed>
    <b:MonthAccessed>május</b:MonthAccessed>
    <b:DayAccessed>20.</b:DayAccessed>
    <b:URL>https://micropython.org/</b:URL>
    <b:RefOrder>19</b:RefOrder>
  </b:Source>
  <b:Source>
    <b:Tag>Esp171</b:Tag>
    <b:SourceType>InternetSite</b:SourceType>
    <b:Guid>{B402F32C-92F2-424B-BD89-EA5B9AF46E5A}</b:Guid>
    <b:Author>
      <b:Author>
        <b:NameList>
          <b:Person>
            <b:Last>Espressif</b:Last>
          </b:Person>
        </b:NameList>
      </b:Author>
    </b:Author>
    <b:Title>ESP32 DataSheet</b:Title>
    <b:YearAccessed>2017.</b:YearAccessed>
    <b:MonthAccessed>május</b:MonthAccessed>
    <b:DayAccessed>20.</b:DayAccessed>
    <b:URL>https://espressif.com/sites/default/files/documentation/esp32_datasheet_en.pdf</b:URL>
    <b:RefOrder>2</b:RefOrder>
  </b:Source>
  <b:Source>
    <b:Tag>ICo17</b:Tag>
    <b:SourceType>InternetSite</b:SourceType>
    <b:Guid>{E82879BA-667F-4CDB-A8F9-F33F5EB441A1}</b:Guid>
    <b:Title>IContrall intelligens otthonok</b:Title>
    <b:YearAccessed>2017.</b:YearAccessed>
    <b:MonthAccessed>május</b:MonthAccessed>
    <b:DayAccessed>20.</b:DayAccessed>
    <b:URL>https://icontrall.com/</b:URL>
    <b:RefOrder>3</b:RefOrder>
  </b:Source>
  <b:Source>
    <b:Tag>JSO17</b:Tag>
    <b:SourceType>InternetSite</b:SourceType>
    <b:Guid>{41EBF6F1-E1CD-4155-97D9-595084F40C15}</b:Guid>
    <b:Title>JSON Schema Based Editor</b:Title>
    <b:YearAccessed>2017.</b:YearAccessed>
    <b:MonthAccessed>május</b:MonthAccessed>
    <b:DayAccessed>20.</b:DayAccessed>
    <b:URL>https://github.com/jdorn/json-editor</b:URL>
    <b:RefOrder>10</b:RefOrder>
  </b:Source>
  <b:Source>
    <b:Tag>ope17</b:Tag>
    <b:SourceType>InternetSite</b:SourceType>
    <b:Guid>{59DF9C36-DF3A-4619-981D-E7806F6459D3}</b:Guid>
    <b:LCID>hu-HU</b:LCID>
    <b:Title>openHAB</b:Title>
    <b:YearAccessed>2017.</b:YearAccessed>
    <b:MonthAccessed>május</b:MonthAccessed>
    <b:DayAccessed>20.</b:DayAccessed>
    <b:URL>https://www.openhab.org</b:URL>
    <b:RefOrder>6</b:RefOrder>
  </b:Source>
  <b:Source>
    <b:Tag>Sma17</b:Tag>
    <b:SourceType>InternetSite</b:SourceType>
    <b:Guid>{1BD654B7-75EC-4CB8-BF08-86744FACCAA7}</b:Guid>
    <b:Title>SmartThings. Add a little smartness to your things.</b:Title>
    <b:YearAccessed>2017.</b:YearAccessed>
    <b:MonthAccessed>május</b:MonthAccessed>
    <b:DayAccessed>20.</b:DayAccessed>
    <b:URL>https://www.smartthings.com/</b:URL>
    <b:RefOrder>4</b:RefOrder>
  </b:Source>
  <b:Source>
    <b:Tag>Sma171</b:Tag>
    <b:SourceType>InternetSite</b:SourceType>
    <b:Guid>{A606B369-7BBC-4D3F-BECA-66D429250D5A}</b:Guid>
    <b:Title>SmartRules – Make your smart home smart.</b:Title>
    <b:YearAccessed>2017.</b:YearAccessed>
    <b:MonthAccessed>május</b:MonthAccessed>
    <b:DayAccessed>20.</b:DayAccessed>
    <b:URL>http://smartrulesapp.com/</b:URL>
    <b:RefOrder>5</b:RefOrder>
  </b:Source>
</b:Sources>
</file>

<file path=customXml/itemProps1.xml><?xml version="1.0" encoding="utf-8"?>
<ds:datastoreItem xmlns:ds="http://schemas.openxmlformats.org/officeDocument/2006/customXml" ds:itemID="{72958383-16DC-4A8F-9B77-C666D689A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3663</TotalTime>
  <Pages>52</Pages>
  <Words>11644</Words>
  <Characters>77322</Characters>
  <Application>Microsoft Office Word</Application>
  <DocSecurity>0</DocSecurity>
  <Lines>1645</Lines>
  <Paragraphs>889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Bence</dc:creator>
  <cp:lastModifiedBy>Bence</cp:lastModifiedBy>
  <cp:revision>49</cp:revision>
  <dcterms:created xsi:type="dcterms:W3CDTF">2017-05-19T01:32:00Z</dcterms:created>
  <dcterms:modified xsi:type="dcterms:W3CDTF">2017-05-21T15:50:00Z</dcterms:modified>
</cp:coreProperties>
</file>