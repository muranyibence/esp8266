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B7E152" w14:textId="77777777" w:rsidR="002360F0" w:rsidRDefault="00D3457E" w:rsidP="00F63AE9">
      <w:pPr>
        <w:pStyle w:val="Fejezetcmtartalomjegyzknlkl"/>
        <w:numPr>
          <w:ilvl w:val="0"/>
          <w:numId w:val="0"/>
        </w:numPr>
        <w:ind w:left="432"/>
      </w:pPr>
      <w:r>
        <w:rPr>
          <w:lang w:eastAsia="hu-HU"/>
        </w:rPr>
        <w:drawing>
          <wp:inline distT="0" distB="0" distL="0" distR="0" wp14:anchorId="382C774F" wp14:editId="1CE9F342">
            <wp:extent cx="2428875" cy="62865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p>
    <w:p w14:paraId="134C0678" w14:textId="77777777" w:rsidR="002360F0" w:rsidRPr="002360F0" w:rsidRDefault="002360F0" w:rsidP="00554D28">
      <w:pPr>
        <w:pStyle w:val="BMEMIT"/>
      </w:pPr>
      <w:r w:rsidRPr="002360F0">
        <w:t>Budapesti Műszaki és Gazdaságtudományi Egyetem</w:t>
      </w:r>
    </w:p>
    <w:p w14:paraId="66A0F0D9" w14:textId="77777777" w:rsidR="002360F0" w:rsidRDefault="002360F0" w:rsidP="00554D28">
      <w:pPr>
        <w:pStyle w:val="BMEMIT"/>
      </w:pPr>
      <w:r w:rsidRPr="002360F0">
        <w:t>Méréstechnika és Információs Rendszerek Tanszék</w:t>
      </w:r>
    </w:p>
    <w:p w14:paraId="4744AB12" w14:textId="77777777" w:rsidR="002360F0" w:rsidRDefault="002360F0" w:rsidP="006A0B94">
      <w:pPr>
        <w:pStyle w:val="BMEMIT"/>
        <w:jc w:val="both"/>
      </w:pPr>
    </w:p>
    <w:p w14:paraId="30639D25" w14:textId="77777777" w:rsidR="006A0B94" w:rsidRDefault="006A0B94" w:rsidP="006A0B94">
      <w:pPr>
        <w:pStyle w:val="BMEMIT"/>
        <w:jc w:val="both"/>
      </w:pPr>
    </w:p>
    <w:p w14:paraId="7890527B" w14:textId="77777777" w:rsidR="006A0B94" w:rsidRDefault="006A0B94" w:rsidP="006A0B94">
      <w:pPr>
        <w:pStyle w:val="BMEMIT"/>
        <w:jc w:val="both"/>
      </w:pPr>
    </w:p>
    <w:p w14:paraId="53B921CF" w14:textId="77777777" w:rsidR="006A0B94" w:rsidRDefault="006A0B94" w:rsidP="006A0B94">
      <w:pPr>
        <w:pStyle w:val="BMEMIT"/>
        <w:jc w:val="both"/>
      </w:pPr>
    </w:p>
    <w:p w14:paraId="0052D60C" w14:textId="77777777" w:rsidR="006A0B94" w:rsidRPr="002360F0" w:rsidRDefault="006A0B94" w:rsidP="006A0B94">
      <w:pPr>
        <w:pStyle w:val="BMEMIT"/>
        <w:jc w:val="both"/>
      </w:pPr>
    </w:p>
    <w:p w14:paraId="04EA47A8" w14:textId="77777777" w:rsidR="00D42C9D" w:rsidRPr="006A0B94" w:rsidRDefault="00395657" w:rsidP="006A0B94">
      <w:pPr>
        <w:jc w:val="center"/>
        <w:rPr>
          <w:b/>
          <w:sz w:val="48"/>
        </w:rPr>
      </w:pPr>
      <w:r w:rsidRPr="006A0B94">
        <w:rPr>
          <w:b/>
          <w:sz w:val="48"/>
        </w:rPr>
        <w:t>IoT alapú otthonautomatizálás megvalósítása ESP8266 használatával</w:t>
      </w:r>
    </w:p>
    <w:p w14:paraId="2ACB9B7A" w14:textId="02207AF0" w:rsidR="00D42C9D" w:rsidRDefault="00DD39B6" w:rsidP="00D42C9D">
      <w:pPr>
        <w:pStyle w:val="Adatok"/>
      </w:pPr>
      <w:r>
        <w:t>Diplomaterv</w:t>
      </w:r>
    </w:p>
    <w:p w14:paraId="601855F2" w14:textId="77777777" w:rsidR="006A0B94" w:rsidRDefault="006A0B94" w:rsidP="001967B9">
      <w:pPr>
        <w:pStyle w:val="Adatok"/>
      </w:pPr>
    </w:p>
    <w:p w14:paraId="20A60889" w14:textId="77777777" w:rsidR="004E5238" w:rsidRDefault="004E5238" w:rsidP="001967B9">
      <w:pPr>
        <w:pStyle w:val="Adatok"/>
      </w:pPr>
    </w:p>
    <w:p w14:paraId="1CA222E0" w14:textId="77777777" w:rsidR="004E5238" w:rsidRDefault="004E5238" w:rsidP="001967B9">
      <w:pPr>
        <w:pStyle w:val="Adatok"/>
      </w:pPr>
    </w:p>
    <w:p w14:paraId="13209A35" w14:textId="77777777" w:rsidR="004E5238" w:rsidRDefault="004E5238" w:rsidP="001967B9">
      <w:pPr>
        <w:pStyle w:val="Adatok"/>
      </w:pPr>
    </w:p>
    <w:p w14:paraId="64C8AAE2" w14:textId="77777777" w:rsidR="00B923B6" w:rsidRPr="006A0B94" w:rsidRDefault="00395657" w:rsidP="006A0B94">
      <w:pPr>
        <w:jc w:val="center"/>
        <w:rPr>
          <w:b/>
          <w:sz w:val="48"/>
        </w:rPr>
      </w:pPr>
      <w:r w:rsidRPr="006A0B94">
        <w:rPr>
          <w:b/>
          <w:sz w:val="48"/>
        </w:rPr>
        <w:t>Murányi Bence</w:t>
      </w:r>
    </w:p>
    <w:p w14:paraId="015092D2" w14:textId="77777777" w:rsidR="00D42C9D" w:rsidRDefault="00C77C74" w:rsidP="00C77C74">
      <w:pPr>
        <w:pStyle w:val="Adatok"/>
        <w:tabs>
          <w:tab w:val="left" w:pos="2415"/>
          <w:tab w:val="center" w:pos="4535"/>
        </w:tabs>
        <w:jc w:val="left"/>
      </w:pPr>
      <w:r>
        <w:tab/>
      </w:r>
      <w:r>
        <w:tab/>
      </w:r>
      <w:r w:rsidR="00395657">
        <w:t>I</w:t>
      </w:r>
      <w:r>
        <w:t>I</w:t>
      </w:r>
      <w:r w:rsidR="00395657">
        <w:t>. évf</w:t>
      </w:r>
      <w:r w:rsidR="00D42C9D">
        <w:t xml:space="preserve"> </w:t>
      </w:r>
      <w:r w:rsidR="00D646A9">
        <w:t>mérnök</w:t>
      </w:r>
      <w:r w:rsidR="00D42C9D">
        <w:t>inf</w:t>
      </w:r>
      <w:r w:rsidR="00D646A9">
        <w:t>ormatikus</w:t>
      </w:r>
      <w:r w:rsidR="00D42C9D">
        <w:t xml:space="preserve"> szakos hallgató</w:t>
      </w:r>
    </w:p>
    <w:p w14:paraId="0B1D394A" w14:textId="77777777" w:rsidR="00D42C9D" w:rsidRDefault="00D42C9D" w:rsidP="00D42C9D">
      <w:pPr>
        <w:pStyle w:val="Adatok"/>
      </w:pPr>
      <w:r>
        <w:t xml:space="preserve">MSc </w:t>
      </w:r>
      <w:r w:rsidR="00395657">
        <w:t>Intelligens</w:t>
      </w:r>
      <w:r>
        <w:t xml:space="preserve"> rendszerek szakirány/ágazat</w:t>
      </w:r>
    </w:p>
    <w:p w14:paraId="7B2B8BCB" w14:textId="77777777" w:rsidR="00D42C9D" w:rsidRDefault="00395657" w:rsidP="00F913F4">
      <w:pPr>
        <w:pStyle w:val="Adatok"/>
        <w:spacing w:before="3000"/>
      </w:pPr>
      <w:r>
        <w:t>Konzulens</w:t>
      </w:r>
      <w:r w:rsidR="00D42C9D">
        <w:t>:</w:t>
      </w:r>
    </w:p>
    <w:p w14:paraId="509EF420" w14:textId="77777777" w:rsidR="00F913F4" w:rsidRDefault="00F913F4" w:rsidP="00F913F4">
      <w:pPr>
        <w:pStyle w:val="Adatok"/>
      </w:pPr>
    </w:p>
    <w:p w14:paraId="7D085E24" w14:textId="77777777" w:rsidR="00F913F4" w:rsidRDefault="00C2303A" w:rsidP="00F913F4">
      <w:pPr>
        <w:pStyle w:val="Adatok"/>
      </w:pPr>
      <w:r>
        <w:t xml:space="preserve">Dr. </w:t>
      </w:r>
      <w:r w:rsidR="00395657">
        <w:t>Györke Péter</w:t>
      </w:r>
    </w:p>
    <w:p w14:paraId="45108835" w14:textId="77777777" w:rsidR="00D42C9D" w:rsidRDefault="00F913F4" w:rsidP="00F913F4">
      <w:pPr>
        <w:pStyle w:val="Adatok"/>
      </w:pPr>
      <w:r>
        <w:t>(</w:t>
      </w:r>
      <w:r w:rsidR="00D42C9D">
        <w:t>Méréstechnika és</w:t>
      </w:r>
      <w:r>
        <w:t xml:space="preserve"> Információs Rendszerek Tanszék)</w:t>
      </w:r>
    </w:p>
    <w:p w14:paraId="26464048" w14:textId="77777777" w:rsidR="00D42C9D" w:rsidRDefault="00D42C9D" w:rsidP="00395657">
      <w:pPr>
        <w:pStyle w:val="Adatok"/>
        <w:jc w:val="both"/>
      </w:pPr>
    </w:p>
    <w:p w14:paraId="701CDAA0" w14:textId="77777777" w:rsidR="009F654E" w:rsidRDefault="009F654E" w:rsidP="00230FC3"/>
    <w:p w14:paraId="1DFC2F7A" w14:textId="77777777" w:rsidR="0050100D" w:rsidRPr="00B50CAA" w:rsidRDefault="0050100D" w:rsidP="00AC5AD6">
      <w:pPr>
        <w:pStyle w:val="Fejezetcmtartalomjegyzknlkl"/>
        <w:numPr>
          <w:ilvl w:val="0"/>
          <w:numId w:val="0"/>
        </w:numPr>
        <w:ind w:left="432"/>
      </w:pPr>
      <w:r w:rsidRPr="00B50CAA">
        <w:lastRenderedPageBreak/>
        <w:t>Tartalomjegyzék</w:t>
      </w:r>
    </w:p>
    <w:p w14:paraId="73AC6E4E" w14:textId="2E24E37D" w:rsidR="00085478" w:rsidRDefault="008B747D">
      <w:pPr>
        <w:pStyle w:val="TJ1"/>
        <w:rPr>
          <w:ins w:id="1" w:author="Bence" w:date="2017-05-20T14:33:00Z"/>
          <w:rFonts w:asciiTheme="minorHAnsi" w:eastAsiaTheme="minorEastAsia" w:hAnsiTheme="minorHAnsi" w:cstheme="minorBidi"/>
          <w:b w:val="0"/>
          <w:noProof/>
          <w:sz w:val="22"/>
          <w:szCs w:val="22"/>
          <w:lang w:eastAsia="hu-HU"/>
        </w:rPr>
      </w:pPr>
      <w:r>
        <w:fldChar w:fldCharType="begin"/>
      </w:r>
      <w:r w:rsidR="0050100D">
        <w:instrText xml:space="preserve"> TOC \o "1-3" \h \z \u </w:instrText>
      </w:r>
      <w:r>
        <w:fldChar w:fldCharType="separate"/>
      </w:r>
      <w:ins w:id="2" w:author="Bence" w:date="2017-05-20T14:33:00Z">
        <w:r w:rsidR="00085478" w:rsidRPr="003E2557">
          <w:rPr>
            <w:rStyle w:val="Hiperhivatkozs"/>
            <w:noProof/>
          </w:rPr>
          <w:fldChar w:fldCharType="begin"/>
        </w:r>
        <w:r w:rsidR="00085478" w:rsidRPr="003E2557">
          <w:rPr>
            <w:rStyle w:val="Hiperhivatkozs"/>
            <w:noProof/>
          </w:rPr>
          <w:instrText xml:space="preserve"> </w:instrText>
        </w:r>
        <w:r w:rsidR="00085478">
          <w:rPr>
            <w:noProof/>
          </w:rPr>
          <w:instrText>HYPERLINK \l "_Toc483054116"</w:instrText>
        </w:r>
        <w:r w:rsidR="00085478" w:rsidRPr="003E2557">
          <w:rPr>
            <w:rStyle w:val="Hiperhivatkozs"/>
            <w:noProof/>
          </w:rPr>
          <w:instrText xml:space="preserve"> </w:instrText>
        </w:r>
        <w:r w:rsidR="00085478" w:rsidRPr="003E2557">
          <w:rPr>
            <w:rStyle w:val="Hiperhivatkozs"/>
            <w:noProof/>
          </w:rPr>
        </w:r>
        <w:r w:rsidR="00085478" w:rsidRPr="003E2557">
          <w:rPr>
            <w:rStyle w:val="Hiperhivatkozs"/>
            <w:noProof/>
          </w:rPr>
          <w:fldChar w:fldCharType="separate"/>
        </w:r>
        <w:r w:rsidR="00085478" w:rsidRPr="003E2557">
          <w:rPr>
            <w:rStyle w:val="Hiperhivatkozs"/>
            <w:noProof/>
          </w:rPr>
          <w:t>Abstract</w:t>
        </w:r>
        <w:r w:rsidR="00085478">
          <w:rPr>
            <w:noProof/>
            <w:webHidden/>
          </w:rPr>
          <w:tab/>
        </w:r>
        <w:r w:rsidR="00085478">
          <w:rPr>
            <w:noProof/>
            <w:webHidden/>
          </w:rPr>
          <w:fldChar w:fldCharType="begin"/>
        </w:r>
        <w:r w:rsidR="00085478">
          <w:rPr>
            <w:noProof/>
            <w:webHidden/>
          </w:rPr>
          <w:instrText xml:space="preserve"> PAGEREF _Toc483054116 \h </w:instrText>
        </w:r>
        <w:r w:rsidR="00085478">
          <w:rPr>
            <w:noProof/>
            <w:webHidden/>
          </w:rPr>
        </w:r>
      </w:ins>
      <w:r w:rsidR="00085478">
        <w:rPr>
          <w:noProof/>
          <w:webHidden/>
        </w:rPr>
        <w:fldChar w:fldCharType="separate"/>
      </w:r>
      <w:ins w:id="3" w:author="Bence" w:date="2017-05-20T14:33:00Z">
        <w:r w:rsidR="00085478">
          <w:rPr>
            <w:noProof/>
            <w:webHidden/>
          </w:rPr>
          <w:t>5</w:t>
        </w:r>
        <w:r w:rsidR="00085478">
          <w:rPr>
            <w:noProof/>
            <w:webHidden/>
          </w:rPr>
          <w:fldChar w:fldCharType="end"/>
        </w:r>
        <w:r w:rsidR="00085478" w:rsidRPr="003E2557">
          <w:rPr>
            <w:rStyle w:val="Hiperhivatkozs"/>
            <w:noProof/>
          </w:rPr>
          <w:fldChar w:fldCharType="end"/>
        </w:r>
      </w:ins>
    </w:p>
    <w:p w14:paraId="3910AE08" w14:textId="7EFBA94E" w:rsidR="00085478" w:rsidRDefault="00085478">
      <w:pPr>
        <w:pStyle w:val="TJ1"/>
        <w:rPr>
          <w:ins w:id="4" w:author="Bence" w:date="2017-05-20T14:33:00Z"/>
          <w:rFonts w:asciiTheme="minorHAnsi" w:eastAsiaTheme="minorEastAsia" w:hAnsiTheme="minorHAnsi" w:cstheme="minorBidi"/>
          <w:b w:val="0"/>
          <w:noProof/>
          <w:sz w:val="22"/>
          <w:szCs w:val="22"/>
          <w:lang w:eastAsia="hu-HU"/>
        </w:rPr>
      </w:pPr>
      <w:ins w:id="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"_Toc483054117"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Összefoglaló</w:t>
        </w:r>
        <w:r>
          <w:rPr>
            <w:noProof/>
            <w:webHidden/>
          </w:rPr>
          <w:tab/>
        </w:r>
        <w:r>
          <w:rPr>
            <w:noProof/>
            <w:webHidden/>
          </w:rPr>
          <w:fldChar w:fldCharType="begin"/>
        </w:r>
        <w:r>
          <w:rPr>
            <w:noProof/>
            <w:webHidden/>
          </w:rPr>
          <w:instrText xml:space="preserve"> PAGEREF _Toc483054117 \h </w:instrText>
        </w:r>
        <w:r>
          <w:rPr>
            <w:noProof/>
            <w:webHidden/>
          </w:rPr>
        </w:r>
      </w:ins>
      <w:r>
        <w:rPr>
          <w:noProof/>
          <w:webHidden/>
        </w:rPr>
        <w:fldChar w:fldCharType="separate"/>
      </w:r>
      <w:ins w:id="6" w:author="Bence" w:date="2017-05-20T14:33:00Z">
        <w:r>
          <w:rPr>
            <w:noProof/>
            <w:webHidden/>
          </w:rPr>
          <w:t>6</w:t>
        </w:r>
        <w:r>
          <w:rPr>
            <w:noProof/>
            <w:webHidden/>
          </w:rPr>
          <w:fldChar w:fldCharType="end"/>
        </w:r>
        <w:r w:rsidRPr="003E2557">
          <w:rPr>
            <w:rStyle w:val="Hiperhivatkozs"/>
            <w:noProof/>
          </w:rPr>
          <w:fldChar w:fldCharType="end"/>
        </w:r>
      </w:ins>
    </w:p>
    <w:p w14:paraId="4FF140F2" w14:textId="7A3DCA06" w:rsidR="00085478" w:rsidRDefault="00085478">
      <w:pPr>
        <w:pStyle w:val="TJ1"/>
        <w:tabs>
          <w:tab w:val="left" w:pos="482"/>
        </w:tabs>
        <w:rPr>
          <w:ins w:id="7" w:author="Bence" w:date="2017-05-20T14:33:00Z"/>
          <w:rFonts w:asciiTheme="minorHAnsi" w:eastAsiaTheme="minorEastAsia" w:hAnsiTheme="minorHAnsi" w:cstheme="minorBidi"/>
          <w:b w:val="0"/>
          <w:noProof/>
          <w:sz w:val="22"/>
          <w:szCs w:val="22"/>
          <w:lang w:eastAsia="hu-HU"/>
        </w:rPr>
      </w:pPr>
      <w:ins w:id="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"_Toc483054118"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w:t>
        </w:r>
        <w:r>
          <w:rPr>
            <w:rFonts w:asciiTheme="minorHAnsi" w:eastAsiaTheme="minorEastAsia" w:hAnsiTheme="minorHAnsi" w:cstheme="minorBidi"/>
            <w:b w:val="0"/>
            <w:noProof/>
            <w:sz w:val="22"/>
            <w:szCs w:val="22"/>
            <w:lang w:eastAsia="hu-HU"/>
          </w:rPr>
          <w:tab/>
        </w:r>
        <w:r w:rsidRPr="003E2557">
          <w:rPr>
            <w:rStyle w:val="Hiperhivatkozs"/>
            <w:noProof/>
          </w:rPr>
          <w:t>Bevezetés</w:t>
        </w:r>
        <w:r>
          <w:rPr>
            <w:noProof/>
            <w:webHidden/>
          </w:rPr>
          <w:tab/>
        </w:r>
        <w:r>
          <w:rPr>
            <w:noProof/>
            <w:webHidden/>
          </w:rPr>
          <w:fldChar w:fldCharType="begin"/>
        </w:r>
        <w:r>
          <w:rPr>
            <w:noProof/>
            <w:webHidden/>
          </w:rPr>
          <w:instrText xml:space="preserve"> PAGEREF _Toc483054118 \h </w:instrText>
        </w:r>
        <w:r>
          <w:rPr>
            <w:noProof/>
            <w:webHidden/>
          </w:rPr>
        </w:r>
      </w:ins>
      <w:r>
        <w:rPr>
          <w:noProof/>
          <w:webHidden/>
        </w:rPr>
        <w:fldChar w:fldCharType="separate"/>
      </w:r>
      <w:ins w:id="9" w:author="Bence" w:date="2017-05-20T14:33:00Z">
        <w:r>
          <w:rPr>
            <w:noProof/>
            <w:webHidden/>
          </w:rPr>
          <w:t>7</w:t>
        </w:r>
        <w:r>
          <w:rPr>
            <w:noProof/>
            <w:webHidden/>
          </w:rPr>
          <w:fldChar w:fldCharType="end"/>
        </w:r>
        <w:r w:rsidRPr="003E2557">
          <w:rPr>
            <w:rStyle w:val="Hiperhivatkozs"/>
            <w:noProof/>
          </w:rPr>
          <w:fldChar w:fldCharType="end"/>
        </w:r>
      </w:ins>
    </w:p>
    <w:p w14:paraId="75556E29" w14:textId="59818512" w:rsidR="00085478" w:rsidRDefault="00085478">
      <w:pPr>
        <w:pStyle w:val="TJ2"/>
        <w:tabs>
          <w:tab w:val="left" w:pos="880"/>
          <w:tab w:val="right" w:leader="dot" w:pos="9060"/>
        </w:tabs>
        <w:rPr>
          <w:ins w:id="10" w:author="Bence" w:date="2017-05-20T14:33:00Z"/>
          <w:rFonts w:asciiTheme="minorHAnsi" w:eastAsiaTheme="minorEastAsia" w:hAnsiTheme="minorHAnsi" w:cstheme="minorBidi"/>
          <w:noProof/>
          <w:sz w:val="22"/>
          <w:szCs w:val="22"/>
          <w:lang w:eastAsia="hu-HU"/>
        </w:rPr>
      </w:pPr>
      <w:ins w:id="1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"_Toc483054119"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1.1</w:t>
        </w:r>
        <w:r>
          <w:rPr>
            <w:rFonts w:asciiTheme="minorHAnsi" w:eastAsiaTheme="minorEastAsia" w:hAnsiTheme="minorHAnsi" w:cstheme="minorBidi"/>
            <w:noProof/>
            <w:sz w:val="22"/>
            <w:szCs w:val="22"/>
            <w:lang w:eastAsia="hu-HU"/>
          </w:rPr>
          <w:tab/>
        </w:r>
        <w:r w:rsidRPr="003E2557">
          <w:rPr>
            <w:rStyle w:val="Hiperhivatkozs"/>
            <w:noProof/>
          </w:rPr>
          <w:t>Az IoT-ről</w:t>
        </w:r>
        <w:r>
          <w:rPr>
            <w:noProof/>
            <w:webHidden/>
          </w:rPr>
          <w:tab/>
        </w:r>
        <w:r>
          <w:rPr>
            <w:noProof/>
            <w:webHidden/>
          </w:rPr>
          <w:fldChar w:fldCharType="begin"/>
        </w:r>
        <w:r>
          <w:rPr>
            <w:noProof/>
            <w:webHidden/>
          </w:rPr>
          <w:instrText xml:space="preserve"> PAGEREF _Toc483054119 \h </w:instrText>
        </w:r>
        <w:r>
          <w:rPr>
            <w:noProof/>
            <w:webHidden/>
          </w:rPr>
        </w:r>
      </w:ins>
      <w:r>
        <w:rPr>
          <w:noProof/>
          <w:webHidden/>
        </w:rPr>
        <w:fldChar w:fldCharType="separate"/>
      </w:r>
      <w:ins w:id="12" w:author="Bence" w:date="2017-05-20T14:33:00Z">
        <w:r>
          <w:rPr>
            <w:noProof/>
            <w:webHidden/>
          </w:rPr>
          <w:t>7</w:t>
        </w:r>
        <w:r>
          <w:rPr>
            <w:noProof/>
            <w:webHidden/>
          </w:rPr>
          <w:fldChar w:fldCharType="end"/>
        </w:r>
        <w:r w:rsidRPr="003E2557">
          <w:rPr>
            <w:rStyle w:val="Hiperhivatkozs"/>
            <w:noProof/>
          </w:rPr>
          <w:fldChar w:fldCharType="end"/>
        </w:r>
      </w:ins>
    </w:p>
    <w:p w14:paraId="69700A76" w14:textId="2CC902EC" w:rsidR="00085478" w:rsidRDefault="00085478">
      <w:pPr>
        <w:pStyle w:val="TJ2"/>
        <w:tabs>
          <w:tab w:val="left" w:pos="880"/>
          <w:tab w:val="right" w:leader="dot" w:pos="9060"/>
        </w:tabs>
        <w:rPr>
          <w:ins w:id="13" w:author="Bence" w:date="2017-05-20T14:33:00Z"/>
          <w:rFonts w:asciiTheme="minorHAnsi" w:eastAsiaTheme="minorEastAsia" w:hAnsiTheme="minorHAnsi" w:cstheme="minorBidi"/>
          <w:noProof/>
          <w:sz w:val="22"/>
          <w:szCs w:val="22"/>
          <w:lang w:eastAsia="hu-HU"/>
        </w:rPr>
      </w:pPr>
      <w:ins w:id="1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1.2</w:t>
        </w:r>
        <w:r>
          <w:rPr>
            <w:rFonts w:asciiTheme="minorHAnsi" w:eastAsiaTheme="minorEastAsia" w:hAnsiTheme="minorHAnsi" w:cstheme="minorBidi"/>
            <w:noProof/>
            <w:sz w:val="22"/>
            <w:szCs w:val="22"/>
            <w:lang w:eastAsia="hu-HU"/>
          </w:rPr>
          <w:tab/>
        </w:r>
        <w:r w:rsidRPr="003E2557">
          <w:rPr>
            <w:rStyle w:val="Hiperhivatkozs"/>
            <w:noProof/>
          </w:rPr>
          <w:t>Intelligens otthon</w:t>
        </w:r>
        <w:r>
          <w:rPr>
            <w:noProof/>
            <w:webHidden/>
          </w:rPr>
          <w:tab/>
        </w:r>
        <w:r>
          <w:rPr>
            <w:noProof/>
            <w:webHidden/>
          </w:rPr>
          <w:fldChar w:fldCharType="begin"/>
        </w:r>
        <w:r>
          <w:rPr>
            <w:noProof/>
            <w:webHidden/>
          </w:rPr>
          <w:instrText xml:space="preserve"> PAGEREF _Toc483054120 \h </w:instrText>
        </w:r>
        <w:r>
          <w:rPr>
            <w:noProof/>
            <w:webHidden/>
          </w:rPr>
        </w:r>
      </w:ins>
      <w:r>
        <w:rPr>
          <w:noProof/>
          <w:webHidden/>
        </w:rPr>
        <w:fldChar w:fldCharType="separate"/>
      </w:r>
      <w:ins w:id="15" w:author="Bence" w:date="2017-05-20T14:33:00Z">
        <w:r>
          <w:rPr>
            <w:noProof/>
            <w:webHidden/>
          </w:rPr>
          <w:t>7</w:t>
        </w:r>
        <w:r>
          <w:rPr>
            <w:noProof/>
            <w:webHidden/>
          </w:rPr>
          <w:fldChar w:fldCharType="end"/>
        </w:r>
        <w:r w:rsidRPr="003E2557">
          <w:rPr>
            <w:rStyle w:val="Hiperhivatkozs"/>
            <w:noProof/>
          </w:rPr>
          <w:fldChar w:fldCharType="end"/>
        </w:r>
      </w:ins>
    </w:p>
    <w:p w14:paraId="0A4E3C8B" w14:textId="1AF700FA" w:rsidR="00085478" w:rsidRDefault="00085478">
      <w:pPr>
        <w:pStyle w:val="TJ2"/>
        <w:tabs>
          <w:tab w:val="left" w:pos="880"/>
          <w:tab w:val="right" w:leader="dot" w:pos="9060"/>
        </w:tabs>
        <w:rPr>
          <w:ins w:id="16" w:author="Bence" w:date="2017-05-20T14:33:00Z"/>
          <w:rFonts w:asciiTheme="minorHAnsi" w:eastAsiaTheme="minorEastAsia" w:hAnsiTheme="minorHAnsi" w:cstheme="minorBidi"/>
          <w:noProof/>
          <w:sz w:val="22"/>
          <w:szCs w:val="22"/>
          <w:lang w:eastAsia="hu-HU"/>
        </w:rPr>
      </w:pPr>
      <w:ins w:id="1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1.3</w:t>
        </w:r>
        <w:r>
          <w:rPr>
            <w:rFonts w:asciiTheme="minorHAnsi" w:eastAsiaTheme="minorEastAsia" w:hAnsiTheme="minorHAnsi" w:cstheme="minorBidi"/>
            <w:noProof/>
            <w:sz w:val="22"/>
            <w:szCs w:val="22"/>
            <w:lang w:eastAsia="hu-HU"/>
          </w:rPr>
          <w:tab/>
        </w:r>
        <w:r w:rsidRPr="003E2557">
          <w:rPr>
            <w:rStyle w:val="Hiperhivatkozs"/>
            <w:noProof/>
          </w:rPr>
          <w:t>ESP8266</w:t>
        </w:r>
        <w:r>
          <w:rPr>
            <w:noProof/>
            <w:webHidden/>
          </w:rPr>
          <w:tab/>
        </w:r>
        <w:r>
          <w:rPr>
            <w:noProof/>
            <w:webHidden/>
          </w:rPr>
          <w:fldChar w:fldCharType="begin"/>
        </w:r>
        <w:r>
          <w:rPr>
            <w:noProof/>
            <w:webHidden/>
          </w:rPr>
          <w:instrText xml:space="preserve"> PAGEREF _Toc483054121 \h </w:instrText>
        </w:r>
        <w:r>
          <w:rPr>
            <w:noProof/>
            <w:webHidden/>
          </w:rPr>
        </w:r>
      </w:ins>
      <w:r>
        <w:rPr>
          <w:noProof/>
          <w:webHidden/>
        </w:rPr>
        <w:fldChar w:fldCharType="separate"/>
      </w:r>
      <w:ins w:id="18" w:author="Bence" w:date="2017-05-20T14:33:00Z">
        <w:r>
          <w:rPr>
            <w:noProof/>
            <w:webHidden/>
          </w:rPr>
          <w:t>8</w:t>
        </w:r>
        <w:r>
          <w:rPr>
            <w:noProof/>
            <w:webHidden/>
          </w:rPr>
          <w:fldChar w:fldCharType="end"/>
        </w:r>
        <w:r w:rsidRPr="003E2557">
          <w:rPr>
            <w:rStyle w:val="Hiperhivatkozs"/>
            <w:noProof/>
          </w:rPr>
          <w:fldChar w:fldCharType="end"/>
        </w:r>
      </w:ins>
    </w:p>
    <w:p w14:paraId="767554A5" w14:textId="002F638A" w:rsidR="00085478" w:rsidRDefault="00085478">
      <w:pPr>
        <w:pStyle w:val="TJ2"/>
        <w:tabs>
          <w:tab w:val="left" w:pos="880"/>
          <w:tab w:val="right" w:leader="dot" w:pos="9060"/>
        </w:tabs>
        <w:rPr>
          <w:ins w:id="19" w:author="Bence" w:date="2017-05-20T14:33:00Z"/>
          <w:rFonts w:asciiTheme="minorHAnsi" w:eastAsiaTheme="minorEastAsia" w:hAnsiTheme="minorHAnsi" w:cstheme="minorBidi"/>
          <w:noProof/>
          <w:sz w:val="22"/>
          <w:szCs w:val="22"/>
          <w:lang w:eastAsia="hu-HU"/>
        </w:rPr>
      </w:pPr>
      <w:ins w:id="2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1.4</w:t>
        </w:r>
        <w:r>
          <w:rPr>
            <w:rFonts w:asciiTheme="minorHAnsi" w:eastAsiaTheme="minorEastAsia" w:hAnsiTheme="minorHAnsi" w:cstheme="minorBidi"/>
            <w:noProof/>
            <w:sz w:val="22"/>
            <w:szCs w:val="22"/>
            <w:lang w:eastAsia="hu-HU"/>
          </w:rPr>
          <w:tab/>
        </w:r>
        <w:r w:rsidRPr="003E2557">
          <w:rPr>
            <w:rStyle w:val="Hiperhivatkozs"/>
            <w:noProof/>
          </w:rPr>
          <w:t>ESP-12 tesztpanel</w:t>
        </w:r>
        <w:r>
          <w:rPr>
            <w:noProof/>
            <w:webHidden/>
          </w:rPr>
          <w:tab/>
        </w:r>
        <w:r>
          <w:rPr>
            <w:noProof/>
            <w:webHidden/>
          </w:rPr>
          <w:fldChar w:fldCharType="begin"/>
        </w:r>
        <w:r>
          <w:rPr>
            <w:noProof/>
            <w:webHidden/>
          </w:rPr>
          <w:instrText xml:space="preserve"> PAGEREF _Toc483054122 \h </w:instrText>
        </w:r>
        <w:r>
          <w:rPr>
            <w:noProof/>
            <w:webHidden/>
          </w:rPr>
        </w:r>
      </w:ins>
      <w:r>
        <w:rPr>
          <w:noProof/>
          <w:webHidden/>
        </w:rPr>
        <w:fldChar w:fldCharType="separate"/>
      </w:r>
      <w:ins w:id="21" w:author="Bence" w:date="2017-05-20T14:33:00Z">
        <w:r>
          <w:rPr>
            <w:noProof/>
            <w:webHidden/>
          </w:rPr>
          <w:t>10</w:t>
        </w:r>
        <w:r>
          <w:rPr>
            <w:noProof/>
            <w:webHidden/>
          </w:rPr>
          <w:fldChar w:fldCharType="end"/>
        </w:r>
        <w:r w:rsidRPr="003E2557">
          <w:rPr>
            <w:rStyle w:val="Hiperhivatkozs"/>
            <w:noProof/>
          </w:rPr>
          <w:fldChar w:fldCharType="end"/>
        </w:r>
      </w:ins>
    </w:p>
    <w:p w14:paraId="0E3D27F8" w14:textId="3DB0606D" w:rsidR="00085478" w:rsidRDefault="00085478">
      <w:pPr>
        <w:pStyle w:val="TJ1"/>
        <w:tabs>
          <w:tab w:val="left" w:pos="482"/>
        </w:tabs>
        <w:rPr>
          <w:ins w:id="22" w:author="Bence" w:date="2017-05-20T14:33:00Z"/>
          <w:rFonts w:asciiTheme="minorHAnsi" w:eastAsiaTheme="minorEastAsia" w:hAnsiTheme="minorHAnsi" w:cstheme="minorBidi"/>
          <w:b w:val="0"/>
          <w:noProof/>
          <w:sz w:val="22"/>
          <w:szCs w:val="22"/>
          <w:lang w:eastAsia="hu-HU"/>
        </w:rPr>
      </w:pPr>
      <w:ins w:id="2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w:t>
        </w:r>
        <w:r>
          <w:rPr>
            <w:rFonts w:asciiTheme="minorHAnsi" w:eastAsiaTheme="minorEastAsia" w:hAnsiTheme="minorHAnsi" w:cstheme="minorBidi"/>
            <w:b w:val="0"/>
            <w:noProof/>
            <w:sz w:val="22"/>
            <w:szCs w:val="22"/>
            <w:lang w:eastAsia="hu-HU"/>
          </w:rPr>
          <w:tab/>
        </w:r>
        <w:r w:rsidRPr="003E2557">
          <w:rPr>
            <w:rStyle w:val="Hiperhivatkozs"/>
            <w:noProof/>
          </w:rPr>
          <w:t>Irodalomkutatás</w:t>
        </w:r>
        <w:r>
          <w:rPr>
            <w:noProof/>
            <w:webHidden/>
          </w:rPr>
          <w:tab/>
        </w:r>
        <w:r>
          <w:rPr>
            <w:noProof/>
            <w:webHidden/>
          </w:rPr>
          <w:fldChar w:fldCharType="begin"/>
        </w:r>
        <w:r>
          <w:rPr>
            <w:noProof/>
            <w:webHidden/>
          </w:rPr>
          <w:instrText xml:space="preserve"> PAGEREF _Toc483054123 \h </w:instrText>
        </w:r>
        <w:r>
          <w:rPr>
            <w:noProof/>
            <w:webHidden/>
          </w:rPr>
        </w:r>
      </w:ins>
      <w:r>
        <w:rPr>
          <w:noProof/>
          <w:webHidden/>
        </w:rPr>
        <w:fldChar w:fldCharType="separate"/>
      </w:r>
      <w:ins w:id="24" w:author="Bence" w:date="2017-05-20T14:33:00Z">
        <w:r>
          <w:rPr>
            <w:noProof/>
            <w:webHidden/>
          </w:rPr>
          <w:t>11</w:t>
        </w:r>
        <w:r>
          <w:rPr>
            <w:noProof/>
            <w:webHidden/>
          </w:rPr>
          <w:fldChar w:fldCharType="end"/>
        </w:r>
        <w:r w:rsidRPr="003E2557">
          <w:rPr>
            <w:rStyle w:val="Hiperhivatkozs"/>
            <w:noProof/>
          </w:rPr>
          <w:fldChar w:fldCharType="end"/>
        </w:r>
      </w:ins>
    </w:p>
    <w:p w14:paraId="5B330978" w14:textId="69A06612" w:rsidR="00085478" w:rsidRDefault="00085478">
      <w:pPr>
        <w:pStyle w:val="TJ2"/>
        <w:tabs>
          <w:tab w:val="left" w:pos="880"/>
          <w:tab w:val="right" w:leader="dot" w:pos="9060"/>
        </w:tabs>
        <w:rPr>
          <w:ins w:id="25" w:author="Bence" w:date="2017-05-20T14:33:00Z"/>
          <w:rFonts w:asciiTheme="minorHAnsi" w:eastAsiaTheme="minorEastAsia" w:hAnsiTheme="minorHAnsi" w:cstheme="minorBidi"/>
          <w:noProof/>
          <w:sz w:val="22"/>
          <w:szCs w:val="22"/>
          <w:lang w:eastAsia="hu-HU"/>
        </w:rPr>
      </w:pPr>
      <w:ins w:id="2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w:t>
        </w:r>
        <w:r>
          <w:rPr>
            <w:rFonts w:asciiTheme="minorHAnsi" w:eastAsiaTheme="minorEastAsia" w:hAnsiTheme="minorHAnsi" w:cstheme="minorBidi"/>
            <w:noProof/>
            <w:sz w:val="22"/>
            <w:szCs w:val="22"/>
            <w:lang w:eastAsia="hu-HU"/>
          </w:rPr>
          <w:tab/>
        </w:r>
        <w:r w:rsidRPr="003E2557">
          <w:rPr>
            <w:rStyle w:val="Hiperhivatkozs"/>
            <w:noProof/>
          </w:rPr>
          <w:t>Otthonautomatizálási rendszerek</w:t>
        </w:r>
        <w:r>
          <w:rPr>
            <w:noProof/>
            <w:webHidden/>
          </w:rPr>
          <w:tab/>
        </w:r>
        <w:r>
          <w:rPr>
            <w:noProof/>
            <w:webHidden/>
          </w:rPr>
          <w:fldChar w:fldCharType="begin"/>
        </w:r>
        <w:r>
          <w:rPr>
            <w:noProof/>
            <w:webHidden/>
          </w:rPr>
          <w:instrText xml:space="preserve"> PAGEREF _Toc483054124 \h </w:instrText>
        </w:r>
        <w:r>
          <w:rPr>
            <w:noProof/>
            <w:webHidden/>
          </w:rPr>
        </w:r>
      </w:ins>
      <w:r>
        <w:rPr>
          <w:noProof/>
          <w:webHidden/>
        </w:rPr>
        <w:fldChar w:fldCharType="separate"/>
      </w:r>
      <w:ins w:id="27" w:author="Bence" w:date="2017-05-20T14:33:00Z">
        <w:r>
          <w:rPr>
            <w:noProof/>
            <w:webHidden/>
          </w:rPr>
          <w:t>11</w:t>
        </w:r>
        <w:r>
          <w:rPr>
            <w:noProof/>
            <w:webHidden/>
          </w:rPr>
          <w:fldChar w:fldCharType="end"/>
        </w:r>
        <w:r w:rsidRPr="003E2557">
          <w:rPr>
            <w:rStyle w:val="Hiperhivatkozs"/>
            <w:noProof/>
          </w:rPr>
          <w:fldChar w:fldCharType="end"/>
        </w:r>
      </w:ins>
    </w:p>
    <w:p w14:paraId="4FFF1929" w14:textId="49D0383B" w:rsidR="00085478" w:rsidRDefault="00085478">
      <w:pPr>
        <w:pStyle w:val="TJ3"/>
        <w:tabs>
          <w:tab w:val="left" w:pos="1320"/>
          <w:tab w:val="right" w:leader="dot" w:pos="9060"/>
        </w:tabs>
        <w:rPr>
          <w:ins w:id="28" w:author="Bence" w:date="2017-05-20T14:33:00Z"/>
          <w:rFonts w:asciiTheme="minorHAnsi" w:eastAsiaTheme="minorEastAsia" w:hAnsiTheme="minorHAnsi" w:cstheme="minorBidi"/>
          <w:noProof/>
          <w:sz w:val="22"/>
          <w:szCs w:val="22"/>
          <w:lang w:eastAsia="hu-HU"/>
        </w:rPr>
      </w:pPr>
      <w:ins w:id="2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2.1.1</w:t>
        </w:r>
        <w:r>
          <w:rPr>
            <w:rFonts w:asciiTheme="minorHAnsi" w:eastAsiaTheme="minorEastAsia" w:hAnsiTheme="minorHAnsi" w:cstheme="minorBidi"/>
            <w:noProof/>
            <w:sz w:val="22"/>
            <w:szCs w:val="22"/>
            <w:lang w:eastAsia="hu-HU"/>
          </w:rPr>
          <w:tab/>
        </w:r>
        <w:r w:rsidRPr="003E2557">
          <w:rPr>
            <w:rStyle w:val="Hiperhivatkozs"/>
            <w:noProof/>
          </w:rPr>
          <w:t>IContrall</w:t>
        </w:r>
        <w:r>
          <w:rPr>
            <w:noProof/>
            <w:webHidden/>
          </w:rPr>
          <w:tab/>
        </w:r>
        <w:r>
          <w:rPr>
            <w:noProof/>
            <w:webHidden/>
          </w:rPr>
          <w:fldChar w:fldCharType="begin"/>
        </w:r>
        <w:r>
          <w:rPr>
            <w:noProof/>
            <w:webHidden/>
          </w:rPr>
          <w:instrText xml:space="preserve"> PAGEREF _Toc483054125 \h </w:instrText>
        </w:r>
        <w:r>
          <w:rPr>
            <w:noProof/>
            <w:webHidden/>
          </w:rPr>
        </w:r>
      </w:ins>
      <w:r>
        <w:rPr>
          <w:noProof/>
          <w:webHidden/>
        </w:rPr>
        <w:fldChar w:fldCharType="separate"/>
      </w:r>
      <w:ins w:id="30" w:author="Bence" w:date="2017-05-20T14:33:00Z">
        <w:r>
          <w:rPr>
            <w:noProof/>
            <w:webHidden/>
          </w:rPr>
          <w:t>11</w:t>
        </w:r>
        <w:r>
          <w:rPr>
            <w:noProof/>
            <w:webHidden/>
          </w:rPr>
          <w:fldChar w:fldCharType="end"/>
        </w:r>
        <w:r w:rsidRPr="003E2557">
          <w:rPr>
            <w:rStyle w:val="Hiperhivatkozs"/>
            <w:noProof/>
          </w:rPr>
          <w:fldChar w:fldCharType="end"/>
        </w:r>
      </w:ins>
    </w:p>
    <w:p w14:paraId="08750833" w14:textId="6A2CAA1E" w:rsidR="00085478" w:rsidRDefault="00085478">
      <w:pPr>
        <w:pStyle w:val="TJ3"/>
        <w:tabs>
          <w:tab w:val="left" w:pos="1320"/>
          <w:tab w:val="right" w:leader="dot" w:pos="9060"/>
        </w:tabs>
        <w:rPr>
          <w:ins w:id="31" w:author="Bence" w:date="2017-05-20T14:33:00Z"/>
          <w:rFonts w:asciiTheme="minorHAnsi" w:eastAsiaTheme="minorEastAsia" w:hAnsiTheme="minorHAnsi" w:cstheme="minorBidi"/>
          <w:noProof/>
          <w:sz w:val="22"/>
          <w:szCs w:val="22"/>
          <w:lang w:eastAsia="hu-HU"/>
        </w:rPr>
      </w:pPr>
      <w:ins w:id="3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2.1.2</w:t>
        </w:r>
        <w:r>
          <w:rPr>
            <w:rFonts w:asciiTheme="minorHAnsi" w:eastAsiaTheme="minorEastAsia" w:hAnsiTheme="minorHAnsi" w:cstheme="minorBidi"/>
            <w:noProof/>
            <w:sz w:val="22"/>
            <w:szCs w:val="22"/>
            <w:lang w:eastAsia="hu-HU"/>
          </w:rPr>
          <w:tab/>
        </w:r>
        <w:r w:rsidRPr="003E2557">
          <w:rPr>
            <w:rStyle w:val="Hiperhivatkozs"/>
            <w:noProof/>
          </w:rPr>
          <w:t>SmartThings</w:t>
        </w:r>
        <w:r>
          <w:rPr>
            <w:noProof/>
            <w:webHidden/>
          </w:rPr>
          <w:tab/>
        </w:r>
        <w:r>
          <w:rPr>
            <w:noProof/>
            <w:webHidden/>
          </w:rPr>
          <w:fldChar w:fldCharType="begin"/>
        </w:r>
        <w:r>
          <w:rPr>
            <w:noProof/>
            <w:webHidden/>
          </w:rPr>
          <w:instrText xml:space="preserve"> PAGEREF _Toc483054126 \h </w:instrText>
        </w:r>
        <w:r>
          <w:rPr>
            <w:noProof/>
            <w:webHidden/>
          </w:rPr>
        </w:r>
      </w:ins>
      <w:r>
        <w:rPr>
          <w:noProof/>
          <w:webHidden/>
        </w:rPr>
        <w:fldChar w:fldCharType="separate"/>
      </w:r>
      <w:ins w:id="33" w:author="Bence" w:date="2017-05-20T14:33:00Z">
        <w:r>
          <w:rPr>
            <w:noProof/>
            <w:webHidden/>
          </w:rPr>
          <w:t>12</w:t>
        </w:r>
        <w:r>
          <w:rPr>
            <w:noProof/>
            <w:webHidden/>
          </w:rPr>
          <w:fldChar w:fldCharType="end"/>
        </w:r>
        <w:r w:rsidRPr="003E2557">
          <w:rPr>
            <w:rStyle w:val="Hiperhivatkozs"/>
            <w:noProof/>
          </w:rPr>
          <w:fldChar w:fldCharType="end"/>
        </w:r>
      </w:ins>
    </w:p>
    <w:p w14:paraId="0CC838E3" w14:textId="302F5CD7" w:rsidR="00085478" w:rsidRDefault="00085478">
      <w:pPr>
        <w:pStyle w:val="TJ3"/>
        <w:tabs>
          <w:tab w:val="left" w:pos="1320"/>
          <w:tab w:val="right" w:leader="dot" w:pos="9060"/>
        </w:tabs>
        <w:rPr>
          <w:ins w:id="34" w:author="Bence" w:date="2017-05-20T14:33:00Z"/>
          <w:rFonts w:asciiTheme="minorHAnsi" w:eastAsiaTheme="minorEastAsia" w:hAnsiTheme="minorHAnsi" w:cstheme="minorBidi"/>
          <w:noProof/>
          <w:sz w:val="22"/>
          <w:szCs w:val="22"/>
          <w:lang w:eastAsia="hu-HU"/>
        </w:rPr>
      </w:pPr>
      <w:ins w:id="3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2.1.3</w:t>
        </w:r>
        <w:r>
          <w:rPr>
            <w:rFonts w:asciiTheme="minorHAnsi" w:eastAsiaTheme="minorEastAsia" w:hAnsiTheme="minorHAnsi" w:cstheme="minorBidi"/>
            <w:noProof/>
            <w:sz w:val="22"/>
            <w:szCs w:val="22"/>
            <w:lang w:eastAsia="hu-HU"/>
          </w:rPr>
          <w:tab/>
        </w:r>
        <w:r w:rsidRPr="003E2557">
          <w:rPr>
            <w:rStyle w:val="Hiperhivatkozs"/>
            <w:noProof/>
          </w:rPr>
          <w:t>OpenHAB</w:t>
        </w:r>
        <w:r>
          <w:rPr>
            <w:noProof/>
            <w:webHidden/>
          </w:rPr>
          <w:tab/>
        </w:r>
        <w:r>
          <w:rPr>
            <w:noProof/>
            <w:webHidden/>
          </w:rPr>
          <w:fldChar w:fldCharType="begin"/>
        </w:r>
        <w:r>
          <w:rPr>
            <w:noProof/>
            <w:webHidden/>
          </w:rPr>
          <w:instrText xml:space="preserve"> PAGEREF _Toc483054127 \h </w:instrText>
        </w:r>
        <w:r>
          <w:rPr>
            <w:noProof/>
            <w:webHidden/>
          </w:rPr>
        </w:r>
      </w:ins>
      <w:r>
        <w:rPr>
          <w:noProof/>
          <w:webHidden/>
        </w:rPr>
        <w:fldChar w:fldCharType="separate"/>
      </w:r>
      <w:ins w:id="36" w:author="Bence" w:date="2017-05-20T14:33:00Z">
        <w:r>
          <w:rPr>
            <w:noProof/>
            <w:webHidden/>
          </w:rPr>
          <w:t>13</w:t>
        </w:r>
        <w:r>
          <w:rPr>
            <w:noProof/>
            <w:webHidden/>
          </w:rPr>
          <w:fldChar w:fldCharType="end"/>
        </w:r>
        <w:r w:rsidRPr="003E2557">
          <w:rPr>
            <w:rStyle w:val="Hiperhivatkozs"/>
            <w:noProof/>
          </w:rPr>
          <w:fldChar w:fldCharType="end"/>
        </w:r>
      </w:ins>
    </w:p>
    <w:p w14:paraId="783B2451" w14:textId="1B9C3A78" w:rsidR="00085478" w:rsidRDefault="00085478">
      <w:pPr>
        <w:pStyle w:val="TJ3"/>
        <w:tabs>
          <w:tab w:val="left" w:pos="1320"/>
          <w:tab w:val="right" w:leader="dot" w:pos="9060"/>
        </w:tabs>
        <w:rPr>
          <w:ins w:id="37" w:author="Bence" w:date="2017-05-20T14:33:00Z"/>
          <w:rFonts w:asciiTheme="minorHAnsi" w:eastAsiaTheme="minorEastAsia" w:hAnsiTheme="minorHAnsi" w:cstheme="minorBidi"/>
          <w:noProof/>
          <w:sz w:val="22"/>
          <w:szCs w:val="22"/>
          <w:lang w:eastAsia="hu-HU"/>
        </w:rPr>
      </w:pPr>
      <w:ins w:id="3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2.1.4</w:t>
        </w:r>
        <w:r>
          <w:rPr>
            <w:rFonts w:asciiTheme="minorHAnsi" w:eastAsiaTheme="minorEastAsia" w:hAnsiTheme="minorHAnsi" w:cstheme="minorBidi"/>
            <w:noProof/>
            <w:sz w:val="22"/>
            <w:szCs w:val="22"/>
            <w:lang w:eastAsia="hu-HU"/>
          </w:rPr>
          <w:tab/>
        </w:r>
        <w:r w:rsidRPr="003E2557">
          <w:rPr>
            <w:rStyle w:val="Hiperhivatkozs"/>
            <w:noProof/>
          </w:rPr>
          <w:t>Domoticz</w:t>
        </w:r>
        <w:r>
          <w:rPr>
            <w:noProof/>
            <w:webHidden/>
          </w:rPr>
          <w:tab/>
        </w:r>
        <w:r>
          <w:rPr>
            <w:noProof/>
            <w:webHidden/>
          </w:rPr>
          <w:fldChar w:fldCharType="begin"/>
        </w:r>
        <w:r>
          <w:rPr>
            <w:noProof/>
            <w:webHidden/>
          </w:rPr>
          <w:instrText xml:space="preserve"> PAGEREF _Toc483054128 \h </w:instrText>
        </w:r>
        <w:r>
          <w:rPr>
            <w:noProof/>
            <w:webHidden/>
          </w:rPr>
        </w:r>
      </w:ins>
      <w:r>
        <w:rPr>
          <w:noProof/>
          <w:webHidden/>
        </w:rPr>
        <w:fldChar w:fldCharType="separate"/>
      </w:r>
      <w:ins w:id="39" w:author="Bence" w:date="2017-05-20T14:33:00Z">
        <w:r>
          <w:rPr>
            <w:noProof/>
            <w:webHidden/>
          </w:rPr>
          <w:t>14</w:t>
        </w:r>
        <w:r>
          <w:rPr>
            <w:noProof/>
            <w:webHidden/>
          </w:rPr>
          <w:fldChar w:fldCharType="end"/>
        </w:r>
        <w:r w:rsidRPr="003E2557">
          <w:rPr>
            <w:rStyle w:val="Hiperhivatkozs"/>
            <w:noProof/>
          </w:rPr>
          <w:fldChar w:fldCharType="end"/>
        </w:r>
      </w:ins>
    </w:p>
    <w:p w14:paraId="0FED3F0D" w14:textId="1C643999" w:rsidR="00085478" w:rsidRDefault="00085478">
      <w:pPr>
        <w:pStyle w:val="TJ3"/>
        <w:tabs>
          <w:tab w:val="left" w:pos="1320"/>
          <w:tab w:val="right" w:leader="dot" w:pos="9060"/>
        </w:tabs>
        <w:rPr>
          <w:ins w:id="40" w:author="Bence" w:date="2017-05-20T14:33:00Z"/>
          <w:rFonts w:asciiTheme="minorHAnsi" w:eastAsiaTheme="minorEastAsia" w:hAnsiTheme="minorHAnsi" w:cstheme="minorBidi"/>
          <w:noProof/>
          <w:sz w:val="22"/>
          <w:szCs w:val="22"/>
          <w:lang w:eastAsia="hu-HU"/>
        </w:rPr>
      </w:pPr>
      <w:ins w:id="4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"_Toc483054129"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2.1.5</w:t>
        </w:r>
        <w:r>
          <w:rPr>
            <w:rFonts w:asciiTheme="minorHAnsi" w:eastAsiaTheme="minorEastAsia" w:hAnsiTheme="minorHAnsi" w:cstheme="minorBidi"/>
            <w:noProof/>
            <w:sz w:val="22"/>
            <w:szCs w:val="22"/>
            <w:lang w:eastAsia="hu-HU"/>
          </w:rPr>
          <w:tab/>
        </w:r>
        <w:r w:rsidRPr="003E2557">
          <w:rPr>
            <w:rStyle w:val="Hiperhivatkozs"/>
            <w:noProof/>
          </w:rPr>
          <w:t>Amazon Echo</w:t>
        </w:r>
        <w:r>
          <w:rPr>
            <w:noProof/>
            <w:webHidden/>
          </w:rPr>
          <w:tab/>
        </w:r>
        <w:r>
          <w:rPr>
            <w:noProof/>
            <w:webHidden/>
          </w:rPr>
          <w:fldChar w:fldCharType="begin"/>
        </w:r>
        <w:r>
          <w:rPr>
            <w:noProof/>
            <w:webHidden/>
          </w:rPr>
          <w:instrText xml:space="preserve"> PAGEREF _Toc483054129 \h </w:instrText>
        </w:r>
        <w:r>
          <w:rPr>
            <w:noProof/>
            <w:webHidden/>
          </w:rPr>
        </w:r>
      </w:ins>
      <w:r>
        <w:rPr>
          <w:noProof/>
          <w:webHidden/>
        </w:rPr>
        <w:fldChar w:fldCharType="separate"/>
      </w:r>
      <w:ins w:id="42" w:author="Bence" w:date="2017-05-20T14:33:00Z">
        <w:r>
          <w:rPr>
            <w:noProof/>
            <w:webHidden/>
          </w:rPr>
          <w:t>15</w:t>
        </w:r>
        <w:r>
          <w:rPr>
            <w:noProof/>
            <w:webHidden/>
          </w:rPr>
          <w:fldChar w:fldCharType="end"/>
        </w:r>
        <w:r w:rsidRPr="003E2557">
          <w:rPr>
            <w:rStyle w:val="Hiperhivatkozs"/>
            <w:noProof/>
          </w:rPr>
          <w:fldChar w:fldCharType="end"/>
        </w:r>
      </w:ins>
    </w:p>
    <w:p w14:paraId="1B988082" w14:textId="3199347E" w:rsidR="00085478" w:rsidRDefault="00085478">
      <w:pPr>
        <w:pStyle w:val="TJ2"/>
        <w:tabs>
          <w:tab w:val="left" w:pos="880"/>
          <w:tab w:val="right" w:leader="dot" w:pos="9060"/>
        </w:tabs>
        <w:rPr>
          <w:ins w:id="43" w:author="Bence" w:date="2017-05-20T14:33:00Z"/>
          <w:rFonts w:asciiTheme="minorHAnsi" w:eastAsiaTheme="minorEastAsia" w:hAnsiTheme="minorHAnsi" w:cstheme="minorBidi"/>
          <w:noProof/>
          <w:sz w:val="22"/>
          <w:szCs w:val="22"/>
          <w:lang w:eastAsia="hu-HU"/>
        </w:rPr>
      </w:pPr>
      <w:ins w:id="4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w:t>
        </w:r>
        <w:r>
          <w:rPr>
            <w:rFonts w:asciiTheme="minorHAnsi" w:eastAsiaTheme="minorEastAsia" w:hAnsiTheme="minorHAnsi" w:cstheme="minorBidi"/>
            <w:noProof/>
            <w:sz w:val="22"/>
            <w:szCs w:val="22"/>
            <w:lang w:eastAsia="hu-HU"/>
          </w:rPr>
          <w:tab/>
        </w:r>
        <w:r w:rsidRPr="003E2557">
          <w:rPr>
            <w:rStyle w:val="Hiperhivatkozs"/>
            <w:noProof/>
          </w:rPr>
          <w:t>Alkalmazott technológiák és keretrendszerek</w:t>
        </w:r>
        <w:r>
          <w:rPr>
            <w:noProof/>
            <w:webHidden/>
          </w:rPr>
          <w:tab/>
        </w:r>
        <w:r>
          <w:rPr>
            <w:noProof/>
            <w:webHidden/>
          </w:rPr>
          <w:fldChar w:fldCharType="begin"/>
        </w:r>
        <w:r>
          <w:rPr>
            <w:noProof/>
            <w:webHidden/>
          </w:rPr>
          <w:instrText xml:space="preserve"> PAGEREF _Toc483054130 \h </w:instrText>
        </w:r>
        <w:r>
          <w:rPr>
            <w:noProof/>
            <w:webHidden/>
          </w:rPr>
        </w:r>
      </w:ins>
      <w:r>
        <w:rPr>
          <w:noProof/>
          <w:webHidden/>
        </w:rPr>
        <w:fldChar w:fldCharType="separate"/>
      </w:r>
      <w:ins w:id="45" w:author="Bence" w:date="2017-05-20T14:33:00Z">
        <w:r>
          <w:rPr>
            <w:noProof/>
            <w:webHidden/>
          </w:rPr>
          <w:t>16</w:t>
        </w:r>
        <w:r>
          <w:rPr>
            <w:noProof/>
            <w:webHidden/>
          </w:rPr>
          <w:fldChar w:fldCharType="end"/>
        </w:r>
        <w:r w:rsidRPr="003E2557">
          <w:rPr>
            <w:rStyle w:val="Hiperhivatkozs"/>
            <w:noProof/>
          </w:rPr>
          <w:fldChar w:fldCharType="end"/>
        </w:r>
      </w:ins>
    </w:p>
    <w:p w14:paraId="4486CA33" w14:textId="067175AB" w:rsidR="00085478" w:rsidRDefault="00085478">
      <w:pPr>
        <w:pStyle w:val="TJ3"/>
        <w:tabs>
          <w:tab w:val="left" w:pos="1320"/>
          <w:tab w:val="right" w:leader="dot" w:pos="9060"/>
        </w:tabs>
        <w:rPr>
          <w:ins w:id="46" w:author="Bence" w:date="2017-05-20T14:33:00Z"/>
          <w:rFonts w:asciiTheme="minorHAnsi" w:eastAsiaTheme="minorEastAsia" w:hAnsiTheme="minorHAnsi" w:cstheme="minorBidi"/>
          <w:noProof/>
          <w:sz w:val="22"/>
          <w:szCs w:val="22"/>
          <w:lang w:eastAsia="hu-HU"/>
        </w:rPr>
      </w:pPr>
      <w:ins w:id="4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2.2.1</w:t>
        </w:r>
        <w:r>
          <w:rPr>
            <w:rFonts w:asciiTheme="minorHAnsi" w:eastAsiaTheme="minorEastAsia" w:hAnsiTheme="minorHAnsi" w:cstheme="minorBidi"/>
            <w:noProof/>
            <w:sz w:val="22"/>
            <w:szCs w:val="22"/>
            <w:lang w:eastAsia="hu-HU"/>
          </w:rPr>
          <w:tab/>
        </w:r>
        <w:r w:rsidRPr="003E2557">
          <w:rPr>
            <w:rStyle w:val="Hiperhivatkozs"/>
            <w:noProof/>
          </w:rPr>
          <w:t>JSON</w:t>
        </w:r>
        <w:r>
          <w:rPr>
            <w:noProof/>
            <w:webHidden/>
          </w:rPr>
          <w:tab/>
        </w:r>
        <w:r>
          <w:rPr>
            <w:noProof/>
            <w:webHidden/>
          </w:rPr>
          <w:fldChar w:fldCharType="begin"/>
        </w:r>
        <w:r>
          <w:rPr>
            <w:noProof/>
            <w:webHidden/>
          </w:rPr>
          <w:instrText xml:space="preserve"> PAGEREF _Toc483054131 \h </w:instrText>
        </w:r>
        <w:r>
          <w:rPr>
            <w:noProof/>
            <w:webHidden/>
          </w:rPr>
        </w:r>
      </w:ins>
      <w:r>
        <w:rPr>
          <w:noProof/>
          <w:webHidden/>
        </w:rPr>
        <w:fldChar w:fldCharType="separate"/>
      </w:r>
      <w:ins w:id="48" w:author="Bence" w:date="2017-05-20T14:33:00Z">
        <w:r>
          <w:rPr>
            <w:noProof/>
            <w:webHidden/>
          </w:rPr>
          <w:t>17</w:t>
        </w:r>
        <w:r>
          <w:rPr>
            <w:noProof/>
            <w:webHidden/>
          </w:rPr>
          <w:fldChar w:fldCharType="end"/>
        </w:r>
        <w:r w:rsidRPr="003E2557">
          <w:rPr>
            <w:rStyle w:val="Hiperhivatkozs"/>
            <w:noProof/>
          </w:rPr>
          <w:fldChar w:fldCharType="end"/>
        </w:r>
      </w:ins>
    </w:p>
    <w:p w14:paraId="0207F19B" w14:textId="25FD99E0" w:rsidR="00085478" w:rsidRDefault="00085478">
      <w:pPr>
        <w:pStyle w:val="TJ3"/>
        <w:tabs>
          <w:tab w:val="left" w:pos="1320"/>
          <w:tab w:val="right" w:leader="dot" w:pos="9060"/>
        </w:tabs>
        <w:rPr>
          <w:ins w:id="49" w:author="Bence" w:date="2017-05-20T14:33:00Z"/>
          <w:rFonts w:asciiTheme="minorHAnsi" w:eastAsiaTheme="minorEastAsia" w:hAnsiTheme="minorHAnsi" w:cstheme="minorBidi"/>
          <w:noProof/>
          <w:sz w:val="22"/>
          <w:szCs w:val="22"/>
          <w:lang w:eastAsia="hu-HU"/>
        </w:rPr>
      </w:pPr>
      <w:ins w:id="5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2.2.2</w:t>
        </w:r>
        <w:r>
          <w:rPr>
            <w:rFonts w:asciiTheme="minorHAnsi" w:eastAsiaTheme="minorEastAsia" w:hAnsiTheme="minorHAnsi" w:cstheme="minorBidi"/>
            <w:noProof/>
            <w:sz w:val="22"/>
            <w:szCs w:val="22"/>
            <w:lang w:eastAsia="hu-HU"/>
          </w:rPr>
          <w:tab/>
        </w:r>
        <w:r w:rsidRPr="003E2557">
          <w:rPr>
            <w:rStyle w:val="Hiperhivatkozs"/>
            <w:noProof/>
          </w:rPr>
          <w:t>HighStock</w:t>
        </w:r>
        <w:r>
          <w:rPr>
            <w:noProof/>
            <w:webHidden/>
          </w:rPr>
          <w:tab/>
        </w:r>
        <w:r>
          <w:rPr>
            <w:noProof/>
            <w:webHidden/>
          </w:rPr>
          <w:fldChar w:fldCharType="begin"/>
        </w:r>
        <w:r>
          <w:rPr>
            <w:noProof/>
            <w:webHidden/>
          </w:rPr>
          <w:instrText xml:space="preserve"> PAGEREF _Toc483054132 \h </w:instrText>
        </w:r>
        <w:r>
          <w:rPr>
            <w:noProof/>
            <w:webHidden/>
          </w:rPr>
        </w:r>
      </w:ins>
      <w:r>
        <w:rPr>
          <w:noProof/>
          <w:webHidden/>
        </w:rPr>
        <w:fldChar w:fldCharType="separate"/>
      </w:r>
      <w:ins w:id="51" w:author="Bence" w:date="2017-05-20T14:33:00Z">
        <w:r>
          <w:rPr>
            <w:noProof/>
            <w:webHidden/>
          </w:rPr>
          <w:t>18</w:t>
        </w:r>
        <w:r>
          <w:rPr>
            <w:noProof/>
            <w:webHidden/>
          </w:rPr>
          <w:fldChar w:fldCharType="end"/>
        </w:r>
        <w:r w:rsidRPr="003E2557">
          <w:rPr>
            <w:rStyle w:val="Hiperhivatkozs"/>
            <w:noProof/>
          </w:rPr>
          <w:fldChar w:fldCharType="end"/>
        </w:r>
      </w:ins>
    </w:p>
    <w:p w14:paraId="05CC6A14" w14:textId="69E83628" w:rsidR="00085478" w:rsidRDefault="00085478">
      <w:pPr>
        <w:pStyle w:val="TJ3"/>
        <w:tabs>
          <w:tab w:val="left" w:pos="1320"/>
          <w:tab w:val="right" w:leader="dot" w:pos="9060"/>
        </w:tabs>
        <w:rPr>
          <w:ins w:id="52" w:author="Bence" w:date="2017-05-20T14:33:00Z"/>
          <w:rFonts w:asciiTheme="minorHAnsi" w:eastAsiaTheme="minorEastAsia" w:hAnsiTheme="minorHAnsi" w:cstheme="minorBidi"/>
          <w:noProof/>
          <w:sz w:val="22"/>
          <w:szCs w:val="22"/>
          <w:lang w:eastAsia="hu-HU"/>
        </w:rPr>
      </w:pPr>
      <w:ins w:id="5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2.2.3</w:t>
        </w:r>
        <w:r>
          <w:rPr>
            <w:rFonts w:asciiTheme="minorHAnsi" w:eastAsiaTheme="minorEastAsia" w:hAnsiTheme="minorHAnsi" w:cstheme="minorBidi"/>
            <w:noProof/>
            <w:sz w:val="22"/>
            <w:szCs w:val="22"/>
            <w:lang w:eastAsia="hu-HU"/>
          </w:rPr>
          <w:tab/>
        </w:r>
        <w:r w:rsidRPr="003E2557">
          <w:rPr>
            <w:rStyle w:val="Hiperhivatkozs"/>
            <w:noProof/>
          </w:rPr>
          <w:t>Bootstrap</w:t>
        </w:r>
        <w:r>
          <w:rPr>
            <w:noProof/>
            <w:webHidden/>
          </w:rPr>
          <w:tab/>
        </w:r>
        <w:r>
          <w:rPr>
            <w:noProof/>
            <w:webHidden/>
          </w:rPr>
          <w:fldChar w:fldCharType="begin"/>
        </w:r>
        <w:r>
          <w:rPr>
            <w:noProof/>
            <w:webHidden/>
          </w:rPr>
          <w:instrText xml:space="preserve"> PAGEREF _Toc483054133 \h </w:instrText>
        </w:r>
        <w:r>
          <w:rPr>
            <w:noProof/>
            <w:webHidden/>
          </w:rPr>
        </w:r>
      </w:ins>
      <w:r>
        <w:rPr>
          <w:noProof/>
          <w:webHidden/>
        </w:rPr>
        <w:fldChar w:fldCharType="separate"/>
      </w:r>
      <w:ins w:id="54" w:author="Bence" w:date="2017-05-20T14:33:00Z">
        <w:r>
          <w:rPr>
            <w:noProof/>
            <w:webHidden/>
          </w:rPr>
          <w:t>19</w:t>
        </w:r>
        <w:r>
          <w:rPr>
            <w:noProof/>
            <w:webHidden/>
          </w:rPr>
          <w:fldChar w:fldCharType="end"/>
        </w:r>
        <w:r w:rsidRPr="003E2557">
          <w:rPr>
            <w:rStyle w:val="Hiperhivatkozs"/>
            <w:noProof/>
          </w:rPr>
          <w:fldChar w:fldCharType="end"/>
        </w:r>
      </w:ins>
    </w:p>
    <w:p w14:paraId="0E0E3F89" w14:textId="69C1CF42" w:rsidR="00085478" w:rsidRDefault="00085478">
      <w:pPr>
        <w:pStyle w:val="TJ3"/>
        <w:tabs>
          <w:tab w:val="left" w:pos="1320"/>
          <w:tab w:val="right" w:leader="dot" w:pos="9060"/>
        </w:tabs>
        <w:rPr>
          <w:ins w:id="55" w:author="Bence" w:date="2017-05-20T14:33:00Z"/>
          <w:rFonts w:asciiTheme="minorHAnsi" w:eastAsiaTheme="minorEastAsia" w:hAnsiTheme="minorHAnsi" w:cstheme="minorBidi"/>
          <w:noProof/>
          <w:sz w:val="22"/>
          <w:szCs w:val="22"/>
          <w:lang w:eastAsia="hu-HU"/>
        </w:rPr>
      </w:pPr>
      <w:ins w:id="5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2.2.4</w:t>
        </w:r>
        <w:r>
          <w:rPr>
            <w:rFonts w:asciiTheme="minorHAnsi" w:eastAsiaTheme="minorEastAsia" w:hAnsiTheme="minorHAnsi" w:cstheme="minorBidi"/>
            <w:noProof/>
            <w:sz w:val="22"/>
            <w:szCs w:val="22"/>
            <w:lang w:eastAsia="hu-HU"/>
          </w:rPr>
          <w:tab/>
        </w:r>
        <w:r w:rsidRPr="003E2557">
          <w:rPr>
            <w:rStyle w:val="Hiperhivatkozs"/>
            <w:noProof/>
          </w:rPr>
          <w:t>Master Login System</w:t>
        </w:r>
        <w:r>
          <w:rPr>
            <w:noProof/>
            <w:webHidden/>
          </w:rPr>
          <w:tab/>
        </w:r>
        <w:r>
          <w:rPr>
            <w:noProof/>
            <w:webHidden/>
          </w:rPr>
          <w:fldChar w:fldCharType="begin"/>
        </w:r>
        <w:r>
          <w:rPr>
            <w:noProof/>
            <w:webHidden/>
          </w:rPr>
          <w:instrText xml:space="preserve"> PAGEREF _Toc483054134 \h </w:instrText>
        </w:r>
        <w:r>
          <w:rPr>
            <w:noProof/>
            <w:webHidden/>
          </w:rPr>
        </w:r>
      </w:ins>
      <w:r>
        <w:rPr>
          <w:noProof/>
          <w:webHidden/>
        </w:rPr>
        <w:fldChar w:fldCharType="separate"/>
      </w:r>
      <w:ins w:id="57" w:author="Bence" w:date="2017-05-20T14:33:00Z">
        <w:r>
          <w:rPr>
            <w:noProof/>
            <w:webHidden/>
          </w:rPr>
          <w:t>19</w:t>
        </w:r>
        <w:r>
          <w:rPr>
            <w:noProof/>
            <w:webHidden/>
          </w:rPr>
          <w:fldChar w:fldCharType="end"/>
        </w:r>
        <w:r w:rsidRPr="003E2557">
          <w:rPr>
            <w:rStyle w:val="Hiperhivatkozs"/>
            <w:noProof/>
          </w:rPr>
          <w:fldChar w:fldCharType="end"/>
        </w:r>
      </w:ins>
    </w:p>
    <w:p w14:paraId="53A83311" w14:textId="1FBC42DE" w:rsidR="00085478" w:rsidRDefault="00085478">
      <w:pPr>
        <w:pStyle w:val="TJ2"/>
        <w:tabs>
          <w:tab w:val="left" w:pos="880"/>
          <w:tab w:val="right" w:leader="dot" w:pos="9060"/>
        </w:tabs>
        <w:rPr>
          <w:ins w:id="58" w:author="Bence" w:date="2017-05-20T14:33:00Z"/>
          <w:rFonts w:asciiTheme="minorHAnsi" w:eastAsiaTheme="minorEastAsia" w:hAnsiTheme="minorHAnsi" w:cstheme="minorBidi"/>
          <w:noProof/>
          <w:sz w:val="22"/>
          <w:szCs w:val="22"/>
          <w:lang w:eastAsia="hu-HU"/>
        </w:rPr>
      </w:pPr>
      <w:ins w:id="5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w:t>
        </w:r>
        <w:r>
          <w:rPr>
            <w:rFonts w:asciiTheme="minorHAnsi" w:eastAsiaTheme="minorEastAsia" w:hAnsiTheme="minorHAnsi" w:cstheme="minorBidi"/>
            <w:noProof/>
            <w:sz w:val="22"/>
            <w:szCs w:val="22"/>
            <w:lang w:eastAsia="hu-HU"/>
          </w:rPr>
          <w:tab/>
        </w:r>
        <w:r w:rsidRPr="003E2557">
          <w:rPr>
            <w:rStyle w:val="Hiperhivatkozs"/>
            <w:noProof/>
          </w:rPr>
          <w:t>Beágyazott fejlesztőkörnyezetek</w:t>
        </w:r>
        <w:r>
          <w:rPr>
            <w:noProof/>
            <w:webHidden/>
          </w:rPr>
          <w:tab/>
        </w:r>
        <w:r>
          <w:rPr>
            <w:noProof/>
            <w:webHidden/>
          </w:rPr>
          <w:fldChar w:fldCharType="begin"/>
        </w:r>
        <w:r>
          <w:rPr>
            <w:noProof/>
            <w:webHidden/>
          </w:rPr>
          <w:instrText xml:space="preserve"> PAGEREF _Toc483054135 \h </w:instrText>
        </w:r>
        <w:r>
          <w:rPr>
            <w:noProof/>
            <w:webHidden/>
          </w:rPr>
        </w:r>
      </w:ins>
      <w:r>
        <w:rPr>
          <w:noProof/>
          <w:webHidden/>
        </w:rPr>
        <w:fldChar w:fldCharType="separate"/>
      </w:r>
      <w:ins w:id="60" w:author="Bence" w:date="2017-05-20T14:33:00Z">
        <w:r>
          <w:rPr>
            <w:noProof/>
            <w:webHidden/>
          </w:rPr>
          <w:t>20</w:t>
        </w:r>
        <w:r>
          <w:rPr>
            <w:noProof/>
            <w:webHidden/>
          </w:rPr>
          <w:fldChar w:fldCharType="end"/>
        </w:r>
        <w:r w:rsidRPr="003E2557">
          <w:rPr>
            <w:rStyle w:val="Hiperhivatkozs"/>
            <w:noProof/>
          </w:rPr>
          <w:fldChar w:fldCharType="end"/>
        </w:r>
      </w:ins>
    </w:p>
    <w:p w14:paraId="76BBE8A1" w14:textId="33A39788" w:rsidR="00085478" w:rsidRDefault="00085478">
      <w:pPr>
        <w:pStyle w:val="TJ3"/>
        <w:tabs>
          <w:tab w:val="left" w:pos="1320"/>
          <w:tab w:val="right" w:leader="dot" w:pos="9060"/>
        </w:tabs>
        <w:rPr>
          <w:ins w:id="61" w:author="Bence" w:date="2017-05-20T14:33:00Z"/>
          <w:rFonts w:asciiTheme="minorHAnsi" w:eastAsiaTheme="minorEastAsia" w:hAnsiTheme="minorHAnsi" w:cstheme="minorBidi"/>
          <w:noProof/>
          <w:sz w:val="22"/>
          <w:szCs w:val="22"/>
          <w:lang w:eastAsia="hu-HU"/>
        </w:rPr>
      </w:pPr>
      <w:ins w:id="6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2.3.1</w:t>
        </w:r>
        <w:r>
          <w:rPr>
            <w:rFonts w:asciiTheme="minorHAnsi" w:eastAsiaTheme="minorEastAsia" w:hAnsiTheme="minorHAnsi" w:cstheme="minorBidi"/>
            <w:noProof/>
            <w:sz w:val="22"/>
            <w:szCs w:val="22"/>
            <w:lang w:eastAsia="hu-HU"/>
          </w:rPr>
          <w:tab/>
        </w:r>
        <w:r w:rsidRPr="003E2557">
          <w:rPr>
            <w:rStyle w:val="Hiperhivatkozs"/>
            <w:noProof/>
          </w:rPr>
          <w:t>AT-Command</w:t>
        </w:r>
        <w:r>
          <w:rPr>
            <w:noProof/>
            <w:webHidden/>
          </w:rPr>
          <w:tab/>
        </w:r>
        <w:r>
          <w:rPr>
            <w:noProof/>
            <w:webHidden/>
          </w:rPr>
          <w:fldChar w:fldCharType="begin"/>
        </w:r>
        <w:r>
          <w:rPr>
            <w:noProof/>
            <w:webHidden/>
          </w:rPr>
          <w:instrText xml:space="preserve"> PAGEREF _Toc483054136 \h </w:instrText>
        </w:r>
        <w:r>
          <w:rPr>
            <w:noProof/>
            <w:webHidden/>
          </w:rPr>
        </w:r>
      </w:ins>
      <w:r>
        <w:rPr>
          <w:noProof/>
          <w:webHidden/>
        </w:rPr>
        <w:fldChar w:fldCharType="separate"/>
      </w:r>
      <w:ins w:id="63" w:author="Bence" w:date="2017-05-20T14:33:00Z">
        <w:r>
          <w:rPr>
            <w:noProof/>
            <w:webHidden/>
          </w:rPr>
          <w:t>20</w:t>
        </w:r>
        <w:r>
          <w:rPr>
            <w:noProof/>
            <w:webHidden/>
          </w:rPr>
          <w:fldChar w:fldCharType="end"/>
        </w:r>
        <w:r w:rsidRPr="003E2557">
          <w:rPr>
            <w:rStyle w:val="Hiperhivatkozs"/>
            <w:noProof/>
          </w:rPr>
          <w:fldChar w:fldCharType="end"/>
        </w:r>
      </w:ins>
    </w:p>
    <w:p w14:paraId="21D85BBB" w14:textId="6F4CD99A" w:rsidR="00085478" w:rsidRDefault="00085478">
      <w:pPr>
        <w:pStyle w:val="TJ3"/>
        <w:tabs>
          <w:tab w:val="left" w:pos="1320"/>
          <w:tab w:val="right" w:leader="dot" w:pos="9060"/>
        </w:tabs>
        <w:rPr>
          <w:ins w:id="64" w:author="Bence" w:date="2017-05-20T14:33:00Z"/>
          <w:rFonts w:asciiTheme="minorHAnsi" w:eastAsiaTheme="minorEastAsia" w:hAnsiTheme="minorHAnsi" w:cstheme="minorBidi"/>
          <w:noProof/>
          <w:sz w:val="22"/>
          <w:szCs w:val="22"/>
          <w:lang w:eastAsia="hu-HU"/>
        </w:rPr>
      </w:pPr>
      <w:ins w:id="6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2.3.2</w:t>
        </w:r>
        <w:r>
          <w:rPr>
            <w:rFonts w:asciiTheme="minorHAnsi" w:eastAsiaTheme="minorEastAsia" w:hAnsiTheme="minorHAnsi" w:cstheme="minorBidi"/>
            <w:noProof/>
            <w:sz w:val="22"/>
            <w:szCs w:val="22"/>
            <w:lang w:eastAsia="hu-HU"/>
          </w:rPr>
          <w:tab/>
        </w:r>
        <w:r w:rsidRPr="003E2557">
          <w:rPr>
            <w:rStyle w:val="Hiperhivatkozs"/>
            <w:noProof/>
          </w:rPr>
          <w:t>NodeMCU</w:t>
        </w:r>
        <w:r>
          <w:rPr>
            <w:noProof/>
            <w:webHidden/>
          </w:rPr>
          <w:tab/>
        </w:r>
        <w:r>
          <w:rPr>
            <w:noProof/>
            <w:webHidden/>
          </w:rPr>
          <w:fldChar w:fldCharType="begin"/>
        </w:r>
        <w:r>
          <w:rPr>
            <w:noProof/>
            <w:webHidden/>
          </w:rPr>
          <w:instrText xml:space="preserve"> PAGEREF _Toc483054137 \h </w:instrText>
        </w:r>
        <w:r>
          <w:rPr>
            <w:noProof/>
            <w:webHidden/>
          </w:rPr>
        </w:r>
      </w:ins>
      <w:r>
        <w:rPr>
          <w:noProof/>
          <w:webHidden/>
        </w:rPr>
        <w:fldChar w:fldCharType="separate"/>
      </w:r>
      <w:ins w:id="66" w:author="Bence" w:date="2017-05-20T14:33:00Z">
        <w:r>
          <w:rPr>
            <w:noProof/>
            <w:webHidden/>
          </w:rPr>
          <w:t>20</w:t>
        </w:r>
        <w:r>
          <w:rPr>
            <w:noProof/>
            <w:webHidden/>
          </w:rPr>
          <w:fldChar w:fldCharType="end"/>
        </w:r>
        <w:r w:rsidRPr="003E2557">
          <w:rPr>
            <w:rStyle w:val="Hiperhivatkozs"/>
            <w:noProof/>
          </w:rPr>
          <w:fldChar w:fldCharType="end"/>
        </w:r>
      </w:ins>
    </w:p>
    <w:p w14:paraId="0443D680" w14:textId="1155ED93" w:rsidR="00085478" w:rsidRDefault="00085478">
      <w:pPr>
        <w:pStyle w:val="TJ3"/>
        <w:tabs>
          <w:tab w:val="left" w:pos="1320"/>
          <w:tab w:val="right" w:leader="dot" w:pos="9060"/>
        </w:tabs>
        <w:rPr>
          <w:ins w:id="67" w:author="Bence" w:date="2017-05-20T14:33:00Z"/>
          <w:rFonts w:asciiTheme="minorHAnsi" w:eastAsiaTheme="minorEastAsia" w:hAnsiTheme="minorHAnsi" w:cstheme="minorBidi"/>
          <w:noProof/>
          <w:sz w:val="22"/>
          <w:szCs w:val="22"/>
          <w:lang w:eastAsia="hu-HU"/>
        </w:rPr>
      </w:pPr>
      <w:ins w:id="6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2.3.3</w:t>
        </w:r>
        <w:r>
          <w:rPr>
            <w:rFonts w:asciiTheme="minorHAnsi" w:eastAsiaTheme="minorEastAsia" w:hAnsiTheme="minorHAnsi" w:cstheme="minorBidi"/>
            <w:noProof/>
            <w:sz w:val="22"/>
            <w:szCs w:val="22"/>
            <w:lang w:eastAsia="hu-HU"/>
          </w:rPr>
          <w:tab/>
        </w:r>
        <w:r w:rsidRPr="003E2557">
          <w:rPr>
            <w:rStyle w:val="Hiperhivatkozs"/>
            <w:noProof/>
          </w:rPr>
          <w:t>ESP SDK</w:t>
        </w:r>
        <w:r>
          <w:rPr>
            <w:noProof/>
            <w:webHidden/>
          </w:rPr>
          <w:tab/>
        </w:r>
        <w:r>
          <w:rPr>
            <w:noProof/>
            <w:webHidden/>
          </w:rPr>
          <w:fldChar w:fldCharType="begin"/>
        </w:r>
        <w:r>
          <w:rPr>
            <w:noProof/>
            <w:webHidden/>
          </w:rPr>
          <w:instrText xml:space="preserve"> PAGEREF _Toc483054138 \h </w:instrText>
        </w:r>
        <w:r>
          <w:rPr>
            <w:noProof/>
            <w:webHidden/>
          </w:rPr>
        </w:r>
      </w:ins>
      <w:r>
        <w:rPr>
          <w:noProof/>
          <w:webHidden/>
        </w:rPr>
        <w:fldChar w:fldCharType="separate"/>
      </w:r>
      <w:ins w:id="69" w:author="Bence" w:date="2017-05-20T14:33:00Z">
        <w:r>
          <w:rPr>
            <w:noProof/>
            <w:webHidden/>
          </w:rPr>
          <w:t>21</w:t>
        </w:r>
        <w:r>
          <w:rPr>
            <w:noProof/>
            <w:webHidden/>
          </w:rPr>
          <w:fldChar w:fldCharType="end"/>
        </w:r>
        <w:r w:rsidRPr="003E2557">
          <w:rPr>
            <w:rStyle w:val="Hiperhivatkozs"/>
            <w:noProof/>
          </w:rPr>
          <w:fldChar w:fldCharType="end"/>
        </w:r>
      </w:ins>
    </w:p>
    <w:p w14:paraId="39889D81" w14:textId="40888FE2" w:rsidR="00085478" w:rsidRDefault="00085478">
      <w:pPr>
        <w:pStyle w:val="TJ3"/>
        <w:tabs>
          <w:tab w:val="left" w:pos="1320"/>
          <w:tab w:val="right" w:leader="dot" w:pos="9060"/>
        </w:tabs>
        <w:rPr>
          <w:ins w:id="70" w:author="Bence" w:date="2017-05-20T14:33:00Z"/>
          <w:rFonts w:asciiTheme="minorHAnsi" w:eastAsiaTheme="minorEastAsia" w:hAnsiTheme="minorHAnsi" w:cstheme="minorBidi"/>
          <w:noProof/>
          <w:sz w:val="22"/>
          <w:szCs w:val="22"/>
          <w:lang w:eastAsia="hu-HU"/>
        </w:rPr>
      </w:pPr>
      <w:ins w:id="7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"_Toc483054139"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2.3.4</w:t>
        </w:r>
        <w:r>
          <w:rPr>
            <w:rFonts w:asciiTheme="minorHAnsi" w:eastAsiaTheme="minorEastAsia" w:hAnsiTheme="minorHAnsi" w:cstheme="minorBidi"/>
            <w:noProof/>
            <w:sz w:val="22"/>
            <w:szCs w:val="22"/>
            <w:lang w:eastAsia="hu-HU"/>
          </w:rPr>
          <w:tab/>
        </w:r>
        <w:r w:rsidRPr="003E2557">
          <w:rPr>
            <w:rStyle w:val="Hiperhivatkozs"/>
            <w:noProof/>
          </w:rPr>
          <w:t>Arduino</w:t>
        </w:r>
        <w:r>
          <w:rPr>
            <w:noProof/>
            <w:webHidden/>
          </w:rPr>
          <w:tab/>
        </w:r>
        <w:r>
          <w:rPr>
            <w:noProof/>
            <w:webHidden/>
          </w:rPr>
          <w:fldChar w:fldCharType="begin"/>
        </w:r>
        <w:r>
          <w:rPr>
            <w:noProof/>
            <w:webHidden/>
          </w:rPr>
          <w:instrText xml:space="preserve"> PAGEREF _Toc483054139 \h </w:instrText>
        </w:r>
        <w:r>
          <w:rPr>
            <w:noProof/>
            <w:webHidden/>
          </w:rPr>
        </w:r>
      </w:ins>
      <w:r>
        <w:rPr>
          <w:noProof/>
          <w:webHidden/>
        </w:rPr>
        <w:fldChar w:fldCharType="separate"/>
      </w:r>
      <w:ins w:id="72" w:author="Bence" w:date="2017-05-20T14:33:00Z">
        <w:r>
          <w:rPr>
            <w:noProof/>
            <w:webHidden/>
          </w:rPr>
          <w:t>21</w:t>
        </w:r>
        <w:r>
          <w:rPr>
            <w:noProof/>
            <w:webHidden/>
          </w:rPr>
          <w:fldChar w:fldCharType="end"/>
        </w:r>
        <w:r w:rsidRPr="003E2557">
          <w:rPr>
            <w:rStyle w:val="Hiperhivatkozs"/>
            <w:noProof/>
          </w:rPr>
          <w:fldChar w:fldCharType="end"/>
        </w:r>
      </w:ins>
    </w:p>
    <w:p w14:paraId="490F2FC2" w14:textId="5DBB8FE5" w:rsidR="00085478" w:rsidRDefault="00085478">
      <w:pPr>
        <w:pStyle w:val="TJ3"/>
        <w:tabs>
          <w:tab w:val="left" w:pos="1320"/>
          <w:tab w:val="right" w:leader="dot" w:pos="9060"/>
        </w:tabs>
        <w:rPr>
          <w:ins w:id="73" w:author="Bence" w:date="2017-05-20T14:33:00Z"/>
          <w:rFonts w:asciiTheme="minorHAnsi" w:eastAsiaTheme="minorEastAsia" w:hAnsiTheme="minorHAnsi" w:cstheme="minorBidi"/>
          <w:noProof/>
          <w:sz w:val="22"/>
          <w:szCs w:val="22"/>
          <w:lang w:eastAsia="hu-HU"/>
        </w:rPr>
      </w:pPr>
      <w:ins w:id="7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2.3.5</w:t>
        </w:r>
        <w:r>
          <w:rPr>
            <w:rFonts w:asciiTheme="minorHAnsi" w:eastAsiaTheme="minorEastAsia" w:hAnsiTheme="minorHAnsi" w:cstheme="minorBidi"/>
            <w:noProof/>
            <w:sz w:val="22"/>
            <w:szCs w:val="22"/>
            <w:lang w:eastAsia="hu-HU"/>
          </w:rPr>
          <w:tab/>
        </w:r>
        <w:r w:rsidRPr="003E2557">
          <w:rPr>
            <w:rStyle w:val="Hiperhivatkozs"/>
            <w:noProof/>
          </w:rPr>
          <w:t>Egyéb fejlesztőrendszerek</w:t>
        </w:r>
        <w:r>
          <w:rPr>
            <w:noProof/>
            <w:webHidden/>
          </w:rPr>
          <w:tab/>
        </w:r>
        <w:r>
          <w:rPr>
            <w:noProof/>
            <w:webHidden/>
          </w:rPr>
          <w:fldChar w:fldCharType="begin"/>
        </w:r>
        <w:r>
          <w:rPr>
            <w:noProof/>
            <w:webHidden/>
          </w:rPr>
          <w:instrText xml:space="preserve"> PAGEREF _Toc483054140 \h </w:instrText>
        </w:r>
        <w:r>
          <w:rPr>
            <w:noProof/>
            <w:webHidden/>
          </w:rPr>
        </w:r>
      </w:ins>
      <w:r>
        <w:rPr>
          <w:noProof/>
          <w:webHidden/>
        </w:rPr>
        <w:fldChar w:fldCharType="separate"/>
      </w:r>
      <w:ins w:id="75" w:author="Bence" w:date="2017-05-20T14:33:00Z">
        <w:r>
          <w:rPr>
            <w:noProof/>
            <w:webHidden/>
          </w:rPr>
          <w:t>22</w:t>
        </w:r>
        <w:r>
          <w:rPr>
            <w:noProof/>
            <w:webHidden/>
          </w:rPr>
          <w:fldChar w:fldCharType="end"/>
        </w:r>
        <w:r w:rsidRPr="003E2557">
          <w:rPr>
            <w:rStyle w:val="Hiperhivatkozs"/>
            <w:noProof/>
          </w:rPr>
          <w:fldChar w:fldCharType="end"/>
        </w:r>
      </w:ins>
    </w:p>
    <w:p w14:paraId="66A813C5" w14:textId="628F7CE0" w:rsidR="00085478" w:rsidRDefault="00085478">
      <w:pPr>
        <w:pStyle w:val="TJ1"/>
        <w:tabs>
          <w:tab w:val="left" w:pos="482"/>
        </w:tabs>
        <w:rPr>
          <w:ins w:id="76" w:author="Bence" w:date="2017-05-20T14:33:00Z"/>
          <w:rFonts w:asciiTheme="minorHAnsi" w:eastAsiaTheme="minorEastAsia" w:hAnsiTheme="minorHAnsi" w:cstheme="minorBidi"/>
          <w:b w:val="0"/>
          <w:noProof/>
          <w:sz w:val="22"/>
          <w:szCs w:val="22"/>
          <w:lang w:eastAsia="hu-HU"/>
        </w:rPr>
      </w:pPr>
      <w:ins w:id="7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w:t>
        </w:r>
        <w:r>
          <w:rPr>
            <w:rFonts w:asciiTheme="minorHAnsi" w:eastAsiaTheme="minorEastAsia" w:hAnsiTheme="minorHAnsi" w:cstheme="minorBidi"/>
            <w:b w:val="0"/>
            <w:noProof/>
            <w:sz w:val="22"/>
            <w:szCs w:val="22"/>
            <w:lang w:eastAsia="hu-HU"/>
          </w:rPr>
          <w:tab/>
        </w:r>
        <w:r w:rsidRPr="003E2557">
          <w:rPr>
            <w:rStyle w:val="Hiperhivatkozs"/>
            <w:noProof/>
          </w:rPr>
          <w:t>Tervezés és megvalósítás</w:t>
        </w:r>
        <w:r>
          <w:rPr>
            <w:noProof/>
            <w:webHidden/>
          </w:rPr>
          <w:tab/>
        </w:r>
        <w:r>
          <w:rPr>
            <w:noProof/>
            <w:webHidden/>
          </w:rPr>
          <w:fldChar w:fldCharType="begin"/>
        </w:r>
        <w:r>
          <w:rPr>
            <w:noProof/>
            <w:webHidden/>
          </w:rPr>
          <w:instrText xml:space="preserve"> PAGEREF _Toc483054141 \h </w:instrText>
        </w:r>
        <w:r>
          <w:rPr>
            <w:noProof/>
            <w:webHidden/>
          </w:rPr>
        </w:r>
      </w:ins>
      <w:r>
        <w:rPr>
          <w:noProof/>
          <w:webHidden/>
        </w:rPr>
        <w:fldChar w:fldCharType="separate"/>
      </w:r>
      <w:ins w:id="78" w:author="Bence" w:date="2017-05-20T14:33:00Z">
        <w:r>
          <w:rPr>
            <w:noProof/>
            <w:webHidden/>
          </w:rPr>
          <w:t>23</w:t>
        </w:r>
        <w:r>
          <w:rPr>
            <w:noProof/>
            <w:webHidden/>
          </w:rPr>
          <w:fldChar w:fldCharType="end"/>
        </w:r>
        <w:r w:rsidRPr="003E2557">
          <w:rPr>
            <w:rStyle w:val="Hiperhivatkozs"/>
            <w:noProof/>
          </w:rPr>
          <w:fldChar w:fldCharType="end"/>
        </w:r>
      </w:ins>
    </w:p>
    <w:p w14:paraId="590B54CA" w14:textId="143922E2" w:rsidR="00085478" w:rsidRDefault="00085478">
      <w:pPr>
        <w:pStyle w:val="TJ2"/>
        <w:tabs>
          <w:tab w:val="left" w:pos="880"/>
          <w:tab w:val="right" w:leader="dot" w:pos="9060"/>
        </w:tabs>
        <w:rPr>
          <w:ins w:id="79" w:author="Bence" w:date="2017-05-20T14:33:00Z"/>
          <w:rFonts w:asciiTheme="minorHAnsi" w:eastAsiaTheme="minorEastAsia" w:hAnsiTheme="minorHAnsi" w:cstheme="minorBidi"/>
          <w:noProof/>
          <w:sz w:val="22"/>
          <w:szCs w:val="22"/>
          <w:lang w:eastAsia="hu-HU"/>
        </w:rPr>
      </w:pPr>
      <w:ins w:id="8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3.1</w:t>
        </w:r>
        <w:r>
          <w:rPr>
            <w:rFonts w:asciiTheme="minorHAnsi" w:eastAsiaTheme="minorEastAsia" w:hAnsiTheme="minorHAnsi" w:cstheme="minorBidi"/>
            <w:noProof/>
            <w:sz w:val="22"/>
            <w:szCs w:val="22"/>
            <w:lang w:eastAsia="hu-HU"/>
          </w:rPr>
          <w:tab/>
        </w:r>
        <w:r w:rsidRPr="003E2557">
          <w:rPr>
            <w:rStyle w:val="Hiperhivatkozs"/>
            <w:noProof/>
          </w:rPr>
          <w:t>A feladat célja</w:t>
        </w:r>
        <w:r>
          <w:rPr>
            <w:noProof/>
            <w:webHidden/>
          </w:rPr>
          <w:tab/>
        </w:r>
        <w:r>
          <w:rPr>
            <w:noProof/>
            <w:webHidden/>
          </w:rPr>
          <w:fldChar w:fldCharType="begin"/>
        </w:r>
        <w:r>
          <w:rPr>
            <w:noProof/>
            <w:webHidden/>
          </w:rPr>
          <w:instrText xml:space="preserve"> PAGEREF _Toc483054142 \h </w:instrText>
        </w:r>
        <w:r>
          <w:rPr>
            <w:noProof/>
            <w:webHidden/>
          </w:rPr>
        </w:r>
      </w:ins>
      <w:r>
        <w:rPr>
          <w:noProof/>
          <w:webHidden/>
        </w:rPr>
        <w:fldChar w:fldCharType="separate"/>
      </w:r>
      <w:ins w:id="81" w:author="Bence" w:date="2017-05-20T14:33:00Z">
        <w:r>
          <w:rPr>
            <w:noProof/>
            <w:webHidden/>
          </w:rPr>
          <w:t>23</w:t>
        </w:r>
        <w:r>
          <w:rPr>
            <w:noProof/>
            <w:webHidden/>
          </w:rPr>
          <w:fldChar w:fldCharType="end"/>
        </w:r>
        <w:r w:rsidRPr="003E2557">
          <w:rPr>
            <w:rStyle w:val="Hiperhivatkozs"/>
            <w:noProof/>
          </w:rPr>
          <w:fldChar w:fldCharType="end"/>
        </w:r>
      </w:ins>
    </w:p>
    <w:p w14:paraId="22C0BCA0" w14:textId="7525E72C" w:rsidR="00085478" w:rsidRDefault="00085478">
      <w:pPr>
        <w:pStyle w:val="TJ2"/>
        <w:tabs>
          <w:tab w:val="left" w:pos="880"/>
          <w:tab w:val="right" w:leader="dot" w:pos="9060"/>
        </w:tabs>
        <w:rPr>
          <w:ins w:id="82" w:author="Bence" w:date="2017-05-20T14:33:00Z"/>
          <w:rFonts w:asciiTheme="minorHAnsi" w:eastAsiaTheme="minorEastAsia" w:hAnsiTheme="minorHAnsi" w:cstheme="minorBidi"/>
          <w:noProof/>
          <w:sz w:val="22"/>
          <w:szCs w:val="22"/>
          <w:lang w:eastAsia="hu-HU"/>
        </w:rPr>
      </w:pPr>
      <w:ins w:id="8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3.2</w:t>
        </w:r>
        <w:r>
          <w:rPr>
            <w:rFonts w:asciiTheme="minorHAnsi" w:eastAsiaTheme="minorEastAsia" w:hAnsiTheme="minorHAnsi" w:cstheme="minorBidi"/>
            <w:noProof/>
            <w:sz w:val="22"/>
            <w:szCs w:val="22"/>
            <w:lang w:eastAsia="hu-HU"/>
          </w:rPr>
          <w:tab/>
        </w:r>
        <w:r w:rsidRPr="003E2557">
          <w:rPr>
            <w:rStyle w:val="Hiperhivatkozs"/>
            <w:noProof/>
          </w:rPr>
          <w:t>Követelmények</w:t>
        </w:r>
        <w:r>
          <w:rPr>
            <w:noProof/>
            <w:webHidden/>
          </w:rPr>
          <w:tab/>
        </w:r>
        <w:r>
          <w:rPr>
            <w:noProof/>
            <w:webHidden/>
          </w:rPr>
          <w:fldChar w:fldCharType="begin"/>
        </w:r>
        <w:r>
          <w:rPr>
            <w:noProof/>
            <w:webHidden/>
          </w:rPr>
          <w:instrText xml:space="preserve"> PAGEREF _Toc483054143 \h </w:instrText>
        </w:r>
        <w:r>
          <w:rPr>
            <w:noProof/>
            <w:webHidden/>
          </w:rPr>
        </w:r>
      </w:ins>
      <w:r>
        <w:rPr>
          <w:noProof/>
          <w:webHidden/>
        </w:rPr>
        <w:fldChar w:fldCharType="separate"/>
      </w:r>
      <w:ins w:id="84" w:author="Bence" w:date="2017-05-20T14:33:00Z">
        <w:r>
          <w:rPr>
            <w:noProof/>
            <w:webHidden/>
          </w:rPr>
          <w:t>24</w:t>
        </w:r>
        <w:r>
          <w:rPr>
            <w:noProof/>
            <w:webHidden/>
          </w:rPr>
          <w:fldChar w:fldCharType="end"/>
        </w:r>
        <w:r w:rsidRPr="003E2557">
          <w:rPr>
            <w:rStyle w:val="Hiperhivatkozs"/>
            <w:noProof/>
          </w:rPr>
          <w:fldChar w:fldCharType="end"/>
        </w:r>
      </w:ins>
    </w:p>
    <w:p w14:paraId="57110789" w14:textId="3C483CE0" w:rsidR="00085478" w:rsidRDefault="00085478">
      <w:pPr>
        <w:pStyle w:val="TJ3"/>
        <w:tabs>
          <w:tab w:val="left" w:pos="1320"/>
          <w:tab w:val="right" w:leader="dot" w:pos="9060"/>
        </w:tabs>
        <w:rPr>
          <w:ins w:id="85" w:author="Bence" w:date="2017-05-20T14:33:00Z"/>
          <w:rFonts w:asciiTheme="minorHAnsi" w:eastAsiaTheme="minorEastAsia" w:hAnsiTheme="minorHAnsi" w:cstheme="minorBidi"/>
          <w:noProof/>
          <w:sz w:val="22"/>
          <w:szCs w:val="22"/>
          <w:lang w:eastAsia="hu-HU"/>
        </w:rPr>
      </w:pPr>
      <w:ins w:id="8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3.2.1</w:t>
        </w:r>
        <w:r>
          <w:rPr>
            <w:rFonts w:asciiTheme="minorHAnsi" w:eastAsiaTheme="minorEastAsia" w:hAnsiTheme="minorHAnsi" w:cstheme="minorBidi"/>
            <w:noProof/>
            <w:sz w:val="22"/>
            <w:szCs w:val="22"/>
            <w:lang w:eastAsia="hu-HU"/>
          </w:rPr>
          <w:tab/>
        </w:r>
        <w:r w:rsidRPr="003E2557">
          <w:rPr>
            <w:rStyle w:val="Hiperhivatkozs"/>
            <w:noProof/>
          </w:rPr>
          <w:t>Funkcionális követelmények</w:t>
        </w:r>
        <w:r>
          <w:rPr>
            <w:noProof/>
            <w:webHidden/>
          </w:rPr>
          <w:tab/>
        </w:r>
        <w:r>
          <w:rPr>
            <w:noProof/>
            <w:webHidden/>
          </w:rPr>
          <w:fldChar w:fldCharType="begin"/>
        </w:r>
        <w:r>
          <w:rPr>
            <w:noProof/>
            <w:webHidden/>
          </w:rPr>
          <w:instrText xml:space="preserve"> PAGEREF _Toc483054144 \h </w:instrText>
        </w:r>
        <w:r>
          <w:rPr>
            <w:noProof/>
            <w:webHidden/>
          </w:rPr>
        </w:r>
      </w:ins>
      <w:r>
        <w:rPr>
          <w:noProof/>
          <w:webHidden/>
        </w:rPr>
        <w:fldChar w:fldCharType="separate"/>
      </w:r>
      <w:ins w:id="87" w:author="Bence" w:date="2017-05-20T14:33:00Z">
        <w:r>
          <w:rPr>
            <w:noProof/>
            <w:webHidden/>
          </w:rPr>
          <w:t>24</w:t>
        </w:r>
        <w:r>
          <w:rPr>
            <w:noProof/>
            <w:webHidden/>
          </w:rPr>
          <w:fldChar w:fldCharType="end"/>
        </w:r>
        <w:r w:rsidRPr="003E2557">
          <w:rPr>
            <w:rStyle w:val="Hiperhivatkozs"/>
            <w:noProof/>
          </w:rPr>
          <w:fldChar w:fldCharType="end"/>
        </w:r>
      </w:ins>
    </w:p>
    <w:p w14:paraId="435B0290" w14:textId="41A94609" w:rsidR="00085478" w:rsidRDefault="00085478">
      <w:pPr>
        <w:pStyle w:val="TJ3"/>
        <w:tabs>
          <w:tab w:val="left" w:pos="1320"/>
          <w:tab w:val="right" w:leader="dot" w:pos="9060"/>
        </w:tabs>
        <w:rPr>
          <w:ins w:id="88" w:author="Bence" w:date="2017-05-20T14:33:00Z"/>
          <w:rFonts w:asciiTheme="minorHAnsi" w:eastAsiaTheme="minorEastAsia" w:hAnsiTheme="minorHAnsi" w:cstheme="minorBidi"/>
          <w:noProof/>
          <w:sz w:val="22"/>
          <w:szCs w:val="22"/>
          <w:lang w:eastAsia="hu-HU"/>
        </w:rPr>
      </w:pPr>
      <w:ins w:id="8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3.2.2</w:t>
        </w:r>
        <w:r>
          <w:rPr>
            <w:rFonts w:asciiTheme="minorHAnsi" w:eastAsiaTheme="minorEastAsia" w:hAnsiTheme="minorHAnsi" w:cstheme="minorBidi"/>
            <w:noProof/>
            <w:sz w:val="22"/>
            <w:szCs w:val="22"/>
            <w:lang w:eastAsia="hu-HU"/>
          </w:rPr>
          <w:tab/>
        </w:r>
        <w:r w:rsidRPr="003E2557">
          <w:rPr>
            <w:rStyle w:val="Hiperhivatkozs"/>
            <w:noProof/>
          </w:rPr>
          <w:t>Nem funkcionális követelmények</w:t>
        </w:r>
        <w:r>
          <w:rPr>
            <w:noProof/>
            <w:webHidden/>
          </w:rPr>
          <w:tab/>
        </w:r>
        <w:r>
          <w:rPr>
            <w:noProof/>
            <w:webHidden/>
          </w:rPr>
          <w:fldChar w:fldCharType="begin"/>
        </w:r>
        <w:r>
          <w:rPr>
            <w:noProof/>
            <w:webHidden/>
          </w:rPr>
          <w:instrText xml:space="preserve"> PAGEREF _Toc483054145 \h </w:instrText>
        </w:r>
        <w:r>
          <w:rPr>
            <w:noProof/>
            <w:webHidden/>
          </w:rPr>
        </w:r>
      </w:ins>
      <w:r>
        <w:rPr>
          <w:noProof/>
          <w:webHidden/>
        </w:rPr>
        <w:fldChar w:fldCharType="separate"/>
      </w:r>
      <w:ins w:id="90" w:author="Bence" w:date="2017-05-20T14:33:00Z">
        <w:r>
          <w:rPr>
            <w:noProof/>
            <w:webHidden/>
          </w:rPr>
          <w:t>25</w:t>
        </w:r>
        <w:r>
          <w:rPr>
            <w:noProof/>
            <w:webHidden/>
          </w:rPr>
          <w:fldChar w:fldCharType="end"/>
        </w:r>
        <w:r w:rsidRPr="003E2557">
          <w:rPr>
            <w:rStyle w:val="Hiperhivatkozs"/>
            <w:noProof/>
          </w:rPr>
          <w:fldChar w:fldCharType="end"/>
        </w:r>
      </w:ins>
    </w:p>
    <w:p w14:paraId="157E2874" w14:textId="57B2585E" w:rsidR="00085478" w:rsidRDefault="00085478">
      <w:pPr>
        <w:pStyle w:val="TJ2"/>
        <w:tabs>
          <w:tab w:val="left" w:pos="880"/>
          <w:tab w:val="right" w:leader="dot" w:pos="9060"/>
        </w:tabs>
        <w:rPr>
          <w:ins w:id="91" w:author="Bence" w:date="2017-05-20T14:33:00Z"/>
          <w:rFonts w:asciiTheme="minorHAnsi" w:eastAsiaTheme="minorEastAsia" w:hAnsiTheme="minorHAnsi" w:cstheme="minorBidi"/>
          <w:noProof/>
          <w:sz w:val="22"/>
          <w:szCs w:val="22"/>
          <w:lang w:eastAsia="hu-HU"/>
        </w:rPr>
      </w:pPr>
      <w:ins w:id="9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3.3</w:t>
        </w:r>
        <w:r>
          <w:rPr>
            <w:rFonts w:asciiTheme="minorHAnsi" w:eastAsiaTheme="minorEastAsia" w:hAnsiTheme="minorHAnsi" w:cstheme="minorBidi"/>
            <w:noProof/>
            <w:sz w:val="22"/>
            <w:szCs w:val="22"/>
            <w:lang w:eastAsia="hu-HU"/>
          </w:rPr>
          <w:tab/>
        </w:r>
        <w:r w:rsidRPr="003E2557">
          <w:rPr>
            <w:rStyle w:val="Hiperhivatkozs"/>
            <w:noProof/>
          </w:rPr>
          <w:t>A rendszer topológiája</w:t>
        </w:r>
        <w:r>
          <w:rPr>
            <w:noProof/>
            <w:webHidden/>
          </w:rPr>
          <w:tab/>
        </w:r>
        <w:r>
          <w:rPr>
            <w:noProof/>
            <w:webHidden/>
          </w:rPr>
          <w:fldChar w:fldCharType="begin"/>
        </w:r>
        <w:r>
          <w:rPr>
            <w:noProof/>
            <w:webHidden/>
          </w:rPr>
          <w:instrText xml:space="preserve"> PAGEREF _Toc483054146 \h </w:instrText>
        </w:r>
        <w:r>
          <w:rPr>
            <w:noProof/>
            <w:webHidden/>
          </w:rPr>
        </w:r>
      </w:ins>
      <w:r>
        <w:rPr>
          <w:noProof/>
          <w:webHidden/>
        </w:rPr>
        <w:fldChar w:fldCharType="separate"/>
      </w:r>
      <w:ins w:id="93" w:author="Bence" w:date="2017-05-20T14:33:00Z">
        <w:r>
          <w:rPr>
            <w:noProof/>
            <w:webHidden/>
          </w:rPr>
          <w:t>26</w:t>
        </w:r>
        <w:r>
          <w:rPr>
            <w:noProof/>
            <w:webHidden/>
          </w:rPr>
          <w:fldChar w:fldCharType="end"/>
        </w:r>
        <w:r w:rsidRPr="003E2557">
          <w:rPr>
            <w:rStyle w:val="Hiperhivatkozs"/>
            <w:noProof/>
          </w:rPr>
          <w:fldChar w:fldCharType="end"/>
        </w:r>
      </w:ins>
    </w:p>
    <w:p w14:paraId="23E2B153" w14:textId="6E818B76" w:rsidR="00085478" w:rsidRDefault="00085478">
      <w:pPr>
        <w:pStyle w:val="TJ2"/>
        <w:tabs>
          <w:tab w:val="left" w:pos="880"/>
          <w:tab w:val="right" w:leader="dot" w:pos="9060"/>
        </w:tabs>
        <w:rPr>
          <w:ins w:id="94" w:author="Bence" w:date="2017-05-20T14:33:00Z"/>
          <w:rFonts w:asciiTheme="minorHAnsi" w:eastAsiaTheme="minorEastAsia" w:hAnsiTheme="minorHAnsi" w:cstheme="minorBidi"/>
          <w:noProof/>
          <w:sz w:val="22"/>
          <w:szCs w:val="22"/>
          <w:lang w:eastAsia="hu-HU"/>
        </w:rPr>
      </w:pPr>
      <w:ins w:id="9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3.4</w:t>
        </w:r>
        <w:r>
          <w:rPr>
            <w:rFonts w:asciiTheme="minorHAnsi" w:eastAsiaTheme="minorEastAsia" w:hAnsiTheme="minorHAnsi" w:cstheme="minorBidi"/>
            <w:noProof/>
            <w:sz w:val="22"/>
            <w:szCs w:val="22"/>
            <w:lang w:eastAsia="hu-HU"/>
          </w:rPr>
          <w:tab/>
        </w:r>
        <w:r w:rsidRPr="003E2557">
          <w:rPr>
            <w:rStyle w:val="Hiperhivatkozs"/>
            <w:noProof/>
          </w:rPr>
          <w:t>ESP eszközök működése</w:t>
        </w:r>
        <w:r>
          <w:rPr>
            <w:noProof/>
            <w:webHidden/>
          </w:rPr>
          <w:tab/>
        </w:r>
        <w:r>
          <w:rPr>
            <w:noProof/>
            <w:webHidden/>
          </w:rPr>
          <w:fldChar w:fldCharType="begin"/>
        </w:r>
        <w:r>
          <w:rPr>
            <w:noProof/>
            <w:webHidden/>
          </w:rPr>
          <w:instrText xml:space="preserve"> PAGEREF _Toc483054147 \h </w:instrText>
        </w:r>
        <w:r>
          <w:rPr>
            <w:noProof/>
            <w:webHidden/>
          </w:rPr>
        </w:r>
      </w:ins>
      <w:r>
        <w:rPr>
          <w:noProof/>
          <w:webHidden/>
        </w:rPr>
        <w:fldChar w:fldCharType="separate"/>
      </w:r>
      <w:ins w:id="96" w:author="Bence" w:date="2017-05-20T14:33:00Z">
        <w:r>
          <w:rPr>
            <w:noProof/>
            <w:webHidden/>
          </w:rPr>
          <w:t>27</w:t>
        </w:r>
        <w:r>
          <w:rPr>
            <w:noProof/>
            <w:webHidden/>
          </w:rPr>
          <w:fldChar w:fldCharType="end"/>
        </w:r>
        <w:r w:rsidRPr="003E2557">
          <w:rPr>
            <w:rStyle w:val="Hiperhivatkozs"/>
            <w:noProof/>
          </w:rPr>
          <w:fldChar w:fldCharType="end"/>
        </w:r>
      </w:ins>
    </w:p>
    <w:p w14:paraId="4AB9860F" w14:textId="4E66472E" w:rsidR="00085478" w:rsidRDefault="00085478">
      <w:pPr>
        <w:pStyle w:val="TJ3"/>
        <w:tabs>
          <w:tab w:val="left" w:pos="1320"/>
          <w:tab w:val="right" w:leader="dot" w:pos="9060"/>
        </w:tabs>
        <w:rPr>
          <w:ins w:id="97" w:author="Bence" w:date="2017-05-20T14:33:00Z"/>
          <w:rFonts w:asciiTheme="minorHAnsi" w:eastAsiaTheme="minorEastAsia" w:hAnsiTheme="minorHAnsi" w:cstheme="minorBidi"/>
          <w:noProof/>
          <w:sz w:val="22"/>
          <w:szCs w:val="22"/>
          <w:lang w:eastAsia="hu-HU"/>
        </w:rPr>
      </w:pPr>
      <w:ins w:id="9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"_Toc483054148"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3.4.1</w:t>
        </w:r>
        <w:r>
          <w:rPr>
            <w:rFonts w:asciiTheme="minorHAnsi" w:eastAsiaTheme="minorEastAsia" w:hAnsiTheme="minorHAnsi" w:cstheme="minorBidi"/>
            <w:noProof/>
            <w:sz w:val="22"/>
            <w:szCs w:val="22"/>
            <w:lang w:eastAsia="hu-HU"/>
          </w:rPr>
          <w:tab/>
        </w:r>
        <w:r w:rsidRPr="003E2557">
          <w:rPr>
            <w:rStyle w:val="Hiperhivatkozs"/>
            <w:noProof/>
          </w:rPr>
          <w:t>Felhasználói interakciók</w:t>
        </w:r>
        <w:r>
          <w:rPr>
            <w:noProof/>
            <w:webHidden/>
          </w:rPr>
          <w:tab/>
        </w:r>
        <w:r>
          <w:rPr>
            <w:noProof/>
            <w:webHidden/>
          </w:rPr>
          <w:fldChar w:fldCharType="begin"/>
        </w:r>
        <w:r>
          <w:rPr>
            <w:noProof/>
            <w:webHidden/>
          </w:rPr>
          <w:instrText xml:space="preserve"> PAGEREF _Toc483054148 \h </w:instrText>
        </w:r>
        <w:r>
          <w:rPr>
            <w:noProof/>
            <w:webHidden/>
          </w:rPr>
        </w:r>
      </w:ins>
      <w:r>
        <w:rPr>
          <w:noProof/>
          <w:webHidden/>
        </w:rPr>
        <w:fldChar w:fldCharType="separate"/>
      </w:r>
      <w:ins w:id="99" w:author="Bence" w:date="2017-05-20T14:33:00Z">
        <w:r>
          <w:rPr>
            <w:noProof/>
            <w:webHidden/>
          </w:rPr>
          <w:t>27</w:t>
        </w:r>
        <w:r>
          <w:rPr>
            <w:noProof/>
            <w:webHidden/>
          </w:rPr>
          <w:fldChar w:fldCharType="end"/>
        </w:r>
        <w:r w:rsidRPr="003E2557">
          <w:rPr>
            <w:rStyle w:val="Hiperhivatkozs"/>
            <w:noProof/>
          </w:rPr>
          <w:fldChar w:fldCharType="end"/>
        </w:r>
      </w:ins>
    </w:p>
    <w:p w14:paraId="4A58BD2C" w14:textId="5C9F9B1B" w:rsidR="00085478" w:rsidRDefault="00085478">
      <w:pPr>
        <w:pStyle w:val="TJ2"/>
        <w:tabs>
          <w:tab w:val="left" w:pos="880"/>
          <w:tab w:val="right" w:leader="dot" w:pos="9060"/>
        </w:tabs>
        <w:rPr>
          <w:ins w:id="100" w:author="Bence" w:date="2017-05-20T14:33:00Z"/>
          <w:rFonts w:asciiTheme="minorHAnsi" w:eastAsiaTheme="minorEastAsia" w:hAnsiTheme="minorHAnsi" w:cstheme="minorBidi"/>
          <w:noProof/>
          <w:sz w:val="22"/>
          <w:szCs w:val="22"/>
          <w:lang w:eastAsia="hu-HU"/>
        </w:rPr>
      </w:pPr>
      <w:ins w:id="101" w:author="Bence" w:date="2017-05-20T14:33:00Z">
        <w:r w:rsidRPr="003E2557">
          <w:rPr>
            <w:rStyle w:val="Hiperhivatkozs"/>
            <w:noProof/>
          </w:rPr>
          <w:lastRenderedPageBreak/>
          <w:fldChar w:fldCharType="begin"/>
        </w:r>
        <w:r w:rsidRPr="003E2557">
          <w:rPr>
            <w:rStyle w:val="Hiperhivatkozs"/>
            <w:noProof/>
          </w:rPr>
          <w:instrText xml:space="preserve"> </w:instrText>
        </w:r>
        <w:r>
          <w:rPr>
            <w:noProof/>
          </w:rPr>
          <w:instrText>HYPERLINK \l "_Toc483054149"</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3.5</w:t>
        </w:r>
        <w:r>
          <w:rPr>
            <w:rFonts w:asciiTheme="minorHAnsi" w:eastAsiaTheme="minorEastAsia" w:hAnsiTheme="minorHAnsi" w:cstheme="minorBidi"/>
            <w:noProof/>
            <w:sz w:val="22"/>
            <w:szCs w:val="22"/>
            <w:lang w:eastAsia="hu-HU"/>
          </w:rPr>
          <w:tab/>
        </w:r>
        <w:r w:rsidRPr="003E2557">
          <w:rPr>
            <w:rStyle w:val="Hiperhivatkozs"/>
            <w:noProof/>
          </w:rPr>
          <w:t>Hálózati hozzáférés inicializálása</w:t>
        </w:r>
        <w:r>
          <w:rPr>
            <w:noProof/>
            <w:webHidden/>
          </w:rPr>
          <w:tab/>
        </w:r>
        <w:r>
          <w:rPr>
            <w:noProof/>
            <w:webHidden/>
          </w:rPr>
          <w:fldChar w:fldCharType="begin"/>
        </w:r>
        <w:r>
          <w:rPr>
            <w:noProof/>
            <w:webHidden/>
          </w:rPr>
          <w:instrText xml:space="preserve"> PAGEREF _Toc483054149 \h </w:instrText>
        </w:r>
        <w:r>
          <w:rPr>
            <w:noProof/>
            <w:webHidden/>
          </w:rPr>
        </w:r>
      </w:ins>
      <w:r>
        <w:rPr>
          <w:noProof/>
          <w:webHidden/>
        </w:rPr>
        <w:fldChar w:fldCharType="separate"/>
      </w:r>
      <w:ins w:id="102" w:author="Bence" w:date="2017-05-20T14:33:00Z">
        <w:r>
          <w:rPr>
            <w:noProof/>
            <w:webHidden/>
          </w:rPr>
          <w:t>27</w:t>
        </w:r>
        <w:r>
          <w:rPr>
            <w:noProof/>
            <w:webHidden/>
          </w:rPr>
          <w:fldChar w:fldCharType="end"/>
        </w:r>
        <w:r w:rsidRPr="003E2557">
          <w:rPr>
            <w:rStyle w:val="Hiperhivatkozs"/>
            <w:noProof/>
          </w:rPr>
          <w:fldChar w:fldCharType="end"/>
        </w:r>
      </w:ins>
    </w:p>
    <w:p w14:paraId="495E2503" w14:textId="384624D2" w:rsidR="00085478" w:rsidRDefault="00085478">
      <w:pPr>
        <w:pStyle w:val="TJ2"/>
        <w:tabs>
          <w:tab w:val="left" w:pos="880"/>
          <w:tab w:val="right" w:leader="dot" w:pos="9060"/>
        </w:tabs>
        <w:rPr>
          <w:ins w:id="103" w:author="Bence" w:date="2017-05-20T14:33:00Z"/>
          <w:rFonts w:asciiTheme="minorHAnsi" w:eastAsiaTheme="minorEastAsia" w:hAnsiTheme="minorHAnsi" w:cstheme="minorBidi"/>
          <w:noProof/>
          <w:sz w:val="22"/>
          <w:szCs w:val="22"/>
          <w:lang w:eastAsia="hu-HU"/>
        </w:rPr>
      </w:pPr>
      <w:ins w:id="10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"_Toc483054150"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w:t>
        </w:r>
        <w:r>
          <w:rPr>
            <w:rFonts w:asciiTheme="minorHAnsi" w:eastAsiaTheme="minorEastAsia" w:hAnsiTheme="minorHAnsi" w:cstheme="minorBidi"/>
            <w:noProof/>
            <w:sz w:val="22"/>
            <w:szCs w:val="22"/>
            <w:lang w:eastAsia="hu-HU"/>
          </w:rPr>
          <w:tab/>
        </w:r>
        <w:r w:rsidRPr="003E2557">
          <w:rPr>
            <w:rStyle w:val="Hiperhivatkozs"/>
            <w:noProof/>
          </w:rPr>
          <w:t>Működési módok</w:t>
        </w:r>
        <w:r>
          <w:rPr>
            <w:noProof/>
            <w:webHidden/>
          </w:rPr>
          <w:tab/>
        </w:r>
        <w:r>
          <w:rPr>
            <w:noProof/>
            <w:webHidden/>
          </w:rPr>
          <w:fldChar w:fldCharType="begin"/>
        </w:r>
        <w:r>
          <w:rPr>
            <w:noProof/>
            <w:webHidden/>
          </w:rPr>
          <w:instrText xml:space="preserve"> PAGEREF _Toc483054150 \h </w:instrText>
        </w:r>
        <w:r>
          <w:rPr>
            <w:noProof/>
            <w:webHidden/>
          </w:rPr>
        </w:r>
      </w:ins>
      <w:r>
        <w:rPr>
          <w:noProof/>
          <w:webHidden/>
        </w:rPr>
        <w:fldChar w:fldCharType="separate"/>
      </w:r>
      <w:ins w:id="105" w:author="Bence" w:date="2017-05-20T14:33:00Z">
        <w:r>
          <w:rPr>
            <w:noProof/>
            <w:webHidden/>
          </w:rPr>
          <w:t>28</w:t>
        </w:r>
        <w:r>
          <w:rPr>
            <w:noProof/>
            <w:webHidden/>
          </w:rPr>
          <w:fldChar w:fldCharType="end"/>
        </w:r>
        <w:r w:rsidRPr="003E2557">
          <w:rPr>
            <w:rStyle w:val="Hiperhivatkozs"/>
            <w:noProof/>
          </w:rPr>
          <w:fldChar w:fldCharType="end"/>
        </w:r>
      </w:ins>
    </w:p>
    <w:p w14:paraId="3BBED0BD" w14:textId="78DABA76" w:rsidR="00085478" w:rsidRDefault="00085478">
      <w:pPr>
        <w:pStyle w:val="TJ3"/>
        <w:tabs>
          <w:tab w:val="left" w:pos="1320"/>
          <w:tab w:val="right" w:leader="dot" w:pos="9060"/>
        </w:tabs>
        <w:rPr>
          <w:ins w:id="106" w:author="Bence" w:date="2017-05-20T14:33:00Z"/>
          <w:rFonts w:asciiTheme="minorHAnsi" w:eastAsiaTheme="minorEastAsia" w:hAnsiTheme="minorHAnsi" w:cstheme="minorBidi"/>
          <w:noProof/>
          <w:sz w:val="22"/>
          <w:szCs w:val="22"/>
          <w:lang w:eastAsia="hu-HU"/>
        </w:rPr>
      </w:pPr>
      <w:ins w:id="10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"_Toc483054151"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3.6.1</w:t>
        </w:r>
        <w:r>
          <w:rPr>
            <w:rFonts w:asciiTheme="minorHAnsi" w:eastAsiaTheme="minorEastAsia" w:hAnsiTheme="minorHAnsi" w:cstheme="minorBidi"/>
            <w:noProof/>
            <w:sz w:val="22"/>
            <w:szCs w:val="22"/>
            <w:lang w:eastAsia="hu-HU"/>
          </w:rPr>
          <w:tab/>
        </w:r>
        <w:r w:rsidRPr="003E2557">
          <w:rPr>
            <w:rStyle w:val="Hiperhivatkozs"/>
            <w:noProof/>
          </w:rPr>
          <w:t>Szenzor</w:t>
        </w:r>
        <w:r>
          <w:rPr>
            <w:noProof/>
            <w:webHidden/>
          </w:rPr>
          <w:tab/>
        </w:r>
        <w:r>
          <w:rPr>
            <w:noProof/>
            <w:webHidden/>
          </w:rPr>
          <w:fldChar w:fldCharType="begin"/>
        </w:r>
        <w:r>
          <w:rPr>
            <w:noProof/>
            <w:webHidden/>
          </w:rPr>
          <w:instrText xml:space="preserve"> PAGEREF _Toc483054151 \h </w:instrText>
        </w:r>
        <w:r>
          <w:rPr>
            <w:noProof/>
            <w:webHidden/>
          </w:rPr>
        </w:r>
      </w:ins>
      <w:r>
        <w:rPr>
          <w:noProof/>
          <w:webHidden/>
        </w:rPr>
        <w:fldChar w:fldCharType="separate"/>
      </w:r>
      <w:ins w:id="108" w:author="Bence" w:date="2017-05-20T14:33:00Z">
        <w:r>
          <w:rPr>
            <w:noProof/>
            <w:webHidden/>
          </w:rPr>
          <w:t>28</w:t>
        </w:r>
        <w:r>
          <w:rPr>
            <w:noProof/>
            <w:webHidden/>
          </w:rPr>
          <w:fldChar w:fldCharType="end"/>
        </w:r>
        <w:r w:rsidRPr="003E2557">
          <w:rPr>
            <w:rStyle w:val="Hiperhivatkozs"/>
            <w:noProof/>
          </w:rPr>
          <w:fldChar w:fldCharType="end"/>
        </w:r>
      </w:ins>
    </w:p>
    <w:p w14:paraId="225AA4AD" w14:textId="6F4842A8" w:rsidR="00085478" w:rsidRDefault="00085478">
      <w:pPr>
        <w:pStyle w:val="TJ3"/>
        <w:tabs>
          <w:tab w:val="left" w:pos="1320"/>
          <w:tab w:val="right" w:leader="dot" w:pos="9060"/>
        </w:tabs>
        <w:rPr>
          <w:ins w:id="109" w:author="Bence" w:date="2017-05-20T14:33:00Z"/>
          <w:rFonts w:asciiTheme="minorHAnsi" w:eastAsiaTheme="minorEastAsia" w:hAnsiTheme="minorHAnsi" w:cstheme="minorBidi"/>
          <w:noProof/>
          <w:sz w:val="22"/>
          <w:szCs w:val="22"/>
          <w:lang w:eastAsia="hu-HU"/>
        </w:rPr>
      </w:pPr>
      <w:ins w:id="110"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"_Toc483054167"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3.6.2</w:t>
        </w:r>
        <w:r>
          <w:rPr>
            <w:rFonts w:asciiTheme="minorHAnsi" w:eastAsiaTheme="minorEastAsia" w:hAnsiTheme="minorHAnsi" w:cstheme="minorBidi"/>
            <w:noProof/>
            <w:sz w:val="22"/>
            <w:szCs w:val="22"/>
            <w:lang w:eastAsia="hu-HU"/>
          </w:rPr>
          <w:tab/>
        </w:r>
        <w:r w:rsidRPr="003E2557">
          <w:rPr>
            <w:rStyle w:val="Hiperhivatkozs"/>
            <w:noProof/>
          </w:rPr>
          <w:t>Beavatkozó</w:t>
        </w:r>
        <w:r>
          <w:rPr>
            <w:noProof/>
            <w:webHidden/>
          </w:rPr>
          <w:tab/>
        </w:r>
        <w:r>
          <w:rPr>
            <w:noProof/>
            <w:webHidden/>
          </w:rPr>
          <w:fldChar w:fldCharType="begin"/>
        </w:r>
        <w:r>
          <w:rPr>
            <w:noProof/>
            <w:webHidden/>
          </w:rPr>
          <w:instrText xml:space="preserve"> PAGEREF _Toc483054167 \h </w:instrText>
        </w:r>
        <w:r>
          <w:rPr>
            <w:noProof/>
            <w:webHidden/>
          </w:rPr>
        </w:r>
      </w:ins>
      <w:r>
        <w:rPr>
          <w:noProof/>
          <w:webHidden/>
        </w:rPr>
        <w:fldChar w:fldCharType="separate"/>
      </w:r>
      <w:ins w:id="111" w:author="Bence" w:date="2017-05-20T14:33:00Z">
        <w:r>
          <w:rPr>
            <w:noProof/>
            <w:webHidden/>
          </w:rPr>
          <w:t>31</w:t>
        </w:r>
        <w:r>
          <w:rPr>
            <w:noProof/>
            <w:webHidden/>
          </w:rPr>
          <w:fldChar w:fldCharType="end"/>
        </w:r>
        <w:r w:rsidRPr="003E2557">
          <w:rPr>
            <w:rStyle w:val="Hiperhivatkozs"/>
            <w:noProof/>
          </w:rPr>
          <w:fldChar w:fldCharType="end"/>
        </w:r>
      </w:ins>
    </w:p>
    <w:p w14:paraId="0A6C354D" w14:textId="44632BEE" w:rsidR="00085478" w:rsidRDefault="00085478">
      <w:pPr>
        <w:pStyle w:val="TJ3"/>
        <w:tabs>
          <w:tab w:val="left" w:pos="1320"/>
          <w:tab w:val="right" w:leader="dot" w:pos="9060"/>
        </w:tabs>
        <w:rPr>
          <w:ins w:id="112" w:author="Bence" w:date="2017-05-20T14:33:00Z"/>
          <w:rFonts w:asciiTheme="minorHAnsi" w:eastAsiaTheme="minorEastAsia" w:hAnsiTheme="minorHAnsi" w:cstheme="minorBidi"/>
          <w:noProof/>
          <w:sz w:val="22"/>
          <w:szCs w:val="22"/>
          <w:lang w:eastAsia="hu-HU"/>
        </w:rPr>
      </w:pPr>
      <w:ins w:id="113"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"_Toc483054168"</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3.6.3</w:t>
        </w:r>
        <w:r>
          <w:rPr>
            <w:rFonts w:asciiTheme="minorHAnsi" w:eastAsiaTheme="minorEastAsia" w:hAnsiTheme="minorHAnsi" w:cstheme="minorBidi"/>
            <w:noProof/>
            <w:sz w:val="22"/>
            <w:szCs w:val="22"/>
            <w:lang w:eastAsia="hu-HU"/>
          </w:rPr>
          <w:tab/>
        </w:r>
        <w:r w:rsidRPr="003E2557">
          <w:rPr>
            <w:rStyle w:val="Hiperhivatkozs"/>
            <w:noProof/>
          </w:rPr>
          <w:t>Menedzser</w:t>
        </w:r>
        <w:r>
          <w:rPr>
            <w:noProof/>
            <w:webHidden/>
          </w:rPr>
          <w:tab/>
        </w:r>
        <w:r>
          <w:rPr>
            <w:noProof/>
            <w:webHidden/>
          </w:rPr>
          <w:fldChar w:fldCharType="begin"/>
        </w:r>
        <w:r>
          <w:rPr>
            <w:noProof/>
            <w:webHidden/>
          </w:rPr>
          <w:instrText xml:space="preserve"> PAGEREF _Toc483054168 \h </w:instrText>
        </w:r>
        <w:r>
          <w:rPr>
            <w:noProof/>
            <w:webHidden/>
          </w:rPr>
        </w:r>
      </w:ins>
      <w:r>
        <w:rPr>
          <w:noProof/>
          <w:webHidden/>
        </w:rPr>
        <w:fldChar w:fldCharType="separate"/>
      </w:r>
      <w:ins w:id="114" w:author="Bence" w:date="2017-05-20T14:33:00Z">
        <w:r>
          <w:rPr>
            <w:noProof/>
            <w:webHidden/>
          </w:rPr>
          <w:t>32</w:t>
        </w:r>
        <w:r>
          <w:rPr>
            <w:noProof/>
            <w:webHidden/>
          </w:rPr>
          <w:fldChar w:fldCharType="end"/>
        </w:r>
        <w:r w:rsidRPr="003E2557">
          <w:rPr>
            <w:rStyle w:val="Hiperhivatkozs"/>
            <w:noProof/>
          </w:rPr>
          <w:fldChar w:fldCharType="end"/>
        </w:r>
      </w:ins>
    </w:p>
    <w:p w14:paraId="74458424" w14:textId="6C569D2F" w:rsidR="00085478" w:rsidRDefault="00085478">
      <w:pPr>
        <w:pStyle w:val="TJ2"/>
        <w:tabs>
          <w:tab w:val="left" w:pos="880"/>
          <w:tab w:val="right" w:leader="dot" w:pos="9060"/>
        </w:tabs>
        <w:rPr>
          <w:ins w:id="115" w:author="Bence" w:date="2017-05-20T14:33:00Z"/>
          <w:rFonts w:asciiTheme="minorHAnsi" w:eastAsiaTheme="minorEastAsia" w:hAnsiTheme="minorHAnsi" w:cstheme="minorBidi"/>
          <w:noProof/>
          <w:sz w:val="22"/>
          <w:szCs w:val="22"/>
          <w:lang w:eastAsia="hu-HU"/>
        </w:rPr>
      </w:pPr>
      <w:ins w:id="116"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"_Toc483054177"</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3.7</w:t>
        </w:r>
        <w:r>
          <w:rPr>
            <w:rFonts w:asciiTheme="minorHAnsi" w:eastAsiaTheme="minorEastAsia" w:hAnsiTheme="minorHAnsi" w:cstheme="minorBidi"/>
            <w:noProof/>
            <w:sz w:val="22"/>
            <w:szCs w:val="22"/>
            <w:lang w:eastAsia="hu-HU"/>
          </w:rPr>
          <w:tab/>
        </w:r>
        <w:r w:rsidRPr="003E2557">
          <w:rPr>
            <w:rStyle w:val="Hiperhivatkozs"/>
            <w:noProof/>
          </w:rPr>
          <w:t>Felhasználói interakciók (use case)</w:t>
        </w:r>
        <w:r>
          <w:rPr>
            <w:noProof/>
            <w:webHidden/>
          </w:rPr>
          <w:tab/>
        </w:r>
        <w:r>
          <w:rPr>
            <w:noProof/>
            <w:webHidden/>
          </w:rPr>
          <w:fldChar w:fldCharType="begin"/>
        </w:r>
        <w:r>
          <w:rPr>
            <w:noProof/>
            <w:webHidden/>
          </w:rPr>
          <w:instrText xml:space="preserve"> PAGEREF _Toc483054177 \h </w:instrText>
        </w:r>
        <w:r>
          <w:rPr>
            <w:noProof/>
            <w:webHidden/>
          </w:rPr>
        </w:r>
      </w:ins>
      <w:r>
        <w:rPr>
          <w:noProof/>
          <w:webHidden/>
        </w:rPr>
        <w:fldChar w:fldCharType="separate"/>
      </w:r>
      <w:ins w:id="117" w:author="Bence" w:date="2017-05-20T14:33:00Z">
        <w:r>
          <w:rPr>
            <w:noProof/>
            <w:webHidden/>
          </w:rPr>
          <w:t>33</w:t>
        </w:r>
        <w:r>
          <w:rPr>
            <w:noProof/>
            <w:webHidden/>
          </w:rPr>
          <w:fldChar w:fldCharType="end"/>
        </w:r>
        <w:r w:rsidRPr="003E2557">
          <w:rPr>
            <w:rStyle w:val="Hiperhivatkozs"/>
            <w:noProof/>
          </w:rPr>
          <w:fldChar w:fldCharType="end"/>
        </w:r>
      </w:ins>
    </w:p>
    <w:p w14:paraId="29EB499F" w14:textId="7D36D83C" w:rsidR="00085478" w:rsidRDefault="00085478">
      <w:pPr>
        <w:pStyle w:val="TJ2"/>
        <w:tabs>
          <w:tab w:val="left" w:pos="880"/>
          <w:tab w:val="right" w:leader="dot" w:pos="9060"/>
        </w:tabs>
        <w:rPr>
          <w:ins w:id="118" w:author="Bence" w:date="2017-05-20T14:33:00Z"/>
          <w:rFonts w:asciiTheme="minorHAnsi" w:eastAsiaTheme="minorEastAsia" w:hAnsiTheme="minorHAnsi" w:cstheme="minorBidi"/>
          <w:noProof/>
          <w:sz w:val="22"/>
          <w:szCs w:val="22"/>
          <w:lang w:eastAsia="hu-HU"/>
        </w:rPr>
      </w:pPr>
      <w:ins w:id="119"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"_Toc483054180"</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3.8</w:t>
        </w:r>
        <w:r>
          <w:rPr>
            <w:rFonts w:asciiTheme="minorHAnsi" w:eastAsiaTheme="minorEastAsia" w:hAnsiTheme="minorHAnsi" w:cstheme="minorBidi"/>
            <w:noProof/>
            <w:sz w:val="22"/>
            <w:szCs w:val="22"/>
            <w:lang w:eastAsia="hu-HU"/>
          </w:rPr>
          <w:tab/>
        </w:r>
        <w:r w:rsidRPr="003E2557">
          <w:rPr>
            <w:rStyle w:val="Hiperhivatkozs"/>
            <w:noProof/>
          </w:rPr>
          <w:t>Titkosítás</w:t>
        </w:r>
        <w:r>
          <w:rPr>
            <w:noProof/>
            <w:webHidden/>
          </w:rPr>
          <w:tab/>
        </w:r>
        <w:r>
          <w:rPr>
            <w:noProof/>
            <w:webHidden/>
          </w:rPr>
          <w:fldChar w:fldCharType="begin"/>
        </w:r>
        <w:r>
          <w:rPr>
            <w:noProof/>
            <w:webHidden/>
          </w:rPr>
          <w:instrText xml:space="preserve"> PAGEREF _Toc483054180 \h </w:instrText>
        </w:r>
        <w:r>
          <w:rPr>
            <w:noProof/>
            <w:webHidden/>
          </w:rPr>
        </w:r>
      </w:ins>
      <w:r>
        <w:rPr>
          <w:noProof/>
          <w:webHidden/>
        </w:rPr>
        <w:fldChar w:fldCharType="separate"/>
      </w:r>
      <w:ins w:id="120" w:author="Bence" w:date="2017-05-20T14:33:00Z">
        <w:r>
          <w:rPr>
            <w:noProof/>
            <w:webHidden/>
          </w:rPr>
          <w:t>33</w:t>
        </w:r>
        <w:r>
          <w:rPr>
            <w:noProof/>
            <w:webHidden/>
          </w:rPr>
          <w:fldChar w:fldCharType="end"/>
        </w:r>
        <w:r w:rsidRPr="003E2557">
          <w:rPr>
            <w:rStyle w:val="Hiperhivatkozs"/>
            <w:noProof/>
          </w:rPr>
          <w:fldChar w:fldCharType="end"/>
        </w:r>
      </w:ins>
    </w:p>
    <w:p w14:paraId="42742C02" w14:textId="20D238F7" w:rsidR="00085478" w:rsidRDefault="00085478">
      <w:pPr>
        <w:pStyle w:val="TJ3"/>
        <w:tabs>
          <w:tab w:val="left" w:pos="1320"/>
          <w:tab w:val="right" w:leader="dot" w:pos="9060"/>
        </w:tabs>
        <w:rPr>
          <w:ins w:id="121" w:author="Bence" w:date="2017-05-20T14:33:00Z"/>
          <w:rFonts w:asciiTheme="minorHAnsi" w:eastAsiaTheme="minorEastAsia" w:hAnsiTheme="minorHAnsi" w:cstheme="minorBidi"/>
          <w:noProof/>
          <w:sz w:val="22"/>
          <w:szCs w:val="22"/>
          <w:lang w:eastAsia="hu-HU"/>
        </w:rPr>
      </w:pPr>
      <w:ins w:id="122"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"_Toc483054181"</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3.8.1</w:t>
        </w:r>
        <w:r>
          <w:rPr>
            <w:rFonts w:asciiTheme="minorHAnsi" w:eastAsiaTheme="minorEastAsia" w:hAnsiTheme="minorHAnsi" w:cstheme="minorBidi"/>
            <w:noProof/>
            <w:sz w:val="22"/>
            <w:szCs w:val="22"/>
            <w:lang w:eastAsia="hu-HU"/>
          </w:rPr>
          <w:tab/>
        </w:r>
        <w:r w:rsidRPr="003E2557">
          <w:rPr>
            <w:rStyle w:val="Hiperhivatkozs"/>
            <w:noProof/>
          </w:rPr>
          <w:t>Eszköz</w:t>
        </w:r>
        <w:r>
          <w:rPr>
            <w:noProof/>
            <w:webHidden/>
          </w:rPr>
          <w:tab/>
        </w:r>
        <w:r>
          <w:rPr>
            <w:noProof/>
            <w:webHidden/>
          </w:rPr>
          <w:fldChar w:fldCharType="begin"/>
        </w:r>
        <w:r>
          <w:rPr>
            <w:noProof/>
            <w:webHidden/>
          </w:rPr>
          <w:instrText xml:space="preserve"> PAGEREF _Toc483054181 \h </w:instrText>
        </w:r>
        <w:r>
          <w:rPr>
            <w:noProof/>
            <w:webHidden/>
          </w:rPr>
        </w:r>
      </w:ins>
      <w:r>
        <w:rPr>
          <w:noProof/>
          <w:webHidden/>
        </w:rPr>
        <w:fldChar w:fldCharType="separate"/>
      </w:r>
      <w:ins w:id="123" w:author="Bence" w:date="2017-05-20T14:33:00Z">
        <w:r>
          <w:rPr>
            <w:noProof/>
            <w:webHidden/>
          </w:rPr>
          <w:t>33</w:t>
        </w:r>
        <w:r>
          <w:rPr>
            <w:noProof/>
            <w:webHidden/>
          </w:rPr>
          <w:fldChar w:fldCharType="end"/>
        </w:r>
        <w:r w:rsidRPr="003E2557">
          <w:rPr>
            <w:rStyle w:val="Hiperhivatkozs"/>
            <w:noProof/>
          </w:rPr>
          <w:fldChar w:fldCharType="end"/>
        </w:r>
      </w:ins>
    </w:p>
    <w:p w14:paraId="7DC91AFF" w14:textId="38532CDE" w:rsidR="00085478" w:rsidRDefault="00085478">
      <w:pPr>
        <w:pStyle w:val="TJ2"/>
        <w:tabs>
          <w:tab w:val="left" w:pos="880"/>
          <w:tab w:val="right" w:leader="dot" w:pos="9060"/>
        </w:tabs>
        <w:rPr>
          <w:ins w:id="124" w:author="Bence" w:date="2017-05-20T14:33:00Z"/>
          <w:rFonts w:asciiTheme="minorHAnsi" w:eastAsiaTheme="minorEastAsia" w:hAnsiTheme="minorHAnsi" w:cstheme="minorBidi"/>
          <w:noProof/>
          <w:sz w:val="22"/>
          <w:szCs w:val="22"/>
          <w:lang w:eastAsia="hu-HU"/>
        </w:rPr>
      </w:pPr>
      <w:ins w:id="125"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"_Toc483054182"</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3.9</w:t>
        </w:r>
        <w:r>
          <w:rPr>
            <w:rFonts w:asciiTheme="minorHAnsi" w:eastAsiaTheme="minorEastAsia" w:hAnsiTheme="minorHAnsi" w:cstheme="minorBidi"/>
            <w:noProof/>
            <w:sz w:val="22"/>
            <w:szCs w:val="22"/>
            <w:lang w:eastAsia="hu-HU"/>
          </w:rPr>
          <w:tab/>
        </w:r>
        <w:r w:rsidRPr="003E2557">
          <w:rPr>
            <w:rStyle w:val="Hiperhivatkozs"/>
            <w:noProof/>
          </w:rPr>
          <w:t>A központi szerver</w:t>
        </w:r>
        <w:r>
          <w:rPr>
            <w:noProof/>
            <w:webHidden/>
          </w:rPr>
          <w:tab/>
        </w:r>
        <w:r>
          <w:rPr>
            <w:noProof/>
            <w:webHidden/>
          </w:rPr>
          <w:fldChar w:fldCharType="begin"/>
        </w:r>
        <w:r>
          <w:rPr>
            <w:noProof/>
            <w:webHidden/>
          </w:rPr>
          <w:instrText xml:space="preserve"> PAGEREF _Toc483054182 \h </w:instrText>
        </w:r>
        <w:r>
          <w:rPr>
            <w:noProof/>
            <w:webHidden/>
          </w:rPr>
        </w:r>
      </w:ins>
      <w:r>
        <w:rPr>
          <w:noProof/>
          <w:webHidden/>
        </w:rPr>
        <w:fldChar w:fldCharType="separate"/>
      </w:r>
      <w:ins w:id="126" w:author="Bence" w:date="2017-05-20T14:33:00Z">
        <w:r>
          <w:rPr>
            <w:noProof/>
            <w:webHidden/>
          </w:rPr>
          <w:t>33</w:t>
        </w:r>
        <w:r>
          <w:rPr>
            <w:noProof/>
            <w:webHidden/>
          </w:rPr>
          <w:fldChar w:fldCharType="end"/>
        </w:r>
        <w:r w:rsidRPr="003E2557">
          <w:rPr>
            <w:rStyle w:val="Hiperhivatkozs"/>
            <w:noProof/>
          </w:rPr>
          <w:fldChar w:fldCharType="end"/>
        </w:r>
      </w:ins>
    </w:p>
    <w:p w14:paraId="271D9369" w14:textId="51701918" w:rsidR="00085478" w:rsidRDefault="00085478">
      <w:pPr>
        <w:pStyle w:val="TJ1"/>
        <w:tabs>
          <w:tab w:val="left" w:pos="482"/>
        </w:tabs>
        <w:rPr>
          <w:ins w:id="127" w:author="Bence" w:date="2017-05-20T14:33:00Z"/>
          <w:rFonts w:asciiTheme="minorHAnsi" w:eastAsiaTheme="minorEastAsia" w:hAnsiTheme="minorHAnsi" w:cstheme="minorBidi"/>
          <w:b w:val="0"/>
          <w:noProof/>
          <w:sz w:val="22"/>
          <w:szCs w:val="22"/>
          <w:lang w:eastAsia="hu-HU"/>
        </w:rPr>
      </w:pPr>
      <w:ins w:id="128"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"_Toc483054183"</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4</w:t>
        </w:r>
        <w:r>
          <w:rPr>
            <w:rFonts w:asciiTheme="minorHAnsi" w:eastAsiaTheme="minorEastAsia" w:hAnsiTheme="minorHAnsi" w:cstheme="minorBidi"/>
            <w:b w:val="0"/>
            <w:noProof/>
            <w:sz w:val="22"/>
            <w:szCs w:val="22"/>
            <w:lang w:eastAsia="hu-HU"/>
          </w:rPr>
          <w:tab/>
        </w:r>
        <w:r w:rsidRPr="003E2557">
          <w:rPr>
            <w:rStyle w:val="Hiperhivatkozs"/>
            <w:noProof/>
          </w:rPr>
          <w:t>A projekt állapota</w:t>
        </w:r>
        <w:r>
          <w:rPr>
            <w:noProof/>
            <w:webHidden/>
          </w:rPr>
          <w:tab/>
        </w:r>
        <w:r>
          <w:rPr>
            <w:noProof/>
            <w:webHidden/>
          </w:rPr>
          <w:fldChar w:fldCharType="begin"/>
        </w:r>
        <w:r>
          <w:rPr>
            <w:noProof/>
            <w:webHidden/>
          </w:rPr>
          <w:instrText xml:space="preserve"> PAGEREF _Toc483054183 \h </w:instrText>
        </w:r>
        <w:r>
          <w:rPr>
            <w:noProof/>
            <w:webHidden/>
          </w:rPr>
        </w:r>
      </w:ins>
      <w:r>
        <w:rPr>
          <w:noProof/>
          <w:webHidden/>
        </w:rPr>
        <w:fldChar w:fldCharType="separate"/>
      </w:r>
      <w:ins w:id="129" w:author="Bence" w:date="2017-05-20T14:33:00Z">
        <w:r>
          <w:rPr>
            <w:noProof/>
            <w:webHidden/>
          </w:rPr>
          <w:t>36</w:t>
        </w:r>
        <w:r>
          <w:rPr>
            <w:noProof/>
            <w:webHidden/>
          </w:rPr>
          <w:fldChar w:fldCharType="end"/>
        </w:r>
        <w:r w:rsidRPr="003E2557">
          <w:rPr>
            <w:rStyle w:val="Hiperhivatkozs"/>
            <w:noProof/>
          </w:rPr>
          <w:fldChar w:fldCharType="end"/>
        </w:r>
      </w:ins>
    </w:p>
    <w:p w14:paraId="34ACF6D7" w14:textId="55F8EE1F" w:rsidR="00085478" w:rsidRDefault="00085478">
      <w:pPr>
        <w:pStyle w:val="TJ2"/>
        <w:tabs>
          <w:tab w:val="left" w:pos="880"/>
          <w:tab w:val="right" w:leader="dot" w:pos="9060"/>
        </w:tabs>
        <w:rPr>
          <w:ins w:id="130" w:author="Bence" w:date="2017-05-20T14:33:00Z"/>
          <w:rFonts w:asciiTheme="minorHAnsi" w:eastAsiaTheme="minorEastAsia" w:hAnsiTheme="minorHAnsi" w:cstheme="minorBidi"/>
          <w:noProof/>
          <w:sz w:val="22"/>
          <w:szCs w:val="22"/>
          <w:lang w:eastAsia="hu-HU"/>
        </w:rPr>
      </w:pPr>
      <w:ins w:id="131"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"_Toc483054184"</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4.1</w:t>
        </w:r>
        <w:r>
          <w:rPr>
            <w:rFonts w:asciiTheme="minorHAnsi" w:eastAsiaTheme="minorEastAsia" w:hAnsiTheme="minorHAnsi" w:cstheme="minorBidi"/>
            <w:noProof/>
            <w:sz w:val="22"/>
            <w:szCs w:val="22"/>
            <w:lang w:eastAsia="hu-HU"/>
          </w:rPr>
          <w:tab/>
        </w:r>
        <w:r w:rsidRPr="003E2557">
          <w:rPr>
            <w:rStyle w:val="Hiperhivatkozs"/>
            <w:noProof/>
          </w:rPr>
          <w:t>tanulságok</w:t>
        </w:r>
        <w:r>
          <w:rPr>
            <w:noProof/>
            <w:webHidden/>
          </w:rPr>
          <w:tab/>
        </w:r>
        <w:r>
          <w:rPr>
            <w:noProof/>
            <w:webHidden/>
          </w:rPr>
          <w:fldChar w:fldCharType="begin"/>
        </w:r>
        <w:r>
          <w:rPr>
            <w:noProof/>
            <w:webHidden/>
          </w:rPr>
          <w:instrText xml:space="preserve"> PAGEREF _Toc483054184 \h </w:instrText>
        </w:r>
        <w:r>
          <w:rPr>
            <w:noProof/>
            <w:webHidden/>
          </w:rPr>
        </w:r>
      </w:ins>
      <w:r>
        <w:rPr>
          <w:noProof/>
          <w:webHidden/>
        </w:rPr>
        <w:fldChar w:fldCharType="separate"/>
      </w:r>
      <w:ins w:id="132" w:author="Bence" w:date="2017-05-20T14:33:00Z">
        <w:r>
          <w:rPr>
            <w:noProof/>
            <w:webHidden/>
          </w:rPr>
          <w:t>36</w:t>
        </w:r>
        <w:r>
          <w:rPr>
            <w:noProof/>
            <w:webHidden/>
          </w:rPr>
          <w:fldChar w:fldCharType="end"/>
        </w:r>
        <w:r w:rsidRPr="003E2557">
          <w:rPr>
            <w:rStyle w:val="Hiperhivatkozs"/>
            <w:noProof/>
          </w:rPr>
          <w:fldChar w:fldCharType="end"/>
        </w:r>
      </w:ins>
    </w:p>
    <w:p w14:paraId="6A866BD2" w14:textId="37D9896D" w:rsidR="00085478" w:rsidRDefault="00085478">
      <w:pPr>
        <w:pStyle w:val="TJ2"/>
        <w:tabs>
          <w:tab w:val="left" w:pos="880"/>
          <w:tab w:val="right" w:leader="dot" w:pos="9060"/>
        </w:tabs>
        <w:rPr>
          <w:ins w:id="133" w:author="Bence" w:date="2017-05-20T14:33:00Z"/>
          <w:rFonts w:asciiTheme="minorHAnsi" w:eastAsiaTheme="minorEastAsia" w:hAnsiTheme="minorHAnsi" w:cstheme="minorBidi"/>
          <w:noProof/>
          <w:sz w:val="22"/>
          <w:szCs w:val="22"/>
          <w:lang w:eastAsia="hu-HU"/>
        </w:rPr>
      </w:pPr>
      <w:ins w:id="134"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"_Toc483054185"</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4.2</w:t>
        </w:r>
        <w:r>
          <w:rPr>
            <w:rFonts w:asciiTheme="minorHAnsi" w:eastAsiaTheme="minorEastAsia" w:hAnsiTheme="minorHAnsi" w:cstheme="minorBidi"/>
            <w:noProof/>
            <w:sz w:val="22"/>
            <w:szCs w:val="22"/>
            <w:lang w:eastAsia="hu-HU"/>
          </w:rPr>
          <w:tab/>
        </w:r>
        <w:r w:rsidRPr="003E2557">
          <w:rPr>
            <w:rStyle w:val="Hiperhivatkozs"/>
            <w:noProof/>
          </w:rPr>
          <w:t>Kitekintés</w:t>
        </w:r>
        <w:r>
          <w:rPr>
            <w:noProof/>
            <w:webHidden/>
          </w:rPr>
          <w:tab/>
        </w:r>
        <w:r>
          <w:rPr>
            <w:noProof/>
            <w:webHidden/>
          </w:rPr>
          <w:fldChar w:fldCharType="begin"/>
        </w:r>
        <w:r>
          <w:rPr>
            <w:noProof/>
            <w:webHidden/>
          </w:rPr>
          <w:instrText xml:space="preserve"> PAGEREF _Toc483054185 \h </w:instrText>
        </w:r>
        <w:r>
          <w:rPr>
            <w:noProof/>
            <w:webHidden/>
          </w:rPr>
        </w:r>
      </w:ins>
      <w:r>
        <w:rPr>
          <w:noProof/>
          <w:webHidden/>
        </w:rPr>
        <w:fldChar w:fldCharType="separate"/>
      </w:r>
      <w:ins w:id="135" w:author="Bence" w:date="2017-05-20T14:33:00Z">
        <w:r>
          <w:rPr>
            <w:noProof/>
            <w:webHidden/>
          </w:rPr>
          <w:t>36</w:t>
        </w:r>
        <w:r>
          <w:rPr>
            <w:noProof/>
            <w:webHidden/>
          </w:rPr>
          <w:fldChar w:fldCharType="end"/>
        </w:r>
        <w:r w:rsidRPr="003E2557">
          <w:rPr>
            <w:rStyle w:val="Hiperhivatkozs"/>
            <w:noProof/>
          </w:rPr>
          <w:fldChar w:fldCharType="end"/>
        </w:r>
      </w:ins>
    </w:p>
    <w:p w14:paraId="41E34FB3" w14:textId="57B8A625" w:rsidR="00085478" w:rsidRDefault="00085478">
      <w:pPr>
        <w:pStyle w:val="TJ1"/>
        <w:tabs>
          <w:tab w:val="left" w:pos="482"/>
        </w:tabs>
        <w:rPr>
          <w:ins w:id="136" w:author="Bence" w:date="2017-05-20T14:33:00Z"/>
          <w:rFonts w:asciiTheme="minorHAnsi" w:eastAsiaTheme="minorEastAsia" w:hAnsiTheme="minorHAnsi" w:cstheme="minorBidi"/>
          <w:b w:val="0"/>
          <w:noProof/>
          <w:sz w:val="22"/>
          <w:szCs w:val="22"/>
          <w:lang w:eastAsia="hu-HU"/>
        </w:rPr>
      </w:pPr>
      <w:ins w:id="137" w:author="Bence" w:date="2017-05-20T14:33:00Z">
        <w:r w:rsidRPr="003E2557">
          <w:rPr>
            <w:rStyle w:val="Hiperhivatkozs"/>
            <w:noProof/>
          </w:rPr>
          <w:fldChar w:fldCharType="begin"/>
        </w:r>
        <w:r w:rsidRPr="003E2557">
          <w:rPr>
            <w:rStyle w:val="Hiperhivatkozs"/>
            <w:noProof/>
          </w:rPr>
          <w:instrText xml:space="preserve"> </w:instrText>
        </w:r>
        <w:r>
          <w:rPr>
            <w:noProof/>
          </w:rPr>
          <w:instrText>HYPERLINK \l "_Toc483054186"</w:instrText>
        </w:r>
        <w:r w:rsidRPr="003E2557">
          <w:rPr>
            <w:rStyle w:val="Hiperhivatkozs"/>
            <w:noProof/>
          </w:rPr>
          <w:instrText xml:space="preserve"> </w:instrText>
        </w:r>
        <w:r w:rsidRPr="003E2557">
          <w:rPr>
            <w:rStyle w:val="Hiperhivatkozs"/>
            <w:noProof/>
          </w:rPr>
        </w:r>
        <w:r w:rsidRPr="003E2557">
          <w:rPr>
            <w:rStyle w:val="Hiperhivatkozs"/>
            <w:noProof/>
          </w:rPr>
          <w:fldChar w:fldCharType="separate"/>
        </w:r>
        <w:r w:rsidRPr="003E2557">
          <w:rPr>
            <w:rStyle w:val="Hiperhivatkozs"/>
            <w:noProof/>
          </w:rPr>
          <w:t>5</w:t>
        </w:r>
        <w:r>
          <w:rPr>
            <w:rFonts w:asciiTheme="minorHAnsi" w:eastAsiaTheme="minorEastAsia" w:hAnsiTheme="minorHAnsi" w:cstheme="minorBidi"/>
            <w:b w:val="0"/>
            <w:noProof/>
            <w:sz w:val="22"/>
            <w:szCs w:val="22"/>
            <w:lang w:eastAsia="hu-HU"/>
          </w:rPr>
          <w:tab/>
        </w:r>
        <w:r w:rsidRPr="003E2557">
          <w:rPr>
            <w:rStyle w:val="Hiperhivatkozs"/>
            <w:noProof/>
          </w:rPr>
          <w:t>Irodalomjegyzék</w:t>
        </w:r>
        <w:r>
          <w:rPr>
            <w:noProof/>
            <w:webHidden/>
          </w:rPr>
          <w:tab/>
        </w:r>
        <w:r>
          <w:rPr>
            <w:noProof/>
            <w:webHidden/>
          </w:rPr>
          <w:fldChar w:fldCharType="begin"/>
        </w:r>
        <w:r>
          <w:rPr>
            <w:noProof/>
            <w:webHidden/>
          </w:rPr>
          <w:instrText xml:space="preserve"> PAGEREF _Toc483054186 \h </w:instrText>
        </w:r>
        <w:r>
          <w:rPr>
            <w:noProof/>
            <w:webHidden/>
          </w:rPr>
        </w:r>
      </w:ins>
      <w:r>
        <w:rPr>
          <w:noProof/>
          <w:webHidden/>
        </w:rPr>
        <w:fldChar w:fldCharType="separate"/>
      </w:r>
      <w:ins w:id="138" w:author="Bence" w:date="2017-05-20T14:33:00Z">
        <w:r>
          <w:rPr>
            <w:noProof/>
            <w:webHidden/>
          </w:rPr>
          <w:t>38</w:t>
        </w:r>
        <w:r>
          <w:rPr>
            <w:noProof/>
            <w:webHidden/>
          </w:rPr>
          <w:fldChar w:fldCharType="end"/>
        </w:r>
        <w:r w:rsidRPr="003E2557">
          <w:rPr>
            <w:rStyle w:val="Hiperhivatkozs"/>
            <w:noProof/>
          </w:rPr>
          <w:fldChar w:fldCharType="end"/>
        </w:r>
      </w:ins>
    </w:p>
    <w:p w14:paraId="6EB61ED4" w14:textId="2E9A61F3" w:rsidR="0000178E" w:rsidDel="00085478" w:rsidRDefault="0000178E">
      <w:pPr>
        <w:pStyle w:val="TJ1"/>
        <w:rPr>
          <w:del w:id="139" w:author="Bence" w:date="2017-05-20T14:33:00Z"/>
          <w:rFonts w:asciiTheme="minorHAnsi" w:eastAsiaTheme="minorEastAsia" w:hAnsiTheme="minorHAnsi" w:cstheme="minorBidi"/>
          <w:b w:val="0"/>
          <w:noProof/>
          <w:sz w:val="22"/>
          <w:szCs w:val="22"/>
          <w:lang w:eastAsia="hu-HU"/>
        </w:rPr>
      </w:pPr>
      <w:del w:id="140" w:author="Bence" w:date="2017-05-20T14:33:00Z">
        <w:r w:rsidRPr="00085478" w:rsidDel="00085478">
          <w:rPr>
            <w:noProof/>
            <w:lang w:eastAsia="hu-HU"/>
            <w:rPrChange w:id="141" w:author="Bence" w:date="2017-05-20T14:33:00Z">
              <w:rPr>
                <w:rStyle w:val="Hiperhivatkozs"/>
                <w:noProof/>
                <w:lang w:eastAsia="hu-HU"/>
              </w:rPr>
            </w:rPrChange>
          </w:rPr>
          <w:drawing>
            <wp:inline distT="0" distB="0" distL="0" distR="0" wp14:anchorId="639DAEA1" wp14:editId="3341381F">
              <wp:extent cx="2428875" cy="6286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r w:rsidDel="00085478">
          <w:rPr>
            <w:noProof/>
            <w:webHidden/>
          </w:rPr>
          <w:tab/>
          <w:delText>1</w:delText>
        </w:r>
      </w:del>
    </w:p>
    <w:p w14:paraId="5BC99E1B" w14:textId="6A3160E5" w:rsidR="0000178E" w:rsidDel="00085478" w:rsidRDefault="0000178E">
      <w:pPr>
        <w:pStyle w:val="TJ1"/>
        <w:tabs>
          <w:tab w:val="left" w:pos="482"/>
        </w:tabs>
        <w:rPr>
          <w:del w:id="142" w:author="Bence" w:date="2017-05-20T14:33:00Z"/>
          <w:rFonts w:asciiTheme="minorHAnsi" w:eastAsiaTheme="minorEastAsia" w:hAnsiTheme="minorHAnsi" w:cstheme="minorBidi"/>
          <w:b w:val="0"/>
          <w:noProof/>
          <w:sz w:val="22"/>
          <w:szCs w:val="22"/>
          <w:lang w:eastAsia="hu-HU"/>
        </w:rPr>
      </w:pPr>
      <w:del w:id="143" w:author="Bence" w:date="2017-05-20T14:33:00Z">
        <w:r w:rsidRPr="00085478" w:rsidDel="00085478">
          <w:rPr>
            <w:noProof/>
            <w:rPrChange w:id="144" w:author="Bence" w:date="2017-05-20T14:33:00Z">
              <w:rPr>
                <w:rStyle w:val="Hiperhivatkozs"/>
                <w:noProof/>
              </w:rPr>
            </w:rPrChange>
          </w:rPr>
          <w:delText>1</w:delText>
        </w:r>
        <w:r w:rsidDel="00085478">
          <w:rPr>
            <w:rFonts w:asciiTheme="minorHAnsi" w:eastAsiaTheme="minorEastAsia" w:hAnsiTheme="minorHAnsi" w:cstheme="minorBidi"/>
            <w:b w:val="0"/>
            <w:noProof/>
            <w:sz w:val="22"/>
            <w:szCs w:val="22"/>
            <w:lang w:eastAsia="hu-HU"/>
          </w:rPr>
          <w:tab/>
        </w:r>
        <w:r w:rsidRPr="00085478" w:rsidDel="00085478">
          <w:rPr>
            <w:noProof/>
            <w:rPrChange w:id="145" w:author="Bence" w:date="2017-05-20T14:33:00Z">
              <w:rPr>
                <w:rStyle w:val="Hiperhivatkozs"/>
                <w:noProof/>
              </w:rPr>
            </w:rPrChange>
          </w:rPr>
          <w:delText>Abstract</w:delText>
        </w:r>
        <w:r w:rsidDel="00085478">
          <w:rPr>
            <w:noProof/>
            <w:webHidden/>
          </w:rPr>
          <w:tab/>
          <w:delText>6</w:delText>
        </w:r>
      </w:del>
    </w:p>
    <w:p w14:paraId="60C34BA5" w14:textId="2A9B8D4F" w:rsidR="0000178E" w:rsidDel="00085478" w:rsidRDefault="0000178E">
      <w:pPr>
        <w:pStyle w:val="TJ1"/>
        <w:rPr>
          <w:del w:id="146" w:author="Bence" w:date="2017-05-20T14:33:00Z"/>
          <w:rFonts w:asciiTheme="minorHAnsi" w:eastAsiaTheme="minorEastAsia" w:hAnsiTheme="minorHAnsi" w:cstheme="minorBidi"/>
          <w:b w:val="0"/>
          <w:noProof/>
          <w:sz w:val="22"/>
          <w:szCs w:val="22"/>
          <w:lang w:eastAsia="hu-HU"/>
        </w:rPr>
      </w:pPr>
      <w:del w:id="147" w:author="Bence" w:date="2017-05-20T14:33:00Z">
        <w:r w:rsidRPr="00085478" w:rsidDel="00085478">
          <w:rPr>
            <w:noProof/>
            <w:rPrChange w:id="148" w:author="Bence" w:date="2017-05-20T14:33:00Z">
              <w:rPr>
                <w:rStyle w:val="Hiperhivatkozs"/>
                <w:noProof/>
              </w:rPr>
            </w:rPrChange>
          </w:rPr>
          <w:delText>Bevezetés</w:delText>
        </w:r>
        <w:r w:rsidDel="00085478">
          <w:rPr>
            <w:noProof/>
            <w:webHidden/>
          </w:rPr>
          <w:tab/>
          <w:delText>7</w:delText>
        </w:r>
      </w:del>
    </w:p>
    <w:p w14:paraId="3F39F0FA" w14:textId="2FBFFD06" w:rsidR="0000178E" w:rsidDel="00085478" w:rsidRDefault="0000178E">
      <w:pPr>
        <w:pStyle w:val="TJ2"/>
        <w:tabs>
          <w:tab w:val="right" w:leader="dot" w:pos="9060"/>
        </w:tabs>
        <w:rPr>
          <w:del w:id="149" w:author="Bence" w:date="2017-05-20T14:33:00Z"/>
          <w:rFonts w:asciiTheme="minorHAnsi" w:eastAsiaTheme="minorEastAsia" w:hAnsiTheme="minorHAnsi" w:cstheme="minorBidi"/>
          <w:noProof/>
          <w:sz w:val="22"/>
          <w:szCs w:val="22"/>
          <w:lang w:eastAsia="hu-HU"/>
        </w:rPr>
      </w:pPr>
      <w:del w:id="150" w:author="Bence" w:date="2017-05-20T14:33:00Z">
        <w:r w:rsidRPr="00085478" w:rsidDel="00085478">
          <w:rPr>
            <w:noProof/>
            <w:rPrChange w:id="151" w:author="Bence" w:date="2017-05-20T14:33:00Z">
              <w:rPr>
                <w:rStyle w:val="Hiperhivatkozs"/>
                <w:noProof/>
              </w:rPr>
            </w:rPrChange>
          </w:rPr>
          <w:delText>Az IoT-ről</w:delText>
        </w:r>
        <w:r w:rsidDel="00085478">
          <w:rPr>
            <w:noProof/>
            <w:webHidden/>
          </w:rPr>
          <w:tab/>
          <w:delText>7</w:delText>
        </w:r>
      </w:del>
    </w:p>
    <w:p w14:paraId="2CDE8036" w14:textId="1A4B2A0D" w:rsidR="0000178E" w:rsidDel="00085478" w:rsidRDefault="0000178E">
      <w:pPr>
        <w:pStyle w:val="TJ2"/>
        <w:tabs>
          <w:tab w:val="right" w:leader="dot" w:pos="9060"/>
        </w:tabs>
        <w:rPr>
          <w:del w:id="152" w:author="Bence" w:date="2017-05-20T14:33:00Z"/>
          <w:rFonts w:asciiTheme="minorHAnsi" w:eastAsiaTheme="minorEastAsia" w:hAnsiTheme="minorHAnsi" w:cstheme="minorBidi"/>
          <w:noProof/>
          <w:sz w:val="22"/>
          <w:szCs w:val="22"/>
          <w:lang w:eastAsia="hu-HU"/>
        </w:rPr>
      </w:pPr>
      <w:del w:id="153" w:author="Bence" w:date="2017-05-20T14:33:00Z">
        <w:r w:rsidRPr="00085478" w:rsidDel="00085478">
          <w:rPr>
            <w:noProof/>
            <w:rPrChange w:id="154" w:author="Bence" w:date="2017-05-20T14:33:00Z">
              <w:rPr>
                <w:rStyle w:val="Hiperhivatkozs"/>
                <w:noProof/>
              </w:rPr>
            </w:rPrChange>
          </w:rPr>
          <w:delText>Intelligens otthon</w:delText>
        </w:r>
        <w:r w:rsidDel="00085478">
          <w:rPr>
            <w:noProof/>
            <w:webHidden/>
          </w:rPr>
          <w:tab/>
          <w:delText>7</w:delText>
        </w:r>
      </w:del>
    </w:p>
    <w:p w14:paraId="6EE965D7" w14:textId="1C38DE38" w:rsidR="0000178E" w:rsidDel="00085478" w:rsidRDefault="0000178E">
      <w:pPr>
        <w:pStyle w:val="TJ1"/>
        <w:tabs>
          <w:tab w:val="left" w:pos="482"/>
        </w:tabs>
        <w:rPr>
          <w:del w:id="155" w:author="Bence" w:date="2017-05-20T14:33:00Z"/>
          <w:rFonts w:asciiTheme="minorHAnsi" w:eastAsiaTheme="minorEastAsia" w:hAnsiTheme="minorHAnsi" w:cstheme="minorBidi"/>
          <w:b w:val="0"/>
          <w:noProof/>
          <w:sz w:val="22"/>
          <w:szCs w:val="22"/>
          <w:lang w:eastAsia="hu-HU"/>
        </w:rPr>
      </w:pPr>
      <w:del w:id="156" w:author="Bence" w:date="2017-05-20T14:33:00Z">
        <w:r w:rsidRPr="00085478" w:rsidDel="00085478">
          <w:rPr>
            <w:noProof/>
            <w:rPrChange w:id="157" w:author="Bence" w:date="2017-05-20T14:33:00Z">
              <w:rPr>
                <w:rStyle w:val="Hiperhivatkozs"/>
                <w:noProof/>
              </w:rPr>
            </w:rPrChange>
          </w:rPr>
          <w:delText>2</w:delText>
        </w:r>
        <w:r w:rsidDel="00085478">
          <w:rPr>
            <w:rFonts w:asciiTheme="minorHAnsi" w:eastAsiaTheme="minorEastAsia" w:hAnsiTheme="minorHAnsi" w:cstheme="minorBidi"/>
            <w:b w:val="0"/>
            <w:noProof/>
            <w:sz w:val="22"/>
            <w:szCs w:val="22"/>
            <w:lang w:eastAsia="hu-HU"/>
          </w:rPr>
          <w:tab/>
        </w:r>
        <w:r w:rsidRPr="00085478" w:rsidDel="00085478">
          <w:rPr>
            <w:noProof/>
            <w:rPrChange w:id="158" w:author="Bence" w:date="2017-05-20T14:33:00Z">
              <w:rPr>
                <w:rStyle w:val="Hiperhivatkozs"/>
                <w:noProof/>
              </w:rPr>
            </w:rPrChange>
          </w:rPr>
          <w:delText>Irodalomkutatás</w:delText>
        </w:r>
        <w:r w:rsidDel="00085478">
          <w:rPr>
            <w:noProof/>
            <w:webHidden/>
          </w:rPr>
          <w:tab/>
          <w:delText>9</w:delText>
        </w:r>
      </w:del>
    </w:p>
    <w:p w14:paraId="0AF4DB3A" w14:textId="7B274D7D" w:rsidR="0000178E" w:rsidDel="00085478" w:rsidRDefault="0000178E">
      <w:pPr>
        <w:pStyle w:val="TJ2"/>
        <w:tabs>
          <w:tab w:val="left" w:pos="880"/>
          <w:tab w:val="right" w:leader="dot" w:pos="9060"/>
        </w:tabs>
        <w:rPr>
          <w:del w:id="159" w:author="Bence" w:date="2017-05-20T14:33:00Z"/>
          <w:rFonts w:asciiTheme="minorHAnsi" w:eastAsiaTheme="minorEastAsia" w:hAnsiTheme="minorHAnsi" w:cstheme="minorBidi"/>
          <w:noProof/>
          <w:sz w:val="22"/>
          <w:szCs w:val="22"/>
          <w:lang w:eastAsia="hu-HU"/>
        </w:rPr>
      </w:pPr>
      <w:del w:id="160" w:author="Bence" w:date="2017-05-20T14:33:00Z">
        <w:r w:rsidRPr="00085478" w:rsidDel="00085478">
          <w:rPr>
            <w:noProof/>
            <w:rPrChange w:id="161" w:author="Bence" w:date="2017-05-20T14:33:00Z">
              <w:rPr>
                <w:rStyle w:val="Hiperhivatkozs"/>
                <w:noProof/>
              </w:rPr>
            </w:rPrChange>
          </w:rPr>
          <w:delText>2.1</w:delText>
        </w:r>
        <w:r w:rsidDel="00085478">
          <w:rPr>
            <w:rFonts w:asciiTheme="minorHAnsi" w:eastAsiaTheme="minorEastAsia" w:hAnsiTheme="minorHAnsi" w:cstheme="minorBidi"/>
            <w:noProof/>
            <w:sz w:val="22"/>
            <w:szCs w:val="22"/>
            <w:lang w:eastAsia="hu-HU"/>
          </w:rPr>
          <w:tab/>
        </w:r>
        <w:r w:rsidRPr="00085478" w:rsidDel="00085478">
          <w:rPr>
            <w:noProof/>
            <w:rPrChange w:id="162" w:author="Bence" w:date="2017-05-20T14:33:00Z">
              <w:rPr>
                <w:rStyle w:val="Hiperhivatkozs"/>
                <w:noProof/>
              </w:rPr>
            </w:rPrChange>
          </w:rPr>
          <w:delText>Otthonautomatizálási rendszerek</w:delText>
        </w:r>
        <w:r w:rsidDel="00085478">
          <w:rPr>
            <w:noProof/>
            <w:webHidden/>
          </w:rPr>
          <w:tab/>
          <w:delText>9</w:delText>
        </w:r>
      </w:del>
    </w:p>
    <w:p w14:paraId="6E8AE5C2" w14:textId="65B6F2E0" w:rsidR="0000178E" w:rsidDel="00085478" w:rsidRDefault="0000178E">
      <w:pPr>
        <w:pStyle w:val="TJ3"/>
        <w:tabs>
          <w:tab w:val="left" w:pos="1320"/>
          <w:tab w:val="right" w:leader="dot" w:pos="9060"/>
        </w:tabs>
        <w:rPr>
          <w:del w:id="163" w:author="Bence" w:date="2017-05-20T14:33:00Z"/>
          <w:rFonts w:asciiTheme="minorHAnsi" w:eastAsiaTheme="minorEastAsia" w:hAnsiTheme="minorHAnsi" w:cstheme="minorBidi"/>
          <w:noProof/>
          <w:sz w:val="22"/>
          <w:szCs w:val="22"/>
          <w:lang w:eastAsia="hu-HU"/>
        </w:rPr>
      </w:pPr>
      <w:del w:id="164" w:author="Bence" w:date="2017-05-20T14:33:00Z">
        <w:r w:rsidRPr="00085478" w:rsidDel="00085478">
          <w:rPr>
            <w:noProof/>
            <w:rPrChange w:id="165" w:author="Bence" w:date="2017-05-20T14:33:00Z">
              <w:rPr>
                <w:rStyle w:val="Hiperhivatkozs"/>
                <w:noProof/>
              </w:rPr>
            </w:rPrChange>
          </w:rPr>
          <w:delText>2.1.1</w:delText>
        </w:r>
        <w:r w:rsidDel="00085478">
          <w:rPr>
            <w:rFonts w:asciiTheme="minorHAnsi" w:eastAsiaTheme="minorEastAsia" w:hAnsiTheme="minorHAnsi" w:cstheme="minorBidi"/>
            <w:noProof/>
            <w:sz w:val="22"/>
            <w:szCs w:val="22"/>
            <w:lang w:eastAsia="hu-HU"/>
          </w:rPr>
          <w:tab/>
        </w:r>
        <w:r w:rsidRPr="00085478" w:rsidDel="00085478">
          <w:rPr>
            <w:noProof/>
            <w:rPrChange w:id="166" w:author="Bence" w:date="2017-05-20T14:33:00Z">
              <w:rPr>
                <w:rStyle w:val="Hiperhivatkozs"/>
                <w:noProof/>
              </w:rPr>
            </w:rPrChange>
          </w:rPr>
          <w:delText>Crestron</w:delText>
        </w:r>
        <w:r w:rsidDel="00085478">
          <w:rPr>
            <w:noProof/>
            <w:webHidden/>
          </w:rPr>
          <w:tab/>
          <w:delText>9</w:delText>
        </w:r>
      </w:del>
    </w:p>
    <w:p w14:paraId="619D2B53" w14:textId="0F5FDDD2" w:rsidR="0000178E" w:rsidDel="00085478" w:rsidRDefault="0000178E">
      <w:pPr>
        <w:pStyle w:val="TJ2"/>
        <w:tabs>
          <w:tab w:val="left" w:pos="880"/>
          <w:tab w:val="right" w:leader="dot" w:pos="9060"/>
        </w:tabs>
        <w:rPr>
          <w:del w:id="167" w:author="Bence" w:date="2017-05-20T14:33:00Z"/>
          <w:rFonts w:asciiTheme="minorHAnsi" w:eastAsiaTheme="minorEastAsia" w:hAnsiTheme="minorHAnsi" w:cstheme="minorBidi"/>
          <w:noProof/>
          <w:sz w:val="22"/>
          <w:szCs w:val="22"/>
          <w:lang w:eastAsia="hu-HU"/>
        </w:rPr>
      </w:pPr>
      <w:del w:id="168" w:author="Bence" w:date="2017-05-20T14:33:00Z">
        <w:r w:rsidRPr="00085478" w:rsidDel="00085478">
          <w:rPr>
            <w:noProof/>
            <w:rPrChange w:id="169" w:author="Bence" w:date="2017-05-20T14:33:00Z">
              <w:rPr>
                <w:rStyle w:val="Hiperhivatkozs"/>
                <w:noProof/>
              </w:rPr>
            </w:rPrChange>
          </w:rPr>
          <w:delText>2.2</w:delText>
        </w:r>
        <w:r w:rsidDel="00085478">
          <w:rPr>
            <w:rFonts w:asciiTheme="minorHAnsi" w:eastAsiaTheme="minorEastAsia" w:hAnsiTheme="minorHAnsi" w:cstheme="minorBidi"/>
            <w:noProof/>
            <w:sz w:val="22"/>
            <w:szCs w:val="22"/>
            <w:lang w:eastAsia="hu-HU"/>
          </w:rPr>
          <w:tab/>
        </w:r>
        <w:r w:rsidRPr="00085478" w:rsidDel="00085478">
          <w:rPr>
            <w:noProof/>
            <w:rPrChange w:id="170" w:author="Bence" w:date="2017-05-20T14:33:00Z">
              <w:rPr>
                <w:rStyle w:val="Hiperhivatkozs"/>
                <w:noProof/>
              </w:rPr>
            </w:rPrChange>
          </w:rPr>
          <w:delText>Alkalmazott technológiák</w:delText>
        </w:r>
        <w:r w:rsidDel="00085478">
          <w:rPr>
            <w:noProof/>
            <w:webHidden/>
          </w:rPr>
          <w:tab/>
          <w:delText>9</w:delText>
        </w:r>
      </w:del>
    </w:p>
    <w:p w14:paraId="65940610" w14:textId="32C98C39" w:rsidR="0000178E" w:rsidDel="00085478" w:rsidRDefault="0000178E">
      <w:pPr>
        <w:pStyle w:val="TJ3"/>
        <w:tabs>
          <w:tab w:val="left" w:pos="1320"/>
          <w:tab w:val="right" w:leader="dot" w:pos="9060"/>
        </w:tabs>
        <w:rPr>
          <w:del w:id="171" w:author="Bence" w:date="2017-05-20T14:33:00Z"/>
          <w:rFonts w:asciiTheme="minorHAnsi" w:eastAsiaTheme="minorEastAsia" w:hAnsiTheme="minorHAnsi" w:cstheme="minorBidi"/>
          <w:noProof/>
          <w:sz w:val="22"/>
          <w:szCs w:val="22"/>
          <w:lang w:eastAsia="hu-HU"/>
        </w:rPr>
      </w:pPr>
      <w:del w:id="172" w:author="Bence" w:date="2017-05-20T14:33:00Z">
        <w:r w:rsidRPr="00085478" w:rsidDel="00085478">
          <w:rPr>
            <w:noProof/>
            <w:rPrChange w:id="173" w:author="Bence" w:date="2017-05-20T14:33:00Z">
              <w:rPr>
                <w:rStyle w:val="Hiperhivatkozs"/>
                <w:noProof/>
              </w:rPr>
            </w:rPrChange>
          </w:rPr>
          <w:delText>2.2.1</w:delText>
        </w:r>
        <w:r w:rsidDel="00085478">
          <w:rPr>
            <w:rFonts w:asciiTheme="minorHAnsi" w:eastAsiaTheme="minorEastAsia" w:hAnsiTheme="minorHAnsi" w:cstheme="minorBidi"/>
            <w:noProof/>
            <w:sz w:val="22"/>
            <w:szCs w:val="22"/>
            <w:lang w:eastAsia="hu-HU"/>
          </w:rPr>
          <w:tab/>
        </w:r>
        <w:r w:rsidRPr="00085478" w:rsidDel="00085478">
          <w:rPr>
            <w:noProof/>
            <w:rPrChange w:id="174" w:author="Bence" w:date="2017-05-20T14:33:00Z">
              <w:rPr>
                <w:rStyle w:val="Hiperhivatkozs"/>
                <w:noProof/>
              </w:rPr>
            </w:rPrChange>
          </w:rPr>
          <w:delText>JSON</w:delText>
        </w:r>
        <w:r w:rsidDel="00085478">
          <w:rPr>
            <w:noProof/>
            <w:webHidden/>
          </w:rPr>
          <w:tab/>
          <w:delText>9</w:delText>
        </w:r>
      </w:del>
    </w:p>
    <w:p w14:paraId="7AB977C3" w14:textId="6AFEDF31" w:rsidR="0000178E" w:rsidDel="00085478" w:rsidRDefault="0000178E">
      <w:pPr>
        <w:pStyle w:val="TJ3"/>
        <w:tabs>
          <w:tab w:val="left" w:pos="1320"/>
          <w:tab w:val="right" w:leader="dot" w:pos="9060"/>
        </w:tabs>
        <w:rPr>
          <w:del w:id="175" w:author="Bence" w:date="2017-05-20T14:33:00Z"/>
          <w:rFonts w:asciiTheme="minorHAnsi" w:eastAsiaTheme="minorEastAsia" w:hAnsiTheme="minorHAnsi" w:cstheme="minorBidi"/>
          <w:noProof/>
          <w:sz w:val="22"/>
          <w:szCs w:val="22"/>
          <w:lang w:eastAsia="hu-HU"/>
        </w:rPr>
      </w:pPr>
      <w:del w:id="176" w:author="Bence" w:date="2017-05-20T14:33:00Z">
        <w:r w:rsidRPr="00085478" w:rsidDel="00085478">
          <w:rPr>
            <w:noProof/>
            <w:rPrChange w:id="177" w:author="Bence" w:date="2017-05-20T14:33:00Z">
              <w:rPr>
                <w:rStyle w:val="Hiperhivatkozs"/>
                <w:noProof/>
              </w:rPr>
            </w:rPrChange>
          </w:rPr>
          <w:delText>2.2.2</w:delText>
        </w:r>
        <w:r w:rsidDel="00085478">
          <w:rPr>
            <w:rFonts w:asciiTheme="minorHAnsi" w:eastAsiaTheme="minorEastAsia" w:hAnsiTheme="minorHAnsi" w:cstheme="minorBidi"/>
            <w:noProof/>
            <w:sz w:val="22"/>
            <w:szCs w:val="22"/>
            <w:lang w:eastAsia="hu-HU"/>
          </w:rPr>
          <w:tab/>
        </w:r>
        <w:r w:rsidRPr="00085478" w:rsidDel="00085478">
          <w:rPr>
            <w:noProof/>
            <w:rPrChange w:id="178" w:author="Bence" w:date="2017-05-20T14:33:00Z">
              <w:rPr>
                <w:rStyle w:val="Hiperhivatkozs"/>
                <w:noProof/>
              </w:rPr>
            </w:rPrChange>
          </w:rPr>
          <w:delText>HighCharts</w:delText>
        </w:r>
        <w:r w:rsidDel="00085478">
          <w:rPr>
            <w:noProof/>
            <w:webHidden/>
          </w:rPr>
          <w:tab/>
          <w:delText>10</w:delText>
        </w:r>
      </w:del>
    </w:p>
    <w:p w14:paraId="38347FE2" w14:textId="7DC0B284" w:rsidR="0000178E" w:rsidDel="00085478" w:rsidRDefault="0000178E">
      <w:pPr>
        <w:pStyle w:val="TJ1"/>
        <w:tabs>
          <w:tab w:val="left" w:pos="482"/>
        </w:tabs>
        <w:rPr>
          <w:del w:id="179" w:author="Bence" w:date="2017-05-20T14:33:00Z"/>
          <w:rFonts w:asciiTheme="minorHAnsi" w:eastAsiaTheme="minorEastAsia" w:hAnsiTheme="minorHAnsi" w:cstheme="minorBidi"/>
          <w:b w:val="0"/>
          <w:noProof/>
          <w:sz w:val="22"/>
          <w:szCs w:val="22"/>
          <w:lang w:eastAsia="hu-HU"/>
        </w:rPr>
      </w:pPr>
      <w:del w:id="180" w:author="Bence" w:date="2017-05-20T14:33:00Z">
        <w:r w:rsidRPr="00085478" w:rsidDel="00085478">
          <w:rPr>
            <w:noProof/>
            <w:rPrChange w:id="181" w:author="Bence" w:date="2017-05-20T14:33:00Z">
              <w:rPr>
                <w:rStyle w:val="Hiperhivatkozs"/>
                <w:noProof/>
              </w:rPr>
            </w:rPrChange>
          </w:rPr>
          <w:delText>3</w:delText>
        </w:r>
        <w:r w:rsidDel="00085478">
          <w:rPr>
            <w:rFonts w:asciiTheme="minorHAnsi" w:eastAsiaTheme="minorEastAsia" w:hAnsiTheme="minorHAnsi" w:cstheme="minorBidi"/>
            <w:b w:val="0"/>
            <w:noProof/>
            <w:sz w:val="22"/>
            <w:szCs w:val="22"/>
            <w:lang w:eastAsia="hu-HU"/>
          </w:rPr>
          <w:tab/>
        </w:r>
        <w:r w:rsidRPr="00085478" w:rsidDel="00085478">
          <w:rPr>
            <w:noProof/>
            <w:rPrChange w:id="182" w:author="Bence" w:date="2017-05-20T14:33:00Z">
              <w:rPr>
                <w:rStyle w:val="Hiperhivatkozs"/>
                <w:noProof/>
              </w:rPr>
            </w:rPrChange>
          </w:rPr>
          <w:delText>Feladat</w:delText>
        </w:r>
        <w:r w:rsidDel="00085478">
          <w:rPr>
            <w:noProof/>
            <w:webHidden/>
          </w:rPr>
          <w:tab/>
          <w:delText>11</w:delText>
        </w:r>
      </w:del>
    </w:p>
    <w:p w14:paraId="511AC74F" w14:textId="72B4BFCD" w:rsidR="0000178E" w:rsidDel="00085478" w:rsidRDefault="0000178E">
      <w:pPr>
        <w:pStyle w:val="TJ2"/>
        <w:tabs>
          <w:tab w:val="left" w:pos="880"/>
          <w:tab w:val="right" w:leader="dot" w:pos="9060"/>
        </w:tabs>
        <w:rPr>
          <w:del w:id="183" w:author="Bence" w:date="2017-05-20T14:33:00Z"/>
          <w:rFonts w:asciiTheme="minorHAnsi" w:eastAsiaTheme="minorEastAsia" w:hAnsiTheme="minorHAnsi" w:cstheme="minorBidi"/>
          <w:noProof/>
          <w:sz w:val="22"/>
          <w:szCs w:val="22"/>
          <w:lang w:eastAsia="hu-HU"/>
        </w:rPr>
      </w:pPr>
      <w:del w:id="184" w:author="Bence" w:date="2017-05-20T14:33:00Z">
        <w:r w:rsidRPr="00085478" w:rsidDel="00085478">
          <w:rPr>
            <w:noProof/>
            <w:rPrChange w:id="185" w:author="Bence" w:date="2017-05-20T14:33:00Z">
              <w:rPr>
                <w:rStyle w:val="Hiperhivatkozs"/>
                <w:noProof/>
              </w:rPr>
            </w:rPrChange>
          </w:rPr>
          <w:delText>3.1</w:delText>
        </w:r>
        <w:r w:rsidDel="00085478">
          <w:rPr>
            <w:rFonts w:asciiTheme="minorHAnsi" w:eastAsiaTheme="minorEastAsia" w:hAnsiTheme="minorHAnsi" w:cstheme="minorBidi"/>
            <w:noProof/>
            <w:sz w:val="22"/>
            <w:szCs w:val="22"/>
            <w:lang w:eastAsia="hu-HU"/>
          </w:rPr>
          <w:tab/>
        </w:r>
        <w:r w:rsidRPr="00085478" w:rsidDel="00085478">
          <w:rPr>
            <w:noProof/>
            <w:rPrChange w:id="186" w:author="Bence" w:date="2017-05-20T14:33:00Z">
              <w:rPr>
                <w:rStyle w:val="Hiperhivatkozs"/>
                <w:noProof/>
              </w:rPr>
            </w:rPrChange>
          </w:rPr>
          <w:delText>A feladat célja</w:delText>
        </w:r>
        <w:r w:rsidDel="00085478">
          <w:rPr>
            <w:noProof/>
            <w:webHidden/>
          </w:rPr>
          <w:tab/>
          <w:delText>11</w:delText>
        </w:r>
      </w:del>
    </w:p>
    <w:p w14:paraId="0B5D031C" w14:textId="64EF68FA" w:rsidR="0000178E" w:rsidDel="00085478" w:rsidRDefault="0000178E">
      <w:pPr>
        <w:pStyle w:val="TJ2"/>
        <w:tabs>
          <w:tab w:val="left" w:pos="880"/>
          <w:tab w:val="right" w:leader="dot" w:pos="9060"/>
        </w:tabs>
        <w:rPr>
          <w:del w:id="187" w:author="Bence" w:date="2017-05-20T14:33:00Z"/>
          <w:rFonts w:asciiTheme="minorHAnsi" w:eastAsiaTheme="minorEastAsia" w:hAnsiTheme="minorHAnsi" w:cstheme="minorBidi"/>
          <w:noProof/>
          <w:sz w:val="22"/>
          <w:szCs w:val="22"/>
          <w:lang w:eastAsia="hu-HU"/>
        </w:rPr>
      </w:pPr>
      <w:del w:id="188" w:author="Bence" w:date="2017-05-20T14:33:00Z">
        <w:r w:rsidRPr="00085478" w:rsidDel="00085478">
          <w:rPr>
            <w:noProof/>
            <w:rPrChange w:id="189" w:author="Bence" w:date="2017-05-20T14:33:00Z">
              <w:rPr>
                <w:rStyle w:val="Hiperhivatkozs"/>
                <w:noProof/>
              </w:rPr>
            </w:rPrChange>
          </w:rPr>
          <w:delText>3.2</w:delText>
        </w:r>
        <w:r w:rsidDel="00085478">
          <w:rPr>
            <w:rFonts w:asciiTheme="minorHAnsi" w:eastAsiaTheme="minorEastAsia" w:hAnsiTheme="minorHAnsi" w:cstheme="minorBidi"/>
            <w:noProof/>
            <w:sz w:val="22"/>
            <w:szCs w:val="22"/>
            <w:lang w:eastAsia="hu-HU"/>
          </w:rPr>
          <w:tab/>
        </w:r>
        <w:r w:rsidRPr="00085478" w:rsidDel="00085478">
          <w:rPr>
            <w:noProof/>
            <w:rPrChange w:id="190" w:author="Bence" w:date="2017-05-20T14:33:00Z">
              <w:rPr>
                <w:rStyle w:val="Hiperhivatkozs"/>
                <w:noProof/>
              </w:rPr>
            </w:rPrChange>
          </w:rPr>
          <w:delText>Szenzor működési módok</w:delText>
        </w:r>
        <w:r w:rsidDel="00085478">
          <w:rPr>
            <w:noProof/>
            <w:webHidden/>
          </w:rPr>
          <w:tab/>
          <w:delText>11</w:delText>
        </w:r>
      </w:del>
    </w:p>
    <w:p w14:paraId="0A4D01BF" w14:textId="4B6BD7B2" w:rsidR="0000178E" w:rsidDel="00085478" w:rsidRDefault="0000178E">
      <w:pPr>
        <w:pStyle w:val="TJ1"/>
        <w:tabs>
          <w:tab w:val="left" w:pos="482"/>
        </w:tabs>
        <w:rPr>
          <w:del w:id="191" w:author="Bence" w:date="2017-05-20T14:33:00Z"/>
          <w:rFonts w:asciiTheme="minorHAnsi" w:eastAsiaTheme="minorEastAsia" w:hAnsiTheme="minorHAnsi" w:cstheme="minorBidi"/>
          <w:b w:val="0"/>
          <w:noProof/>
          <w:sz w:val="22"/>
          <w:szCs w:val="22"/>
          <w:lang w:eastAsia="hu-HU"/>
        </w:rPr>
      </w:pPr>
      <w:del w:id="192" w:author="Bence" w:date="2017-05-20T14:33:00Z">
        <w:r w:rsidRPr="00085478" w:rsidDel="00085478">
          <w:rPr>
            <w:noProof/>
            <w:rPrChange w:id="193" w:author="Bence" w:date="2017-05-20T14:33:00Z">
              <w:rPr>
                <w:rStyle w:val="Hiperhivatkozs"/>
                <w:noProof/>
              </w:rPr>
            </w:rPrChange>
          </w:rPr>
          <w:delText>4</w:delText>
        </w:r>
        <w:r w:rsidDel="00085478">
          <w:rPr>
            <w:rFonts w:asciiTheme="minorHAnsi" w:eastAsiaTheme="minorEastAsia" w:hAnsiTheme="minorHAnsi" w:cstheme="minorBidi"/>
            <w:b w:val="0"/>
            <w:noProof/>
            <w:sz w:val="22"/>
            <w:szCs w:val="22"/>
            <w:lang w:eastAsia="hu-HU"/>
          </w:rPr>
          <w:tab/>
        </w:r>
        <w:r w:rsidRPr="00085478" w:rsidDel="00085478">
          <w:rPr>
            <w:noProof/>
            <w:rPrChange w:id="194" w:author="Bence" w:date="2017-05-20T14:33:00Z">
              <w:rPr>
                <w:rStyle w:val="Hiperhivatkozs"/>
                <w:noProof/>
              </w:rPr>
            </w:rPrChange>
          </w:rPr>
          <w:delText>Irodalomkutatás</w:delText>
        </w:r>
        <w:r w:rsidDel="00085478">
          <w:rPr>
            <w:noProof/>
            <w:webHidden/>
          </w:rPr>
          <w:tab/>
          <w:delText>12</w:delText>
        </w:r>
      </w:del>
    </w:p>
    <w:p w14:paraId="4748B52F" w14:textId="6AE84E95" w:rsidR="0000178E" w:rsidDel="00085478" w:rsidRDefault="0000178E">
      <w:pPr>
        <w:pStyle w:val="TJ2"/>
        <w:tabs>
          <w:tab w:val="left" w:pos="880"/>
          <w:tab w:val="right" w:leader="dot" w:pos="9060"/>
        </w:tabs>
        <w:rPr>
          <w:del w:id="195" w:author="Bence" w:date="2017-05-20T14:33:00Z"/>
          <w:rFonts w:asciiTheme="minorHAnsi" w:eastAsiaTheme="minorEastAsia" w:hAnsiTheme="minorHAnsi" w:cstheme="minorBidi"/>
          <w:noProof/>
          <w:sz w:val="22"/>
          <w:szCs w:val="22"/>
          <w:lang w:eastAsia="hu-HU"/>
        </w:rPr>
      </w:pPr>
      <w:del w:id="196" w:author="Bence" w:date="2017-05-20T14:33:00Z">
        <w:r w:rsidRPr="00085478" w:rsidDel="00085478">
          <w:rPr>
            <w:noProof/>
            <w:rPrChange w:id="197" w:author="Bence" w:date="2017-05-20T14:33:00Z">
              <w:rPr>
                <w:rStyle w:val="Hiperhivatkozs"/>
                <w:noProof/>
              </w:rPr>
            </w:rPrChange>
          </w:rPr>
          <w:delText>4.1</w:delText>
        </w:r>
        <w:r w:rsidDel="00085478">
          <w:rPr>
            <w:rFonts w:asciiTheme="minorHAnsi" w:eastAsiaTheme="minorEastAsia" w:hAnsiTheme="minorHAnsi" w:cstheme="minorBidi"/>
            <w:noProof/>
            <w:sz w:val="22"/>
            <w:szCs w:val="22"/>
            <w:lang w:eastAsia="hu-HU"/>
          </w:rPr>
          <w:tab/>
        </w:r>
        <w:r w:rsidRPr="00085478" w:rsidDel="00085478">
          <w:rPr>
            <w:noProof/>
            <w:rPrChange w:id="198" w:author="Bence" w:date="2017-05-20T14:33:00Z">
              <w:rPr>
                <w:rStyle w:val="Hiperhivatkozs"/>
                <w:noProof/>
              </w:rPr>
            </w:rPrChange>
          </w:rPr>
          <w:delText>Az ESP8266-ról</w:delText>
        </w:r>
        <w:r w:rsidDel="00085478">
          <w:rPr>
            <w:noProof/>
            <w:webHidden/>
          </w:rPr>
          <w:tab/>
          <w:delText>12</w:delText>
        </w:r>
      </w:del>
    </w:p>
    <w:p w14:paraId="4B5B99C6" w14:textId="4E56A687" w:rsidR="0000178E" w:rsidDel="00085478" w:rsidRDefault="0000178E">
      <w:pPr>
        <w:pStyle w:val="TJ2"/>
        <w:tabs>
          <w:tab w:val="left" w:pos="880"/>
          <w:tab w:val="right" w:leader="dot" w:pos="9060"/>
        </w:tabs>
        <w:rPr>
          <w:del w:id="199" w:author="Bence" w:date="2017-05-20T14:33:00Z"/>
          <w:rFonts w:asciiTheme="minorHAnsi" w:eastAsiaTheme="minorEastAsia" w:hAnsiTheme="minorHAnsi" w:cstheme="minorBidi"/>
          <w:noProof/>
          <w:sz w:val="22"/>
          <w:szCs w:val="22"/>
          <w:lang w:eastAsia="hu-HU"/>
        </w:rPr>
      </w:pPr>
      <w:del w:id="200" w:author="Bence" w:date="2017-05-20T14:33:00Z">
        <w:r w:rsidRPr="00085478" w:rsidDel="00085478">
          <w:rPr>
            <w:noProof/>
            <w:rPrChange w:id="201" w:author="Bence" w:date="2017-05-20T14:33:00Z">
              <w:rPr>
                <w:rStyle w:val="Hiperhivatkozs"/>
                <w:noProof/>
              </w:rPr>
            </w:rPrChange>
          </w:rPr>
          <w:delText>4.2</w:delText>
        </w:r>
        <w:r w:rsidDel="00085478">
          <w:rPr>
            <w:rFonts w:asciiTheme="minorHAnsi" w:eastAsiaTheme="minorEastAsia" w:hAnsiTheme="minorHAnsi" w:cstheme="minorBidi"/>
            <w:noProof/>
            <w:sz w:val="22"/>
            <w:szCs w:val="22"/>
            <w:lang w:eastAsia="hu-HU"/>
          </w:rPr>
          <w:tab/>
        </w:r>
        <w:r w:rsidRPr="00085478" w:rsidDel="00085478">
          <w:rPr>
            <w:noProof/>
            <w:rPrChange w:id="202" w:author="Bence" w:date="2017-05-20T14:33:00Z">
              <w:rPr>
                <w:rStyle w:val="Hiperhivatkozs"/>
                <w:noProof/>
              </w:rPr>
            </w:rPrChange>
          </w:rPr>
          <w:delText>ESP-12 tesztpanel</w:delText>
        </w:r>
        <w:r w:rsidDel="00085478">
          <w:rPr>
            <w:noProof/>
            <w:webHidden/>
          </w:rPr>
          <w:tab/>
          <w:delText>13</w:delText>
        </w:r>
      </w:del>
    </w:p>
    <w:p w14:paraId="142728A2" w14:textId="0772429F" w:rsidR="0000178E" w:rsidDel="00085478" w:rsidRDefault="0000178E">
      <w:pPr>
        <w:pStyle w:val="TJ2"/>
        <w:tabs>
          <w:tab w:val="left" w:pos="880"/>
          <w:tab w:val="right" w:leader="dot" w:pos="9060"/>
        </w:tabs>
        <w:rPr>
          <w:del w:id="203" w:author="Bence" w:date="2017-05-20T14:33:00Z"/>
          <w:rFonts w:asciiTheme="minorHAnsi" w:eastAsiaTheme="minorEastAsia" w:hAnsiTheme="minorHAnsi" w:cstheme="minorBidi"/>
          <w:noProof/>
          <w:sz w:val="22"/>
          <w:szCs w:val="22"/>
          <w:lang w:eastAsia="hu-HU"/>
        </w:rPr>
      </w:pPr>
      <w:del w:id="204" w:author="Bence" w:date="2017-05-20T14:33:00Z">
        <w:r w:rsidRPr="00085478" w:rsidDel="00085478">
          <w:rPr>
            <w:noProof/>
            <w:rPrChange w:id="205" w:author="Bence" w:date="2017-05-20T14:33:00Z">
              <w:rPr>
                <w:rStyle w:val="Hiperhivatkozs"/>
                <w:noProof/>
              </w:rPr>
            </w:rPrChange>
          </w:rPr>
          <w:delText>4.3</w:delText>
        </w:r>
        <w:r w:rsidDel="00085478">
          <w:rPr>
            <w:rFonts w:asciiTheme="minorHAnsi" w:eastAsiaTheme="minorEastAsia" w:hAnsiTheme="minorHAnsi" w:cstheme="minorBidi"/>
            <w:noProof/>
            <w:sz w:val="22"/>
            <w:szCs w:val="22"/>
            <w:lang w:eastAsia="hu-HU"/>
          </w:rPr>
          <w:tab/>
        </w:r>
        <w:r w:rsidRPr="00085478" w:rsidDel="00085478">
          <w:rPr>
            <w:noProof/>
            <w:rPrChange w:id="206" w:author="Bence" w:date="2017-05-20T14:33:00Z">
              <w:rPr>
                <w:rStyle w:val="Hiperhivatkozs"/>
                <w:noProof/>
              </w:rPr>
            </w:rPrChange>
          </w:rPr>
          <w:delText>Fejlesztőkörnyezetek</w:delText>
        </w:r>
        <w:r w:rsidDel="00085478">
          <w:rPr>
            <w:noProof/>
            <w:webHidden/>
          </w:rPr>
          <w:tab/>
          <w:delText>13</w:delText>
        </w:r>
      </w:del>
    </w:p>
    <w:p w14:paraId="3D4E9150" w14:textId="22D7A041" w:rsidR="0000178E" w:rsidDel="00085478" w:rsidRDefault="0000178E">
      <w:pPr>
        <w:pStyle w:val="TJ3"/>
        <w:tabs>
          <w:tab w:val="left" w:pos="1320"/>
          <w:tab w:val="right" w:leader="dot" w:pos="9060"/>
        </w:tabs>
        <w:rPr>
          <w:del w:id="207" w:author="Bence" w:date="2017-05-20T14:33:00Z"/>
          <w:rFonts w:asciiTheme="minorHAnsi" w:eastAsiaTheme="minorEastAsia" w:hAnsiTheme="minorHAnsi" w:cstheme="minorBidi"/>
          <w:noProof/>
          <w:sz w:val="22"/>
          <w:szCs w:val="22"/>
          <w:lang w:eastAsia="hu-HU"/>
        </w:rPr>
      </w:pPr>
      <w:del w:id="208" w:author="Bence" w:date="2017-05-20T14:33:00Z">
        <w:r w:rsidRPr="00085478" w:rsidDel="00085478">
          <w:rPr>
            <w:noProof/>
            <w:rPrChange w:id="209" w:author="Bence" w:date="2017-05-20T14:33:00Z">
              <w:rPr>
                <w:rStyle w:val="Hiperhivatkozs"/>
                <w:noProof/>
              </w:rPr>
            </w:rPrChange>
          </w:rPr>
          <w:delText>4.3.1</w:delText>
        </w:r>
        <w:r w:rsidDel="00085478">
          <w:rPr>
            <w:rFonts w:asciiTheme="minorHAnsi" w:eastAsiaTheme="minorEastAsia" w:hAnsiTheme="minorHAnsi" w:cstheme="minorBidi"/>
            <w:noProof/>
            <w:sz w:val="22"/>
            <w:szCs w:val="22"/>
            <w:lang w:eastAsia="hu-HU"/>
          </w:rPr>
          <w:tab/>
        </w:r>
        <w:r w:rsidRPr="00085478" w:rsidDel="00085478">
          <w:rPr>
            <w:noProof/>
            <w:rPrChange w:id="210" w:author="Bence" w:date="2017-05-20T14:33:00Z">
              <w:rPr>
                <w:rStyle w:val="Hiperhivatkozs"/>
                <w:noProof/>
              </w:rPr>
            </w:rPrChange>
          </w:rPr>
          <w:delText>AT-Command</w:delText>
        </w:r>
        <w:r w:rsidDel="00085478">
          <w:rPr>
            <w:noProof/>
            <w:webHidden/>
          </w:rPr>
          <w:tab/>
          <w:delText>13</w:delText>
        </w:r>
      </w:del>
    </w:p>
    <w:p w14:paraId="0A298853" w14:textId="555CBFD5" w:rsidR="0000178E" w:rsidDel="00085478" w:rsidRDefault="0000178E">
      <w:pPr>
        <w:pStyle w:val="TJ3"/>
        <w:tabs>
          <w:tab w:val="left" w:pos="1320"/>
          <w:tab w:val="right" w:leader="dot" w:pos="9060"/>
        </w:tabs>
        <w:rPr>
          <w:del w:id="211" w:author="Bence" w:date="2017-05-20T14:33:00Z"/>
          <w:rFonts w:asciiTheme="minorHAnsi" w:eastAsiaTheme="minorEastAsia" w:hAnsiTheme="minorHAnsi" w:cstheme="minorBidi"/>
          <w:noProof/>
          <w:sz w:val="22"/>
          <w:szCs w:val="22"/>
          <w:lang w:eastAsia="hu-HU"/>
        </w:rPr>
      </w:pPr>
      <w:del w:id="212" w:author="Bence" w:date="2017-05-20T14:33:00Z">
        <w:r w:rsidRPr="00085478" w:rsidDel="00085478">
          <w:rPr>
            <w:noProof/>
            <w:rPrChange w:id="213" w:author="Bence" w:date="2017-05-20T14:33:00Z">
              <w:rPr>
                <w:rStyle w:val="Hiperhivatkozs"/>
                <w:noProof/>
              </w:rPr>
            </w:rPrChange>
          </w:rPr>
          <w:delText>4.3.2</w:delText>
        </w:r>
        <w:r w:rsidDel="00085478">
          <w:rPr>
            <w:rFonts w:asciiTheme="minorHAnsi" w:eastAsiaTheme="minorEastAsia" w:hAnsiTheme="minorHAnsi" w:cstheme="minorBidi"/>
            <w:noProof/>
            <w:sz w:val="22"/>
            <w:szCs w:val="22"/>
            <w:lang w:eastAsia="hu-HU"/>
          </w:rPr>
          <w:tab/>
        </w:r>
        <w:r w:rsidRPr="00085478" w:rsidDel="00085478">
          <w:rPr>
            <w:noProof/>
            <w:rPrChange w:id="214" w:author="Bence" w:date="2017-05-20T14:33:00Z">
              <w:rPr>
                <w:rStyle w:val="Hiperhivatkozs"/>
                <w:noProof/>
              </w:rPr>
            </w:rPrChange>
          </w:rPr>
          <w:delText>NodeMCU</w:delText>
        </w:r>
        <w:r w:rsidDel="00085478">
          <w:rPr>
            <w:noProof/>
            <w:webHidden/>
          </w:rPr>
          <w:tab/>
          <w:delText>14</w:delText>
        </w:r>
      </w:del>
    </w:p>
    <w:p w14:paraId="765F9EF5" w14:textId="5949FAE2" w:rsidR="0000178E" w:rsidDel="00085478" w:rsidRDefault="0000178E">
      <w:pPr>
        <w:pStyle w:val="TJ3"/>
        <w:tabs>
          <w:tab w:val="left" w:pos="1320"/>
          <w:tab w:val="right" w:leader="dot" w:pos="9060"/>
        </w:tabs>
        <w:rPr>
          <w:del w:id="215" w:author="Bence" w:date="2017-05-20T14:33:00Z"/>
          <w:rFonts w:asciiTheme="minorHAnsi" w:eastAsiaTheme="minorEastAsia" w:hAnsiTheme="minorHAnsi" w:cstheme="minorBidi"/>
          <w:noProof/>
          <w:sz w:val="22"/>
          <w:szCs w:val="22"/>
          <w:lang w:eastAsia="hu-HU"/>
        </w:rPr>
      </w:pPr>
      <w:del w:id="216" w:author="Bence" w:date="2017-05-20T14:33:00Z">
        <w:r w:rsidRPr="00085478" w:rsidDel="00085478">
          <w:rPr>
            <w:noProof/>
            <w:rPrChange w:id="217" w:author="Bence" w:date="2017-05-20T14:33:00Z">
              <w:rPr>
                <w:rStyle w:val="Hiperhivatkozs"/>
                <w:noProof/>
              </w:rPr>
            </w:rPrChange>
          </w:rPr>
          <w:delText>4.3.3</w:delText>
        </w:r>
        <w:r w:rsidDel="00085478">
          <w:rPr>
            <w:rFonts w:asciiTheme="minorHAnsi" w:eastAsiaTheme="minorEastAsia" w:hAnsiTheme="minorHAnsi" w:cstheme="minorBidi"/>
            <w:noProof/>
            <w:sz w:val="22"/>
            <w:szCs w:val="22"/>
            <w:lang w:eastAsia="hu-HU"/>
          </w:rPr>
          <w:tab/>
        </w:r>
        <w:r w:rsidRPr="00085478" w:rsidDel="00085478">
          <w:rPr>
            <w:noProof/>
            <w:rPrChange w:id="218" w:author="Bence" w:date="2017-05-20T14:33:00Z">
              <w:rPr>
                <w:rStyle w:val="Hiperhivatkozs"/>
                <w:noProof/>
              </w:rPr>
            </w:rPrChange>
          </w:rPr>
          <w:delText>ESP SDK</w:delText>
        </w:r>
        <w:r w:rsidDel="00085478">
          <w:rPr>
            <w:noProof/>
            <w:webHidden/>
          </w:rPr>
          <w:tab/>
          <w:delText>14</w:delText>
        </w:r>
      </w:del>
    </w:p>
    <w:p w14:paraId="4D620FCB" w14:textId="4D5DDA0D" w:rsidR="0000178E" w:rsidDel="00085478" w:rsidRDefault="0000178E">
      <w:pPr>
        <w:pStyle w:val="TJ3"/>
        <w:tabs>
          <w:tab w:val="left" w:pos="1320"/>
          <w:tab w:val="right" w:leader="dot" w:pos="9060"/>
        </w:tabs>
        <w:rPr>
          <w:del w:id="219" w:author="Bence" w:date="2017-05-20T14:33:00Z"/>
          <w:rFonts w:asciiTheme="minorHAnsi" w:eastAsiaTheme="minorEastAsia" w:hAnsiTheme="minorHAnsi" w:cstheme="minorBidi"/>
          <w:noProof/>
          <w:sz w:val="22"/>
          <w:szCs w:val="22"/>
          <w:lang w:eastAsia="hu-HU"/>
        </w:rPr>
      </w:pPr>
      <w:del w:id="220" w:author="Bence" w:date="2017-05-20T14:33:00Z">
        <w:r w:rsidRPr="00085478" w:rsidDel="00085478">
          <w:rPr>
            <w:noProof/>
            <w:rPrChange w:id="221" w:author="Bence" w:date="2017-05-20T14:33:00Z">
              <w:rPr>
                <w:rStyle w:val="Hiperhivatkozs"/>
                <w:noProof/>
              </w:rPr>
            </w:rPrChange>
          </w:rPr>
          <w:delText>4.3.4</w:delText>
        </w:r>
        <w:r w:rsidDel="00085478">
          <w:rPr>
            <w:rFonts w:asciiTheme="minorHAnsi" w:eastAsiaTheme="minorEastAsia" w:hAnsiTheme="minorHAnsi" w:cstheme="minorBidi"/>
            <w:noProof/>
            <w:sz w:val="22"/>
            <w:szCs w:val="22"/>
            <w:lang w:eastAsia="hu-HU"/>
          </w:rPr>
          <w:tab/>
        </w:r>
        <w:r w:rsidRPr="00085478" w:rsidDel="00085478">
          <w:rPr>
            <w:noProof/>
            <w:rPrChange w:id="222" w:author="Bence" w:date="2017-05-20T14:33:00Z">
              <w:rPr>
                <w:rStyle w:val="Hiperhivatkozs"/>
                <w:noProof/>
              </w:rPr>
            </w:rPrChange>
          </w:rPr>
          <w:delText>Arduino</w:delText>
        </w:r>
        <w:r w:rsidDel="00085478">
          <w:rPr>
            <w:noProof/>
            <w:webHidden/>
          </w:rPr>
          <w:tab/>
          <w:delText>14</w:delText>
        </w:r>
      </w:del>
    </w:p>
    <w:p w14:paraId="4604C313" w14:textId="7A151A2C" w:rsidR="0000178E" w:rsidDel="00085478" w:rsidRDefault="0000178E">
      <w:pPr>
        <w:pStyle w:val="TJ1"/>
        <w:tabs>
          <w:tab w:val="left" w:pos="482"/>
        </w:tabs>
        <w:rPr>
          <w:del w:id="223" w:author="Bence" w:date="2017-05-20T14:33:00Z"/>
          <w:rFonts w:asciiTheme="minorHAnsi" w:eastAsiaTheme="minorEastAsia" w:hAnsiTheme="minorHAnsi" w:cstheme="minorBidi"/>
          <w:b w:val="0"/>
          <w:noProof/>
          <w:sz w:val="22"/>
          <w:szCs w:val="22"/>
          <w:lang w:eastAsia="hu-HU"/>
        </w:rPr>
      </w:pPr>
      <w:del w:id="224" w:author="Bence" w:date="2017-05-20T14:33:00Z">
        <w:r w:rsidRPr="00085478" w:rsidDel="00085478">
          <w:rPr>
            <w:noProof/>
            <w:rPrChange w:id="225" w:author="Bence" w:date="2017-05-20T14:33:00Z">
              <w:rPr>
                <w:rStyle w:val="Hiperhivatkozs"/>
                <w:noProof/>
              </w:rPr>
            </w:rPrChange>
          </w:rPr>
          <w:delText>5</w:delText>
        </w:r>
        <w:r w:rsidDel="00085478">
          <w:rPr>
            <w:rFonts w:asciiTheme="minorHAnsi" w:eastAsiaTheme="minorEastAsia" w:hAnsiTheme="minorHAnsi" w:cstheme="minorBidi"/>
            <w:b w:val="0"/>
            <w:noProof/>
            <w:sz w:val="22"/>
            <w:szCs w:val="22"/>
            <w:lang w:eastAsia="hu-HU"/>
          </w:rPr>
          <w:tab/>
        </w:r>
        <w:r w:rsidRPr="00085478" w:rsidDel="00085478">
          <w:rPr>
            <w:noProof/>
            <w:rPrChange w:id="226" w:author="Bence" w:date="2017-05-20T14:33:00Z">
              <w:rPr>
                <w:rStyle w:val="Hiperhivatkozs"/>
                <w:noProof/>
              </w:rPr>
            </w:rPrChange>
          </w:rPr>
          <w:delText>Tervezés</w:delText>
        </w:r>
        <w:r w:rsidDel="00085478">
          <w:rPr>
            <w:noProof/>
            <w:webHidden/>
          </w:rPr>
          <w:tab/>
          <w:delText>15</w:delText>
        </w:r>
      </w:del>
    </w:p>
    <w:p w14:paraId="3FBC920F" w14:textId="57984C74" w:rsidR="0000178E" w:rsidDel="00085478" w:rsidRDefault="0000178E">
      <w:pPr>
        <w:pStyle w:val="TJ2"/>
        <w:tabs>
          <w:tab w:val="left" w:pos="880"/>
          <w:tab w:val="right" w:leader="dot" w:pos="9060"/>
        </w:tabs>
        <w:rPr>
          <w:del w:id="227" w:author="Bence" w:date="2017-05-20T14:33:00Z"/>
          <w:rFonts w:asciiTheme="minorHAnsi" w:eastAsiaTheme="minorEastAsia" w:hAnsiTheme="minorHAnsi" w:cstheme="minorBidi"/>
          <w:noProof/>
          <w:sz w:val="22"/>
          <w:szCs w:val="22"/>
          <w:lang w:eastAsia="hu-HU"/>
        </w:rPr>
      </w:pPr>
      <w:del w:id="228" w:author="Bence" w:date="2017-05-20T14:33:00Z">
        <w:r w:rsidRPr="00085478" w:rsidDel="00085478">
          <w:rPr>
            <w:noProof/>
            <w:rPrChange w:id="229" w:author="Bence" w:date="2017-05-20T14:33:00Z">
              <w:rPr>
                <w:rStyle w:val="Hiperhivatkozs"/>
                <w:noProof/>
              </w:rPr>
            </w:rPrChange>
          </w:rPr>
          <w:delText>5.1</w:delText>
        </w:r>
        <w:r w:rsidDel="00085478">
          <w:rPr>
            <w:rFonts w:asciiTheme="minorHAnsi" w:eastAsiaTheme="minorEastAsia" w:hAnsiTheme="minorHAnsi" w:cstheme="minorBidi"/>
            <w:noProof/>
            <w:sz w:val="22"/>
            <w:szCs w:val="22"/>
            <w:lang w:eastAsia="hu-HU"/>
          </w:rPr>
          <w:tab/>
        </w:r>
        <w:r w:rsidRPr="00085478" w:rsidDel="00085478">
          <w:rPr>
            <w:noProof/>
            <w:rPrChange w:id="230" w:author="Bence" w:date="2017-05-20T14:33:00Z">
              <w:rPr>
                <w:rStyle w:val="Hiperhivatkozs"/>
                <w:noProof/>
              </w:rPr>
            </w:rPrChange>
          </w:rPr>
          <w:delText>A rendszer topológiája</w:delText>
        </w:r>
        <w:r w:rsidDel="00085478">
          <w:rPr>
            <w:noProof/>
            <w:webHidden/>
          </w:rPr>
          <w:tab/>
          <w:delText>15</w:delText>
        </w:r>
      </w:del>
    </w:p>
    <w:p w14:paraId="403C2157" w14:textId="14CF4BD9" w:rsidR="0000178E" w:rsidDel="00085478" w:rsidRDefault="0000178E">
      <w:pPr>
        <w:pStyle w:val="TJ2"/>
        <w:tabs>
          <w:tab w:val="left" w:pos="880"/>
          <w:tab w:val="right" w:leader="dot" w:pos="9060"/>
        </w:tabs>
        <w:rPr>
          <w:del w:id="231" w:author="Bence" w:date="2017-05-20T14:33:00Z"/>
          <w:rFonts w:asciiTheme="minorHAnsi" w:eastAsiaTheme="minorEastAsia" w:hAnsiTheme="minorHAnsi" w:cstheme="minorBidi"/>
          <w:noProof/>
          <w:sz w:val="22"/>
          <w:szCs w:val="22"/>
          <w:lang w:eastAsia="hu-HU"/>
        </w:rPr>
      </w:pPr>
      <w:del w:id="232" w:author="Bence" w:date="2017-05-20T14:33:00Z">
        <w:r w:rsidRPr="00085478" w:rsidDel="00085478">
          <w:rPr>
            <w:noProof/>
            <w:rPrChange w:id="233" w:author="Bence" w:date="2017-05-20T14:33:00Z">
              <w:rPr>
                <w:rStyle w:val="Hiperhivatkozs"/>
                <w:noProof/>
              </w:rPr>
            </w:rPrChange>
          </w:rPr>
          <w:delText>5.2</w:delText>
        </w:r>
        <w:r w:rsidDel="00085478">
          <w:rPr>
            <w:rFonts w:asciiTheme="minorHAnsi" w:eastAsiaTheme="minorEastAsia" w:hAnsiTheme="minorHAnsi" w:cstheme="minorBidi"/>
            <w:noProof/>
            <w:sz w:val="22"/>
            <w:szCs w:val="22"/>
            <w:lang w:eastAsia="hu-HU"/>
          </w:rPr>
          <w:tab/>
        </w:r>
        <w:r w:rsidRPr="00085478" w:rsidDel="00085478">
          <w:rPr>
            <w:noProof/>
            <w:rPrChange w:id="234" w:author="Bence" w:date="2017-05-20T14:33:00Z">
              <w:rPr>
                <w:rStyle w:val="Hiperhivatkozs"/>
                <w:noProof/>
              </w:rPr>
            </w:rPrChange>
          </w:rPr>
          <w:delText>Működési módok</w:delText>
        </w:r>
        <w:r w:rsidDel="00085478">
          <w:rPr>
            <w:noProof/>
            <w:webHidden/>
          </w:rPr>
          <w:tab/>
          <w:delText>15</w:delText>
        </w:r>
      </w:del>
    </w:p>
    <w:p w14:paraId="5DD7E2EA" w14:textId="1252FD62" w:rsidR="0000178E" w:rsidDel="00085478" w:rsidRDefault="0000178E">
      <w:pPr>
        <w:pStyle w:val="TJ3"/>
        <w:tabs>
          <w:tab w:val="left" w:pos="1320"/>
          <w:tab w:val="right" w:leader="dot" w:pos="9060"/>
        </w:tabs>
        <w:rPr>
          <w:del w:id="235" w:author="Bence" w:date="2017-05-20T14:33:00Z"/>
          <w:rFonts w:asciiTheme="minorHAnsi" w:eastAsiaTheme="minorEastAsia" w:hAnsiTheme="minorHAnsi" w:cstheme="minorBidi"/>
          <w:noProof/>
          <w:sz w:val="22"/>
          <w:szCs w:val="22"/>
          <w:lang w:eastAsia="hu-HU"/>
        </w:rPr>
      </w:pPr>
      <w:del w:id="236" w:author="Bence" w:date="2017-05-20T14:33:00Z">
        <w:r w:rsidRPr="00085478" w:rsidDel="00085478">
          <w:rPr>
            <w:noProof/>
            <w:rPrChange w:id="237" w:author="Bence" w:date="2017-05-20T14:33:00Z">
              <w:rPr>
                <w:rStyle w:val="Hiperhivatkozs"/>
                <w:noProof/>
              </w:rPr>
            </w:rPrChange>
          </w:rPr>
          <w:delText>5.2.1</w:delText>
        </w:r>
        <w:r w:rsidDel="00085478">
          <w:rPr>
            <w:rFonts w:asciiTheme="minorHAnsi" w:eastAsiaTheme="minorEastAsia" w:hAnsiTheme="minorHAnsi" w:cstheme="minorBidi"/>
            <w:noProof/>
            <w:sz w:val="22"/>
            <w:szCs w:val="22"/>
            <w:lang w:eastAsia="hu-HU"/>
          </w:rPr>
          <w:tab/>
        </w:r>
        <w:r w:rsidRPr="00085478" w:rsidDel="00085478">
          <w:rPr>
            <w:noProof/>
            <w:rPrChange w:id="238" w:author="Bence" w:date="2017-05-20T14:33:00Z">
              <w:rPr>
                <w:rStyle w:val="Hiperhivatkozs"/>
                <w:noProof/>
              </w:rPr>
            </w:rPrChange>
          </w:rPr>
          <w:delText>Szenzor</w:delText>
        </w:r>
        <w:r w:rsidDel="00085478">
          <w:rPr>
            <w:noProof/>
            <w:webHidden/>
          </w:rPr>
          <w:tab/>
          <w:delText>15</w:delText>
        </w:r>
      </w:del>
    </w:p>
    <w:p w14:paraId="3E2922D2" w14:textId="744BDEB8" w:rsidR="0000178E" w:rsidDel="00085478" w:rsidRDefault="0000178E">
      <w:pPr>
        <w:pStyle w:val="TJ2"/>
        <w:tabs>
          <w:tab w:val="left" w:pos="880"/>
          <w:tab w:val="right" w:leader="dot" w:pos="9060"/>
        </w:tabs>
        <w:rPr>
          <w:del w:id="239" w:author="Bence" w:date="2017-05-20T14:33:00Z"/>
          <w:rFonts w:asciiTheme="minorHAnsi" w:eastAsiaTheme="minorEastAsia" w:hAnsiTheme="minorHAnsi" w:cstheme="minorBidi"/>
          <w:noProof/>
          <w:sz w:val="22"/>
          <w:szCs w:val="22"/>
          <w:lang w:eastAsia="hu-HU"/>
        </w:rPr>
      </w:pPr>
      <w:del w:id="240" w:author="Bence" w:date="2017-05-20T14:33:00Z">
        <w:r w:rsidRPr="00085478" w:rsidDel="00085478">
          <w:rPr>
            <w:noProof/>
            <w:rPrChange w:id="241" w:author="Bence" w:date="2017-05-20T14:33:00Z">
              <w:rPr>
                <w:rStyle w:val="Hiperhivatkozs"/>
                <w:noProof/>
              </w:rPr>
            </w:rPrChange>
          </w:rPr>
          <w:delText>5.3</w:delText>
        </w:r>
        <w:r w:rsidDel="00085478">
          <w:rPr>
            <w:rFonts w:asciiTheme="minorHAnsi" w:eastAsiaTheme="minorEastAsia" w:hAnsiTheme="minorHAnsi" w:cstheme="minorBidi"/>
            <w:noProof/>
            <w:sz w:val="22"/>
            <w:szCs w:val="22"/>
            <w:lang w:eastAsia="hu-HU"/>
          </w:rPr>
          <w:tab/>
        </w:r>
        <w:r w:rsidRPr="00085478" w:rsidDel="00085478">
          <w:rPr>
            <w:noProof/>
            <w:rPrChange w:id="242" w:author="Bence" w:date="2017-05-20T14:33:00Z">
              <w:rPr>
                <w:rStyle w:val="Hiperhivatkozs"/>
                <w:noProof/>
              </w:rPr>
            </w:rPrChange>
          </w:rPr>
          <w:delText>Működési módok</w:delText>
        </w:r>
        <w:r w:rsidDel="00085478">
          <w:rPr>
            <w:noProof/>
            <w:webHidden/>
          </w:rPr>
          <w:tab/>
          <w:delText>16</w:delText>
        </w:r>
      </w:del>
    </w:p>
    <w:p w14:paraId="4B2996C6" w14:textId="1236F2C1" w:rsidR="0000178E" w:rsidDel="00085478" w:rsidRDefault="0000178E">
      <w:pPr>
        <w:pStyle w:val="TJ3"/>
        <w:tabs>
          <w:tab w:val="left" w:pos="1320"/>
          <w:tab w:val="right" w:leader="dot" w:pos="9060"/>
        </w:tabs>
        <w:rPr>
          <w:del w:id="243" w:author="Bence" w:date="2017-05-20T14:33:00Z"/>
          <w:rFonts w:asciiTheme="minorHAnsi" w:eastAsiaTheme="minorEastAsia" w:hAnsiTheme="minorHAnsi" w:cstheme="minorBidi"/>
          <w:noProof/>
          <w:sz w:val="22"/>
          <w:szCs w:val="22"/>
          <w:lang w:eastAsia="hu-HU"/>
        </w:rPr>
      </w:pPr>
      <w:del w:id="244" w:author="Bence" w:date="2017-05-20T14:33:00Z">
        <w:r w:rsidRPr="00085478" w:rsidDel="00085478">
          <w:rPr>
            <w:noProof/>
            <w:rPrChange w:id="245" w:author="Bence" w:date="2017-05-20T14:33:00Z">
              <w:rPr>
                <w:rStyle w:val="Hiperhivatkozs"/>
                <w:noProof/>
              </w:rPr>
            </w:rPrChange>
          </w:rPr>
          <w:delText>5.3.1</w:delText>
        </w:r>
        <w:r w:rsidDel="00085478">
          <w:rPr>
            <w:rFonts w:asciiTheme="minorHAnsi" w:eastAsiaTheme="minorEastAsia" w:hAnsiTheme="minorHAnsi" w:cstheme="minorBidi"/>
            <w:noProof/>
            <w:sz w:val="22"/>
            <w:szCs w:val="22"/>
            <w:lang w:eastAsia="hu-HU"/>
          </w:rPr>
          <w:tab/>
        </w:r>
        <w:r w:rsidRPr="00085478" w:rsidDel="00085478">
          <w:rPr>
            <w:noProof/>
            <w:rPrChange w:id="246" w:author="Bence" w:date="2017-05-20T14:33:00Z">
              <w:rPr>
                <w:rStyle w:val="Hiperhivatkozs"/>
                <w:noProof/>
              </w:rPr>
            </w:rPrChange>
          </w:rPr>
          <w:delText>Lokális szerver</w:delText>
        </w:r>
        <w:r w:rsidDel="00085478">
          <w:rPr>
            <w:noProof/>
            <w:webHidden/>
          </w:rPr>
          <w:tab/>
          <w:delText>16</w:delText>
        </w:r>
      </w:del>
    </w:p>
    <w:p w14:paraId="158A0485" w14:textId="2F921493" w:rsidR="0000178E" w:rsidDel="00085478" w:rsidRDefault="0000178E">
      <w:pPr>
        <w:pStyle w:val="TJ3"/>
        <w:tabs>
          <w:tab w:val="left" w:pos="1320"/>
          <w:tab w:val="right" w:leader="dot" w:pos="9060"/>
        </w:tabs>
        <w:rPr>
          <w:del w:id="247" w:author="Bence" w:date="2017-05-20T14:33:00Z"/>
          <w:rFonts w:asciiTheme="minorHAnsi" w:eastAsiaTheme="minorEastAsia" w:hAnsiTheme="minorHAnsi" w:cstheme="minorBidi"/>
          <w:noProof/>
          <w:sz w:val="22"/>
          <w:szCs w:val="22"/>
          <w:lang w:eastAsia="hu-HU"/>
        </w:rPr>
      </w:pPr>
      <w:del w:id="248" w:author="Bence" w:date="2017-05-20T14:33:00Z">
        <w:r w:rsidRPr="00085478" w:rsidDel="00085478">
          <w:rPr>
            <w:noProof/>
            <w:rPrChange w:id="249" w:author="Bence" w:date="2017-05-20T14:33:00Z">
              <w:rPr>
                <w:rStyle w:val="Hiperhivatkozs"/>
                <w:noProof/>
              </w:rPr>
            </w:rPrChange>
          </w:rPr>
          <w:delText>5.3.2</w:delText>
        </w:r>
        <w:r w:rsidDel="00085478">
          <w:rPr>
            <w:rFonts w:asciiTheme="minorHAnsi" w:eastAsiaTheme="minorEastAsia" w:hAnsiTheme="minorHAnsi" w:cstheme="minorBidi"/>
            <w:noProof/>
            <w:sz w:val="22"/>
            <w:szCs w:val="22"/>
            <w:lang w:eastAsia="hu-HU"/>
          </w:rPr>
          <w:tab/>
        </w:r>
        <w:r w:rsidRPr="00085478" w:rsidDel="00085478">
          <w:rPr>
            <w:noProof/>
            <w:rPrChange w:id="250" w:author="Bence" w:date="2017-05-20T14:33:00Z">
              <w:rPr>
                <w:rStyle w:val="Hiperhivatkozs"/>
                <w:noProof/>
              </w:rPr>
            </w:rPrChange>
          </w:rPr>
          <w:delText>Beavatkozó</w:delText>
        </w:r>
        <w:r w:rsidDel="00085478">
          <w:rPr>
            <w:noProof/>
            <w:webHidden/>
          </w:rPr>
          <w:tab/>
          <w:delText>17</w:delText>
        </w:r>
      </w:del>
    </w:p>
    <w:p w14:paraId="6ADC2CF1" w14:textId="21594958" w:rsidR="0000178E" w:rsidDel="00085478" w:rsidRDefault="0000178E">
      <w:pPr>
        <w:pStyle w:val="TJ3"/>
        <w:tabs>
          <w:tab w:val="left" w:pos="1320"/>
          <w:tab w:val="right" w:leader="dot" w:pos="9060"/>
        </w:tabs>
        <w:rPr>
          <w:del w:id="251" w:author="Bence" w:date="2017-05-20T14:33:00Z"/>
          <w:rFonts w:asciiTheme="minorHAnsi" w:eastAsiaTheme="minorEastAsia" w:hAnsiTheme="minorHAnsi" w:cstheme="minorBidi"/>
          <w:noProof/>
          <w:sz w:val="22"/>
          <w:szCs w:val="22"/>
          <w:lang w:eastAsia="hu-HU"/>
        </w:rPr>
      </w:pPr>
      <w:del w:id="252" w:author="Bence" w:date="2017-05-20T14:33:00Z">
        <w:r w:rsidRPr="00085478" w:rsidDel="00085478">
          <w:rPr>
            <w:noProof/>
            <w:rPrChange w:id="253" w:author="Bence" w:date="2017-05-20T14:33:00Z">
              <w:rPr>
                <w:rStyle w:val="Hiperhivatkozs"/>
                <w:noProof/>
              </w:rPr>
            </w:rPrChange>
          </w:rPr>
          <w:delText>5.3.3</w:delText>
        </w:r>
        <w:r w:rsidDel="00085478">
          <w:rPr>
            <w:rFonts w:asciiTheme="minorHAnsi" w:eastAsiaTheme="minorEastAsia" w:hAnsiTheme="minorHAnsi" w:cstheme="minorBidi"/>
            <w:noProof/>
            <w:sz w:val="22"/>
            <w:szCs w:val="22"/>
            <w:lang w:eastAsia="hu-HU"/>
          </w:rPr>
          <w:tab/>
        </w:r>
        <w:r w:rsidRPr="00085478" w:rsidDel="00085478">
          <w:rPr>
            <w:noProof/>
            <w:rPrChange w:id="254" w:author="Bence" w:date="2017-05-20T14:33:00Z">
              <w:rPr>
                <w:rStyle w:val="Hiperhivatkozs"/>
                <w:noProof/>
              </w:rPr>
            </w:rPrChange>
          </w:rPr>
          <w:delText>Csatlakozás a hálózathoz</w:delText>
        </w:r>
        <w:r w:rsidDel="00085478">
          <w:rPr>
            <w:noProof/>
            <w:webHidden/>
          </w:rPr>
          <w:tab/>
          <w:delText>17</w:delText>
        </w:r>
      </w:del>
    </w:p>
    <w:p w14:paraId="1BB51675" w14:textId="7E26A47A" w:rsidR="0000178E" w:rsidDel="00085478" w:rsidRDefault="0000178E">
      <w:pPr>
        <w:pStyle w:val="TJ2"/>
        <w:tabs>
          <w:tab w:val="left" w:pos="880"/>
          <w:tab w:val="right" w:leader="dot" w:pos="9060"/>
        </w:tabs>
        <w:rPr>
          <w:del w:id="255" w:author="Bence" w:date="2017-05-20T14:33:00Z"/>
          <w:rFonts w:asciiTheme="minorHAnsi" w:eastAsiaTheme="minorEastAsia" w:hAnsiTheme="minorHAnsi" w:cstheme="minorBidi"/>
          <w:noProof/>
          <w:sz w:val="22"/>
          <w:szCs w:val="22"/>
          <w:lang w:eastAsia="hu-HU"/>
        </w:rPr>
      </w:pPr>
      <w:del w:id="256" w:author="Bence" w:date="2017-05-20T14:33:00Z">
        <w:r w:rsidRPr="00085478" w:rsidDel="00085478">
          <w:rPr>
            <w:noProof/>
            <w:rPrChange w:id="257" w:author="Bence" w:date="2017-05-20T14:33:00Z">
              <w:rPr>
                <w:rStyle w:val="Hiperhivatkozs"/>
                <w:noProof/>
              </w:rPr>
            </w:rPrChange>
          </w:rPr>
          <w:delText>5.4</w:delText>
        </w:r>
        <w:r w:rsidDel="00085478">
          <w:rPr>
            <w:rFonts w:asciiTheme="minorHAnsi" w:eastAsiaTheme="minorEastAsia" w:hAnsiTheme="minorHAnsi" w:cstheme="minorBidi"/>
            <w:noProof/>
            <w:sz w:val="22"/>
            <w:szCs w:val="22"/>
            <w:lang w:eastAsia="hu-HU"/>
          </w:rPr>
          <w:tab/>
        </w:r>
        <w:r w:rsidRPr="00085478" w:rsidDel="00085478">
          <w:rPr>
            <w:noProof/>
            <w:rPrChange w:id="258" w:author="Bence" w:date="2017-05-20T14:33:00Z">
              <w:rPr>
                <w:rStyle w:val="Hiperhivatkozs"/>
                <w:noProof/>
              </w:rPr>
            </w:rPrChange>
          </w:rPr>
          <w:delText>Felhasználói interakciók</w:delText>
        </w:r>
        <w:r w:rsidDel="00085478">
          <w:rPr>
            <w:noProof/>
            <w:webHidden/>
          </w:rPr>
          <w:tab/>
          <w:delText>18</w:delText>
        </w:r>
      </w:del>
    </w:p>
    <w:p w14:paraId="0D2B588E" w14:textId="695887DE" w:rsidR="0000178E" w:rsidDel="00085478" w:rsidRDefault="0000178E">
      <w:pPr>
        <w:pStyle w:val="TJ3"/>
        <w:tabs>
          <w:tab w:val="left" w:pos="1320"/>
          <w:tab w:val="right" w:leader="dot" w:pos="9060"/>
        </w:tabs>
        <w:rPr>
          <w:del w:id="259" w:author="Bence" w:date="2017-05-20T14:33:00Z"/>
          <w:rFonts w:asciiTheme="minorHAnsi" w:eastAsiaTheme="minorEastAsia" w:hAnsiTheme="minorHAnsi" w:cstheme="minorBidi"/>
          <w:noProof/>
          <w:sz w:val="22"/>
          <w:szCs w:val="22"/>
          <w:lang w:eastAsia="hu-HU"/>
        </w:rPr>
      </w:pPr>
      <w:del w:id="260" w:author="Bence" w:date="2017-05-20T14:33:00Z">
        <w:r w:rsidRPr="00085478" w:rsidDel="00085478">
          <w:rPr>
            <w:noProof/>
            <w:rPrChange w:id="261" w:author="Bence" w:date="2017-05-20T14:33:00Z">
              <w:rPr>
                <w:rStyle w:val="Hiperhivatkozs"/>
                <w:noProof/>
              </w:rPr>
            </w:rPrChange>
          </w:rPr>
          <w:delText>5.4.1</w:delText>
        </w:r>
        <w:r w:rsidDel="00085478">
          <w:rPr>
            <w:rFonts w:asciiTheme="minorHAnsi" w:eastAsiaTheme="minorEastAsia" w:hAnsiTheme="minorHAnsi" w:cstheme="minorBidi"/>
            <w:noProof/>
            <w:sz w:val="22"/>
            <w:szCs w:val="22"/>
            <w:lang w:eastAsia="hu-HU"/>
          </w:rPr>
          <w:tab/>
        </w:r>
        <w:r w:rsidRPr="00085478" w:rsidDel="00085478">
          <w:rPr>
            <w:noProof/>
            <w:rPrChange w:id="262" w:author="Bence" w:date="2017-05-20T14:33:00Z">
              <w:rPr>
                <w:rStyle w:val="Hiperhivatkozs"/>
                <w:noProof/>
              </w:rPr>
            </w:rPrChange>
          </w:rPr>
          <w:delText>Eszköz</w:delText>
        </w:r>
        <w:r w:rsidDel="00085478">
          <w:rPr>
            <w:noProof/>
            <w:webHidden/>
          </w:rPr>
          <w:tab/>
          <w:delText>20</w:delText>
        </w:r>
      </w:del>
    </w:p>
    <w:p w14:paraId="52F0EF17" w14:textId="6A0C403D" w:rsidR="0000178E" w:rsidDel="00085478" w:rsidRDefault="0000178E">
      <w:pPr>
        <w:pStyle w:val="TJ2"/>
        <w:tabs>
          <w:tab w:val="left" w:pos="880"/>
          <w:tab w:val="right" w:leader="dot" w:pos="9060"/>
        </w:tabs>
        <w:rPr>
          <w:del w:id="263" w:author="Bence" w:date="2017-05-20T14:33:00Z"/>
          <w:rFonts w:asciiTheme="minorHAnsi" w:eastAsiaTheme="minorEastAsia" w:hAnsiTheme="minorHAnsi" w:cstheme="minorBidi"/>
          <w:noProof/>
          <w:sz w:val="22"/>
          <w:szCs w:val="22"/>
          <w:lang w:eastAsia="hu-HU"/>
        </w:rPr>
      </w:pPr>
      <w:del w:id="264" w:author="Bence" w:date="2017-05-20T14:33:00Z">
        <w:r w:rsidRPr="00085478" w:rsidDel="00085478">
          <w:rPr>
            <w:noProof/>
            <w:rPrChange w:id="265" w:author="Bence" w:date="2017-05-20T14:33:00Z">
              <w:rPr>
                <w:rStyle w:val="Hiperhivatkozs"/>
                <w:noProof/>
              </w:rPr>
            </w:rPrChange>
          </w:rPr>
          <w:delText>5.5</w:delText>
        </w:r>
        <w:r w:rsidDel="00085478">
          <w:rPr>
            <w:rFonts w:asciiTheme="minorHAnsi" w:eastAsiaTheme="minorEastAsia" w:hAnsiTheme="minorHAnsi" w:cstheme="minorBidi"/>
            <w:noProof/>
            <w:sz w:val="22"/>
            <w:szCs w:val="22"/>
            <w:lang w:eastAsia="hu-HU"/>
          </w:rPr>
          <w:tab/>
        </w:r>
        <w:r w:rsidRPr="00085478" w:rsidDel="00085478">
          <w:rPr>
            <w:noProof/>
            <w:rPrChange w:id="266" w:author="Bence" w:date="2017-05-20T14:33:00Z">
              <w:rPr>
                <w:rStyle w:val="Hiperhivatkozs"/>
                <w:noProof/>
              </w:rPr>
            </w:rPrChange>
          </w:rPr>
          <w:delText>A központi szerver</w:delText>
        </w:r>
        <w:r w:rsidDel="00085478">
          <w:rPr>
            <w:noProof/>
            <w:webHidden/>
          </w:rPr>
          <w:tab/>
          <w:delText>22</w:delText>
        </w:r>
      </w:del>
    </w:p>
    <w:p w14:paraId="00112558" w14:textId="79E83D84" w:rsidR="0000178E" w:rsidDel="00085478" w:rsidRDefault="0000178E">
      <w:pPr>
        <w:pStyle w:val="TJ1"/>
        <w:tabs>
          <w:tab w:val="left" w:pos="482"/>
        </w:tabs>
        <w:rPr>
          <w:del w:id="267" w:author="Bence" w:date="2017-05-20T14:33:00Z"/>
          <w:rFonts w:asciiTheme="minorHAnsi" w:eastAsiaTheme="minorEastAsia" w:hAnsiTheme="minorHAnsi" w:cstheme="minorBidi"/>
          <w:b w:val="0"/>
          <w:noProof/>
          <w:sz w:val="22"/>
          <w:szCs w:val="22"/>
          <w:lang w:eastAsia="hu-HU"/>
        </w:rPr>
      </w:pPr>
      <w:del w:id="268" w:author="Bence" w:date="2017-05-20T14:33:00Z">
        <w:r w:rsidRPr="00085478" w:rsidDel="00085478">
          <w:rPr>
            <w:noProof/>
            <w:rPrChange w:id="269" w:author="Bence" w:date="2017-05-20T14:33:00Z">
              <w:rPr>
                <w:rStyle w:val="Hiperhivatkozs"/>
                <w:noProof/>
              </w:rPr>
            </w:rPrChange>
          </w:rPr>
          <w:delText>6</w:delText>
        </w:r>
        <w:r w:rsidDel="00085478">
          <w:rPr>
            <w:rFonts w:asciiTheme="minorHAnsi" w:eastAsiaTheme="minorEastAsia" w:hAnsiTheme="minorHAnsi" w:cstheme="minorBidi"/>
            <w:b w:val="0"/>
            <w:noProof/>
            <w:sz w:val="22"/>
            <w:szCs w:val="22"/>
            <w:lang w:eastAsia="hu-HU"/>
          </w:rPr>
          <w:tab/>
        </w:r>
        <w:r w:rsidRPr="00085478" w:rsidDel="00085478">
          <w:rPr>
            <w:noProof/>
            <w:rPrChange w:id="270" w:author="Bence" w:date="2017-05-20T14:33:00Z">
              <w:rPr>
                <w:rStyle w:val="Hiperhivatkozs"/>
                <w:noProof/>
              </w:rPr>
            </w:rPrChange>
          </w:rPr>
          <w:delText>A projekt állapota</w:delText>
        </w:r>
        <w:r w:rsidDel="00085478">
          <w:rPr>
            <w:noProof/>
            <w:webHidden/>
          </w:rPr>
          <w:tab/>
          <w:delText>23</w:delText>
        </w:r>
      </w:del>
    </w:p>
    <w:p w14:paraId="2CD2483C" w14:textId="5C30AA24" w:rsidR="0000178E" w:rsidDel="00085478" w:rsidRDefault="0000178E">
      <w:pPr>
        <w:pStyle w:val="TJ2"/>
        <w:tabs>
          <w:tab w:val="left" w:pos="880"/>
          <w:tab w:val="right" w:leader="dot" w:pos="9060"/>
        </w:tabs>
        <w:rPr>
          <w:del w:id="271" w:author="Bence" w:date="2017-05-20T14:33:00Z"/>
          <w:rFonts w:asciiTheme="minorHAnsi" w:eastAsiaTheme="minorEastAsia" w:hAnsiTheme="minorHAnsi" w:cstheme="minorBidi"/>
          <w:noProof/>
          <w:sz w:val="22"/>
          <w:szCs w:val="22"/>
          <w:lang w:eastAsia="hu-HU"/>
        </w:rPr>
      </w:pPr>
      <w:del w:id="272" w:author="Bence" w:date="2017-05-20T14:33:00Z">
        <w:r w:rsidRPr="00085478" w:rsidDel="00085478">
          <w:rPr>
            <w:noProof/>
            <w:rPrChange w:id="273" w:author="Bence" w:date="2017-05-20T14:33:00Z">
              <w:rPr>
                <w:rStyle w:val="Hiperhivatkozs"/>
                <w:noProof/>
              </w:rPr>
            </w:rPrChange>
          </w:rPr>
          <w:delText>6.1</w:delText>
        </w:r>
        <w:r w:rsidDel="00085478">
          <w:rPr>
            <w:rFonts w:asciiTheme="minorHAnsi" w:eastAsiaTheme="minorEastAsia" w:hAnsiTheme="minorHAnsi" w:cstheme="minorBidi"/>
            <w:noProof/>
            <w:sz w:val="22"/>
            <w:szCs w:val="22"/>
            <w:lang w:eastAsia="hu-HU"/>
          </w:rPr>
          <w:tab/>
        </w:r>
        <w:r w:rsidRPr="00085478" w:rsidDel="00085478">
          <w:rPr>
            <w:noProof/>
            <w:rPrChange w:id="274" w:author="Bence" w:date="2017-05-20T14:33:00Z">
              <w:rPr>
                <w:rStyle w:val="Hiperhivatkozs"/>
                <w:noProof/>
              </w:rPr>
            </w:rPrChange>
          </w:rPr>
          <w:delText>Tervek a jövőre nézve</w:delText>
        </w:r>
        <w:r w:rsidDel="00085478">
          <w:rPr>
            <w:noProof/>
            <w:webHidden/>
          </w:rPr>
          <w:tab/>
          <w:delText>23</w:delText>
        </w:r>
      </w:del>
    </w:p>
    <w:p w14:paraId="1A29E02C" w14:textId="77777777" w:rsidR="0050100D" w:rsidRDefault="008B747D" w:rsidP="0050100D">
      <w:r>
        <w:fldChar w:fldCharType="end"/>
      </w:r>
    </w:p>
    <w:p w14:paraId="5389A5D7" w14:textId="4B70423E" w:rsidR="00AB08D9" w:rsidRDefault="00AB08D9" w:rsidP="008B0577">
      <w:pPr>
        <w:pStyle w:val="Cmsor1"/>
        <w:numPr>
          <w:ilvl w:val="0"/>
          <w:numId w:val="0"/>
        </w:numPr>
        <w:ind w:left="432"/>
      </w:pPr>
      <w:bookmarkStart w:id="275" w:name="_Toc332797397"/>
      <w:bookmarkStart w:id="276" w:name="_Toc483054116"/>
      <w:r>
        <w:lastRenderedPageBreak/>
        <w:t>Abstract</w:t>
      </w:r>
      <w:bookmarkEnd w:id="276"/>
    </w:p>
    <w:p w14:paraId="2CAA1154" w14:textId="152F6F05" w:rsidR="00BF122C" w:rsidRDefault="00BF122C" w:rsidP="005B45E2">
      <w:pPr>
        <w:rPr>
          <w:rStyle w:val="shorttext"/>
          <w:lang w:val="en"/>
        </w:rPr>
      </w:pPr>
      <w:r>
        <w:t>In the last couple of years</w:t>
      </w:r>
      <w:r w:rsidR="002E55EF">
        <w:t xml:space="preserve">, </w:t>
      </w:r>
      <w:r w:rsidR="002E55EF" w:rsidRPr="002E55EF">
        <w:t xml:space="preserve">home automation systems </w:t>
      </w:r>
      <w:r w:rsidR="002E55EF">
        <w:t xml:space="preserve">appeared in more and more homes. These systems are </w:t>
      </w:r>
      <w:r w:rsidR="002E55EF" w:rsidRPr="002E55EF">
        <w:t>constatntly</w:t>
      </w:r>
      <w:r w:rsidR="002E55EF">
        <w:t xml:space="preserve"> evolving, functional and comfort upgrades </w:t>
      </w:r>
      <w:r w:rsidR="00AB78F0">
        <w:t xml:space="preserve">are coming out </w:t>
      </w:r>
      <w:r w:rsidR="00AB78F0">
        <w:rPr>
          <w:rStyle w:val="shorttext"/>
          <w:lang w:val="en"/>
        </w:rPr>
        <w:t xml:space="preserve">year after year. On the other hand, we can see these sytems are still highly expensive, even the cheapest systems are hard to afford for the peoples. </w:t>
      </w:r>
    </w:p>
    <w:p w14:paraId="57C2D9C6" w14:textId="7EBF847E" w:rsidR="00AB78F0" w:rsidRDefault="00AB78F0" w:rsidP="005B45E2">
      <w:pPr>
        <w:rPr>
          <w:rStyle w:val="shorttext"/>
          <w:lang w:val="en"/>
        </w:rPr>
      </w:pPr>
      <w:r>
        <w:rPr>
          <w:rStyle w:val="shorttext"/>
          <w:lang w:val="en"/>
        </w:rPr>
        <w:t>The topic of my thesis is</w:t>
      </w:r>
      <w:r w:rsidR="000E627E">
        <w:rPr>
          <w:rStyle w:val="shorttext"/>
          <w:lang w:val="en"/>
        </w:rPr>
        <w:t xml:space="preserve"> to plan and implement</w:t>
      </w:r>
      <w:r>
        <w:rPr>
          <w:rStyle w:val="shorttext"/>
          <w:lang w:val="en"/>
        </w:rPr>
        <w:t xml:space="preserve"> a </w:t>
      </w:r>
      <w:r w:rsidRPr="002E55EF">
        <w:t>home automation system</w:t>
      </w:r>
      <w:r>
        <w:t>, which is much less expensive than the business solutions</w:t>
      </w:r>
      <w:r w:rsidR="000E627E">
        <w:t xml:space="preserve">, and based on preimplemented automation rules by the user, it’s also capable of interfere with its </w:t>
      </w:r>
      <w:r w:rsidR="000E627E">
        <w:rPr>
          <w:rStyle w:val="shorttext"/>
          <w:lang w:val="en"/>
        </w:rPr>
        <w:t>environment.</w:t>
      </w:r>
    </w:p>
    <w:p w14:paraId="144ADFF2" w14:textId="65B0C34A" w:rsidR="000E627E" w:rsidRDefault="000E627E" w:rsidP="005B45E2">
      <w:r>
        <w:rPr>
          <w:rStyle w:val="shorttext"/>
          <w:lang w:val="en"/>
        </w:rPr>
        <w:t>On the first part of the thesis to get better picture of the</w:t>
      </w:r>
      <w:r w:rsidR="007E6090">
        <w:rPr>
          <w:rStyle w:val="shorttext"/>
          <w:lang w:val="en"/>
        </w:rPr>
        <w:t xml:space="preserve"> expectations and </w:t>
      </w:r>
      <w:r w:rsidR="007E6090">
        <w:t xml:space="preserve">opportunities, i examine some of the business and open systems. These chapter also contains the review of the used technologies. </w:t>
      </w:r>
    </w:p>
    <w:p w14:paraId="4940DC8D" w14:textId="32379111" w:rsidR="007E6090" w:rsidRDefault="007E6090" w:rsidP="005B45E2">
      <w:r>
        <w:t xml:space="preserve">After that, based on the requirements i plan and implement every part of a home automation system: </w:t>
      </w:r>
      <w:del w:id="277" w:author="Bence" w:date="2017-05-19T11:29:00Z">
        <w:r w:rsidDel="002B38D3">
          <w:delText>i</w:delText>
        </w:r>
      </w:del>
      <w:r>
        <w:t xml:space="preserve"> create the implementation of the sensor and actuator functions, and also the website, which is the</w:t>
      </w:r>
      <w:r w:rsidR="00586F2E">
        <w:t xml:space="preserve"> graphical</w:t>
      </w:r>
      <w:r>
        <w:t xml:space="preserve"> </w:t>
      </w:r>
      <w:r w:rsidR="00586F2E">
        <w:t>interface</w:t>
      </w:r>
      <w:r>
        <w:t xml:space="preserve"> to register the devices to the system and create automation </w:t>
      </w:r>
      <w:r w:rsidR="00586F2E">
        <w:t>rules.</w:t>
      </w:r>
    </w:p>
    <w:p w14:paraId="18C4F8F1" w14:textId="1FB43E43" w:rsidR="00586F2E" w:rsidRDefault="00586F2E" w:rsidP="005B45E2">
      <w:pPr>
        <w:rPr>
          <w:rStyle w:val="shorttext"/>
          <w:lang w:val="en"/>
        </w:rPr>
      </w:pPr>
      <w:r>
        <w:t>On the last part of the thesis, based on test results i review the system,</w:t>
      </w:r>
      <w:ins w:id="278" w:author="Bence" w:date="2017-05-19T11:30:00Z">
        <w:r w:rsidR="002B38D3">
          <w:t xml:space="preserve"> </w:t>
        </w:r>
      </w:ins>
      <w:del w:id="279" w:author="Bence" w:date="2017-05-19T11:30:00Z">
        <w:r w:rsidDel="002B38D3">
          <w:delText xml:space="preserve"> </w:delText>
        </w:r>
      </w:del>
      <w:r>
        <w:t xml:space="preserve">and </w:t>
      </w:r>
      <w:del w:id="280" w:author="Bence" w:date="2017-05-19T11:30:00Z">
        <w:r w:rsidDel="002B38D3">
          <w:delText>i</w:delText>
        </w:r>
      </w:del>
      <w:r>
        <w:t xml:space="preserve"> show some of further possibilities to improve the system.</w:t>
      </w:r>
    </w:p>
    <w:p w14:paraId="62AC093D" w14:textId="77777777" w:rsidR="00A80B99" w:rsidRDefault="00A80B99" w:rsidP="005B45E2">
      <w:pPr>
        <w:pStyle w:val="Cmsor1"/>
        <w:numPr>
          <w:ilvl w:val="0"/>
          <w:numId w:val="0"/>
        </w:numPr>
      </w:pPr>
      <w:bookmarkStart w:id="281" w:name="_Toc483054117"/>
      <w:r>
        <w:lastRenderedPageBreak/>
        <w:t>Összefoglaló</w:t>
      </w:r>
      <w:bookmarkEnd w:id="281"/>
    </w:p>
    <w:p w14:paraId="7CEB44B8" w14:textId="3C8554F5" w:rsidR="00A80B99" w:rsidRDefault="00470FAE" w:rsidP="00A80B99">
      <w:r>
        <w:t xml:space="preserve">Az elmúlt néhány évben egyre több otthonban megjelentek az épület működésének automatizálását </w:t>
      </w:r>
      <w:r w:rsidR="009E2923">
        <w:t xml:space="preserve">célzó megoldások. </w:t>
      </w:r>
      <w:r w:rsidR="003E652E">
        <w:t xml:space="preserve">Ezek a rendszerek folyamatosan fejlődnek, évről évre megjelennek felhasználói kényelemben és funkciókban előre lépést mutató </w:t>
      </w:r>
      <w:r w:rsidR="008F65C5">
        <w:t>fejlesztések.</w:t>
      </w:r>
      <w:r w:rsidR="00AB78F0">
        <w:t xml:space="preserve"> </w:t>
      </w:r>
      <w:r w:rsidR="008F65C5">
        <w:t xml:space="preserve">Ugyanakkor az is egyértelműen látszik, hogy a gyors elterjedés egyik legfőbb akadálya a termékek magas ára, a legolcsóbb üzleti megoldások is gyakran túl drágának bizonyulnak a hétköznapi ember számára. </w:t>
      </w:r>
    </w:p>
    <w:p w14:paraId="5B9E12A6" w14:textId="0044FF9A" w:rsidR="008F65C5" w:rsidRDefault="008F65C5" w:rsidP="00A80B99">
      <w:r>
        <w:t>Diplomatervem témája egy olyan okosotthon rendszer megtervezése és elkészítése, mely az üzleti megoldásokhoz viszonyítva töredékébe kerül, és képes kihelyezett mérőeszközök segítségével a felhasználók ált</w:t>
      </w:r>
      <w:r w:rsidR="000C61C4">
        <w:t xml:space="preserve">al megadott szabályokon keresztül automatikusan beavatkozni a környezetének működésébe. </w:t>
      </w:r>
    </w:p>
    <w:p w14:paraId="720E786E" w14:textId="7016BB33" w:rsidR="000C61C4" w:rsidRDefault="000C61C4" w:rsidP="00A80B99">
      <w:r>
        <w:t>A dolgozat első részében irodalomkutatást végzek, ahol néhány üzleti és nyílt forráskódú okosotthon rendszer bemutatásán keresztül képet kapunk az alapvető elvárásokról és lehetőségekről. A fejezet második részében bemutatom a szakdolgozat elkészítéséhez használt technológiákat és könyvtárakat.</w:t>
      </w:r>
    </w:p>
    <w:p w14:paraId="33188186" w14:textId="6DE0598D" w:rsidR="000C61C4" w:rsidRPr="00A80B99" w:rsidRDefault="000C61C4" w:rsidP="00A80B99">
      <w:r>
        <w:t xml:space="preserve">Ezt követően előzetesen megfogalmazott elvárásokat szem előtt tartva megtervezek, majd meg is valósítok egy okosotthon rendszert, annak minden részére kitérve: elkészítem a szenzor és beavatkozó eszközök implementációját, és készítek egy webes felületet, ahol a felhasználó különösebb programozói tudás nélkül, grafikus felületen készíthet egyszerű szabályokat a saját otthona automatizálásához. A dolgozat utolsó részében </w:t>
      </w:r>
      <w:r w:rsidR="008026EA">
        <w:t xml:space="preserve">egy hosszabb távú tesztüzem eredményeit figyelembe véve értékelem az elkészült rendszert, valamint támpontokat adok a továbbfejleszthetőségére vonatkozóan. </w:t>
      </w:r>
    </w:p>
    <w:p w14:paraId="68B845B2" w14:textId="77777777" w:rsidR="0050100D" w:rsidRPr="008B0577" w:rsidRDefault="0050100D" w:rsidP="008B0577">
      <w:pPr>
        <w:pStyle w:val="Cmsor1"/>
      </w:pPr>
      <w:bookmarkStart w:id="282" w:name="_Toc483054118"/>
      <w:r w:rsidRPr="008B0577">
        <w:lastRenderedPageBreak/>
        <w:t>Bevezetés</w:t>
      </w:r>
      <w:bookmarkEnd w:id="275"/>
      <w:bookmarkEnd w:id="282"/>
    </w:p>
    <w:p w14:paraId="0056AB70" w14:textId="77777777" w:rsidR="000460EB" w:rsidRPr="008B0577" w:rsidRDefault="000460EB" w:rsidP="008B0577">
      <w:pPr>
        <w:pStyle w:val="Cmsor2"/>
      </w:pPr>
      <w:bookmarkStart w:id="283" w:name="_Toc483054119"/>
      <w:r w:rsidRPr="008B0577">
        <w:t>Az IoT-ről</w:t>
      </w:r>
      <w:bookmarkEnd w:id="283"/>
    </w:p>
    <w:p w14:paraId="17FB9F23" w14:textId="27077152" w:rsidR="00A85B26" w:rsidRDefault="00421836" w:rsidP="0050100D">
      <w:r>
        <w:t xml:space="preserve">Az IoT (Internet </w:t>
      </w:r>
      <w:r w:rsidR="00C2303A">
        <w:t>o</w:t>
      </w:r>
      <w:r>
        <w:t>f Things)</w:t>
      </w:r>
      <w:r w:rsidR="000460EB">
        <w:t>, mint fogalom, a</w:t>
      </w:r>
      <w:r w:rsidR="00D86C0A">
        <w:t xml:space="preserve">z elmúlt tíz évben </w:t>
      </w:r>
      <w:r w:rsidR="000460EB">
        <w:t xml:space="preserve">kezdett el megjelenni, amikor is a végfelhasználót tekintve az internetre csatlakozó </w:t>
      </w:r>
      <w:r w:rsidR="00CB4F68">
        <w:t>eszközök</w:t>
      </w:r>
      <w:r w:rsidR="000460EB">
        <w:t xml:space="preserve"> mennyisé</w:t>
      </w:r>
      <w:r w:rsidR="00CB4F68">
        <w:t xml:space="preserve">ge lassan elkezdte meghaladni az internetezők </w:t>
      </w:r>
      <w:r w:rsidR="000460EB">
        <w:t>mennyiségét.</w:t>
      </w:r>
      <w:r w:rsidR="00EB2718">
        <w:t xml:space="preserve"> Ezt úgy kell érteni, hogy míg a hagyományos értelemben vett interneten a lánc végén valamilyen valós személy generálja a tartalmat (pl. egy email üzenet), addig a</w:t>
      </w:r>
      <w:r w:rsidR="00D86C0A">
        <w:t xml:space="preserve">z IoT </w:t>
      </w:r>
      <w:r w:rsidR="00EB2718">
        <w:t>lényegében arról szól, hogy</w:t>
      </w:r>
      <w:r w:rsidR="00C5762D">
        <w:t xml:space="preserve"> egy központi szerverrel kapcsolatot fenntartva, </w:t>
      </w:r>
      <w:r w:rsidR="00EB2718">
        <w:t xml:space="preserve"> a csomópontokban automatikus módon, emberi közreműködés igénybevétele nélkül gyűjtsünk adatokat</w:t>
      </w:r>
      <w:r w:rsidR="00A85B26">
        <w:t xml:space="preserve"> (amiket aztán továbbítunk a szervernek)</w:t>
      </w:r>
      <w:r w:rsidR="00C5762D">
        <w:t>, vagy végezzünk beavatkozásokat a környezetünkben</w:t>
      </w:r>
      <w:r w:rsidR="00A85B26">
        <w:t>. A dolgok internetében az eszközeink</w:t>
      </w:r>
      <w:r w:rsidR="00BA5947">
        <w:t xml:space="preserve"> kapcsolatban vannak egymással</w:t>
      </w:r>
      <w:r w:rsidR="00230FC3">
        <w:t>, kommunikációs csatornának az internetet használva</w:t>
      </w:r>
      <w:r w:rsidR="00BA5947">
        <w:t>.</w:t>
      </w:r>
    </w:p>
    <w:p w14:paraId="2B14C514" w14:textId="77777777" w:rsidR="00A85B26" w:rsidRDefault="009A77FB" w:rsidP="0050100D">
      <w:r>
        <w:t>Látható, hogy a környezetünkben</w:t>
      </w:r>
      <w:r w:rsidR="004E5C39">
        <w:t xml:space="preserve"> külön ráfordítás nélkül is</w:t>
      </w:r>
      <w:r>
        <w:t xml:space="preserve"> már most rengeteg potenciális IoT eszköz van (okostelefon, autó, stb.), a benne rejlő lehetőségek miatt a </w:t>
      </w:r>
      <w:r w:rsidR="004E5C39">
        <w:t xml:space="preserve">téma jelenleg </w:t>
      </w:r>
      <w:r w:rsidR="00CB4F68">
        <w:t>rendkívül</w:t>
      </w:r>
      <w:r w:rsidR="004E5C39">
        <w:t xml:space="preserve"> aktuális.</w:t>
      </w:r>
    </w:p>
    <w:p w14:paraId="56D95D6C" w14:textId="77777777" w:rsidR="00CD31BF" w:rsidRPr="008B0577" w:rsidRDefault="0095609D" w:rsidP="008B0577">
      <w:pPr>
        <w:pStyle w:val="Cmsor2"/>
      </w:pPr>
      <w:bookmarkStart w:id="284" w:name="_Toc483054120"/>
      <w:r w:rsidRPr="008B0577">
        <w:t>Intelligens otthon</w:t>
      </w:r>
      <w:bookmarkEnd w:id="284"/>
    </w:p>
    <w:p w14:paraId="6BE1DD63" w14:textId="61C9B8AD" w:rsidR="00C06D70" w:rsidRDefault="00CD31BF" w:rsidP="00CD31BF">
      <w:r>
        <w:t>A</w:t>
      </w:r>
      <w:r w:rsidR="00FF52B2">
        <w:t xml:space="preserve">z intelligens otthon kifejezés a lakás automatizáltságát takarja, </w:t>
      </w:r>
      <w:r w:rsidR="00D86C0A">
        <w:t>a fogalomra sokféle definíció létezik</w:t>
      </w:r>
      <w:r w:rsidR="00FF52B2">
        <w:t>, hiszen rengeteg, önmagukban véve opcionális funkció tartozhat alá. Az otthonunkban megtalálható eszközö</w:t>
      </w:r>
      <w:r w:rsidR="00C2303A">
        <w:t>k</w:t>
      </w:r>
      <w:r w:rsidR="00FF52B2">
        <w:t xml:space="preserve"> automatizáltsága már viszonylag régi jelenség, például az adott időpontban automatikusan bekapcsoló öntözőrendszer vagy az előre programozható mosógép már sok évvel ezelőtt sem voltak elképzelhetetlenek </w:t>
      </w:r>
      <w:r w:rsidR="00ED0F79">
        <w:t>a lakásokban</w:t>
      </w:r>
      <w:r w:rsidR="00FF52B2">
        <w:t>. Az otthon intelligens irányítása egy magasabb szintben gondolkozik</w:t>
      </w:r>
      <w:r w:rsidR="00C55EFC">
        <w:t xml:space="preserve">, célja, hogy </w:t>
      </w:r>
      <w:r w:rsidR="00FF52B2">
        <w:t xml:space="preserve">az önmagukban is </w:t>
      </w:r>
      <w:r w:rsidR="00470FAE">
        <w:t xml:space="preserve">akár </w:t>
      </w:r>
      <w:r w:rsidR="00FF52B2">
        <w:t xml:space="preserve">bizonyos mértékben automatizált eszközeinket egy közös rendszer alá rendeljük, </w:t>
      </w:r>
      <w:r w:rsidR="00C55EFC">
        <w:t>és ezen keresztül egységesen kezelhessük őket,</w:t>
      </w:r>
      <w:r w:rsidR="00CB4F68">
        <w:t xml:space="preserve"> hogy aztán a beállításainknak megfelelően automatikus működésre legyenek képesek</w:t>
      </w:r>
      <w:r w:rsidR="00C55EFC">
        <w:t xml:space="preserve">. Az intelligens otthon célja, hogy a modern infokommunikációs technológiák révén az otthonban végzett hagyományos és újabb tevékenységeket kényelmesebbé, gyorsabbá és nem utolsósorban energiatakarékosabbá tegye. Példának okáért, amikor az utolsó személy is távozik a lakásból, a rendszer a beállításoknak megfelelően automatikusan </w:t>
      </w:r>
      <w:r w:rsidR="00BA5947">
        <w:t>lekapcsolná az égve felejtett villanyokat, bekapcsolná a riasztót és kikapcsolná vagy lejjebb venné a fűtést. Ugyanígy nem elképzelhetetlen, hogy az okostelefonos applikáción</w:t>
      </w:r>
      <w:r w:rsidR="00A94FEF">
        <w:t>kkal</w:t>
      </w:r>
      <w:r w:rsidR="00D70A01">
        <w:t xml:space="preserve"> (a telefon GPS</w:t>
      </w:r>
      <w:r w:rsidR="00D70A01">
        <w:rPr>
          <w:rStyle w:val="Lbjegyzet-hivatkozs"/>
        </w:rPr>
        <w:footnoteReference w:id="2"/>
      </w:r>
      <w:r w:rsidR="00447240">
        <w:t xml:space="preserve"> </w:t>
      </w:r>
      <w:r w:rsidR="00D70A01">
        <w:t>helyadatai alapján akár automatikusan)</w:t>
      </w:r>
      <w:r w:rsidR="00A94FEF">
        <w:t xml:space="preserve"> munkából hazaindulás előtt</w:t>
      </w:r>
      <w:r w:rsidR="00BA5947">
        <w:t xml:space="preserve"> </w:t>
      </w:r>
      <w:commentRangeStart w:id="285"/>
      <w:r w:rsidR="00BA5947">
        <w:t xml:space="preserve">jelezzük </w:t>
      </w:r>
      <w:commentRangeEnd w:id="285"/>
      <w:r w:rsidR="00C2303A">
        <w:rPr>
          <w:rStyle w:val="Jegyzethivatkozs"/>
        </w:rPr>
        <w:commentReference w:id="285"/>
      </w:r>
      <w:r w:rsidR="00BA5947">
        <w:t xml:space="preserve">az otthonunknak, hogy készüljön fel a hazaérkezésünkre, így otthon már nem a hideg lakás fogad minket. </w:t>
      </w:r>
      <w:r w:rsidR="00A94FEF">
        <w:t xml:space="preserve">Ha a munkából rendszeres időpontban megyünk haza, ez a működés </w:t>
      </w:r>
      <w:r w:rsidR="00A94FEF">
        <w:lastRenderedPageBreak/>
        <w:t xml:space="preserve">akár automatizálható is, és ha túlóra vagy bevásárlás miatt kicsit megcsúszunk, ráérünk akkor jelezni ezt a rendszernek, ami alkalmazkodik a későbbi érkezéshez. </w:t>
      </w:r>
      <w:r w:rsidR="00BA5947">
        <w:t>A lakásban, ha szükség van rá (például ha egy filmet akarunk megnézni a tévénken)</w:t>
      </w:r>
      <w:r w:rsidR="00235A49">
        <w:t>, automatikus módon leereszthetőek a redőnyök</w:t>
      </w:r>
      <w:r w:rsidR="00A94FEF">
        <w:t xml:space="preserve"> a médialejátszó elindításával</w:t>
      </w:r>
      <w:r w:rsidR="00586F2E">
        <w:t xml:space="preserve"> egyidejűleg</w:t>
      </w:r>
      <w:r w:rsidR="00235A49">
        <w:t>.</w:t>
      </w:r>
      <w:r w:rsidR="00470FAE">
        <w:t xml:space="preserve"> Az öntözőrendszer beállításainknak megfelelően éjszaka bekapcsol, kivéve, ha nap közben jelentősebb mennyiségű csapadék esett, amit a rendszer például saját érzékelői és internetről letöltött adatok segítségével érzékel.</w:t>
      </w:r>
      <w:r w:rsidR="00235A49">
        <w:t xml:space="preserve"> A hűtőszekrény automatikusan </w:t>
      </w:r>
      <w:r w:rsidR="00470FAE">
        <w:t>értesít</w:t>
      </w:r>
      <w:r w:rsidR="00235A49">
        <w:t xml:space="preserve">, ha </w:t>
      </w:r>
      <w:commentRangeStart w:id="286"/>
      <w:r w:rsidR="00235A49">
        <w:t xml:space="preserve">elfogyott </w:t>
      </w:r>
      <w:commentRangeEnd w:id="286"/>
      <w:r w:rsidR="00E64F49">
        <w:rPr>
          <w:rStyle w:val="Jegyzethivatkozs"/>
        </w:rPr>
        <w:commentReference w:id="286"/>
      </w:r>
      <w:r w:rsidR="00235A49">
        <w:t>a tej, és akár a beállításoknak megfelelően maga is megrendelheti a szükséges dolgokat az interneten.</w:t>
      </w:r>
      <w:r w:rsidR="00BA5947">
        <w:t xml:space="preserve"> Látható, hogy a lehetséges funkcióknak lényegében csak a képzeletünk</w:t>
      </w:r>
      <w:r w:rsidR="00235A49">
        <w:t xml:space="preserve"> és az anyagi lehetőségeink</w:t>
      </w:r>
      <w:r w:rsidR="00BA5947">
        <w:t xml:space="preserve"> szab</w:t>
      </w:r>
      <w:r w:rsidR="00235A49">
        <w:t>nak</w:t>
      </w:r>
      <w:r w:rsidR="005A1823">
        <w:t xml:space="preserve"> határt. </w:t>
      </w:r>
    </w:p>
    <w:p w14:paraId="52F7010C" w14:textId="696A0F0A" w:rsidR="00795873" w:rsidRDefault="00795873" w:rsidP="00795873">
      <w:pPr>
        <w:pStyle w:val="Cmsor2"/>
      </w:pPr>
      <w:bookmarkStart w:id="287" w:name="_Toc483054121"/>
      <w:r>
        <w:rPr>
          <w:noProof/>
        </w:rPr>
        <w:t>ESP8266</w:t>
      </w:r>
      <w:bookmarkEnd w:id="287"/>
    </w:p>
    <w:p w14:paraId="008AB066" w14:textId="24CFD11F" w:rsidR="00FE5E5D" w:rsidRDefault="00795873" w:rsidP="00795873">
      <w:r>
        <w:t>Az ESP8266 egy az Espressif Systems által fejlesztett és gyártott chip, mely elsősorban vezeték nélküli (WIFI) internetkapcsolat létesítésére szolgál.</w:t>
      </w:r>
    </w:p>
    <w:p w14:paraId="4006898A" w14:textId="77777777" w:rsidR="00811C16" w:rsidRDefault="00FE5E5D" w:rsidP="00811C16">
      <w:pPr>
        <w:keepNext/>
        <w:jc w:val="center"/>
        <w:rPr>
          <w:ins w:id="288" w:author="Bence" w:date="2017-05-21T11:28:00Z"/>
        </w:rPr>
      </w:pPr>
      <w:r>
        <w:rPr>
          <w:noProof/>
        </w:rPr>
        <w:drawing>
          <wp:inline distT="0" distB="0" distL="0" distR="0" wp14:anchorId="7C9020D2" wp14:editId="4048247B">
            <wp:extent cx="1707515" cy="2911475"/>
            <wp:effectExtent l="0" t="0" r="6985" b="3175"/>
            <wp:docPr id="1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inline>
        </w:drawing>
      </w:r>
    </w:p>
    <w:p w14:paraId="183CBA13" w14:textId="43223512" w:rsidR="00FE5E5D" w:rsidRDefault="00811C16" w:rsidP="00811C16">
      <w:pPr>
        <w:pStyle w:val="Kpalrs"/>
        <w:pPrChange w:id="289" w:author="Bence" w:date="2017-05-21T11:34:00Z">
          <w:pPr>
            <w:keepNext/>
            <w:jc w:val="center"/>
          </w:pPr>
        </w:pPrChange>
      </w:pPr>
      <w:ins w:id="290" w:author="Bence" w:date="2017-05-21T11:34:00Z">
        <w:r>
          <w:fldChar w:fldCharType="begin"/>
        </w:r>
        <w:r>
          <w:instrText xml:space="preserve"> STYLEREF 1 \s </w:instrText>
        </w:r>
      </w:ins>
      <w:r>
        <w:fldChar w:fldCharType="separate"/>
      </w:r>
      <w:r>
        <w:rPr>
          <w:noProof/>
        </w:rPr>
        <w:t>1</w:t>
      </w:r>
      <w:ins w:id="291" w:author="Bence" w:date="2017-05-21T11:34:00Z">
        <w:r>
          <w:fldChar w:fldCharType="end"/>
        </w:r>
        <w:r>
          <w:t>.</w:t>
        </w:r>
        <w:r>
          <w:fldChar w:fldCharType="begin"/>
        </w:r>
        <w:r>
          <w:instrText xml:space="preserve"> SEQ ábra \* ARABIC \s 1 </w:instrText>
        </w:r>
      </w:ins>
      <w:r>
        <w:fldChar w:fldCharType="separate"/>
      </w:r>
      <w:ins w:id="292" w:author="Bence" w:date="2017-05-21T11:34:00Z">
        <w:r>
          <w:rPr>
            <w:noProof/>
          </w:rPr>
          <w:t>1</w:t>
        </w:r>
        <w:r>
          <w:fldChar w:fldCharType="end"/>
        </w:r>
      </w:ins>
      <w:ins w:id="293" w:author="Bence" w:date="2017-05-21T11:28:00Z">
        <w:r>
          <w:t>. ábra ESP01</w:t>
        </w:r>
      </w:ins>
    </w:p>
    <w:p w14:paraId="78B40289" w14:textId="40F40A34" w:rsidR="00FE5E5D" w:rsidDel="00811C16" w:rsidRDefault="00D70A01" w:rsidP="00811C16">
      <w:pPr>
        <w:pStyle w:val="Kpalrs"/>
        <w:rPr>
          <w:del w:id="294" w:author="Bence" w:date="2017-05-21T11:27:00Z"/>
        </w:rPr>
      </w:pPr>
      <w:del w:id="295" w:author="Bence" w:date="2017-05-21T11:27:00Z">
        <w:r w:rsidDel="00811C16">
          <w:delText>1</w:delText>
        </w:r>
        <w:r w:rsidR="00FE5E5D" w:rsidDel="00811C16">
          <w:delText>. ábra ESP-01</w:delText>
        </w:r>
      </w:del>
    </w:p>
    <w:p w14:paraId="68EFFA5B" w14:textId="59E0298F" w:rsidR="00795873" w:rsidRDefault="00795873" w:rsidP="00795873">
      <w:r>
        <w:t xml:space="preserve"> Az eszköz legalapvetőbb tulajdonságai: </w:t>
      </w:r>
    </w:p>
    <w:tbl>
      <w:tblPr>
        <w:tblStyle w:val="Rcsostblzat"/>
        <w:tblW w:w="0" w:type="auto"/>
        <w:tblLook w:val="04A0" w:firstRow="1" w:lastRow="0" w:firstColumn="1" w:lastColumn="0" w:noHBand="0" w:noVBand="1"/>
      </w:tblPr>
      <w:tblGrid>
        <w:gridCol w:w="4530"/>
        <w:gridCol w:w="4530"/>
        <w:tblGridChange w:id="296">
          <w:tblGrid>
            <w:gridCol w:w="4530"/>
            <w:gridCol w:w="4530"/>
          </w:tblGrid>
        </w:tblGridChange>
      </w:tblGrid>
      <w:tr w:rsidR="00FE5E5D" w14:paraId="67E8978C" w14:textId="77777777" w:rsidTr="00FE5E5D">
        <w:tc>
          <w:tcPr>
            <w:tcW w:w="4530" w:type="dxa"/>
          </w:tcPr>
          <w:p w14:paraId="76F22DD5" w14:textId="3789C436" w:rsidR="00FE5E5D" w:rsidRDefault="00586F2E" w:rsidP="00795873">
            <w:r>
              <w:t>Gyártó</w:t>
            </w:r>
          </w:p>
        </w:tc>
        <w:tc>
          <w:tcPr>
            <w:tcW w:w="4530" w:type="dxa"/>
          </w:tcPr>
          <w:p w14:paraId="43D545EE" w14:textId="6ACCDBCC" w:rsidR="00FE5E5D" w:rsidRDefault="00586F2E" w:rsidP="00795873">
            <w:r>
              <w:t>Espressif Systems</w:t>
            </w:r>
          </w:p>
        </w:tc>
      </w:tr>
      <w:tr w:rsidR="00FE5E5D" w14:paraId="1FC4B430" w14:textId="77777777" w:rsidTr="00FE5E5D">
        <w:tc>
          <w:tcPr>
            <w:tcW w:w="4530" w:type="dxa"/>
          </w:tcPr>
          <w:p w14:paraId="610AB8C3" w14:textId="3B3920A9" w:rsidR="00FE5E5D" w:rsidRDefault="00586F2E" w:rsidP="00795873">
            <w:r>
              <w:t>Processzor</w:t>
            </w:r>
          </w:p>
        </w:tc>
        <w:tc>
          <w:tcPr>
            <w:tcW w:w="4530" w:type="dxa"/>
          </w:tcPr>
          <w:p w14:paraId="735F080C" w14:textId="19A6D375" w:rsidR="00FE5E5D" w:rsidRPr="00DE58B5" w:rsidRDefault="00586F2E" w:rsidP="00586F2E">
            <w:r w:rsidRPr="005B45E2">
              <w:t>Tensilica</w:t>
            </w:r>
            <w:r>
              <w:t xml:space="preserve"> Xtensa L106 (80 MHz)</w:t>
            </w:r>
          </w:p>
        </w:tc>
      </w:tr>
      <w:tr w:rsidR="00FE5E5D" w14:paraId="00D4852F" w14:textId="77777777" w:rsidTr="00FE5E5D">
        <w:tc>
          <w:tcPr>
            <w:tcW w:w="4530" w:type="dxa"/>
          </w:tcPr>
          <w:p w14:paraId="58416AC8" w14:textId="669E469D" w:rsidR="00FE5E5D" w:rsidRDefault="00FE5E5D" w:rsidP="00795873">
            <w:r>
              <w:t>Támogatott vezetéknélküli szabványok</w:t>
            </w:r>
          </w:p>
        </w:tc>
        <w:tc>
          <w:tcPr>
            <w:tcW w:w="4530" w:type="dxa"/>
          </w:tcPr>
          <w:p w14:paraId="60AA5039" w14:textId="63348C7D" w:rsidR="00FE5E5D" w:rsidRDefault="00586F2E" w:rsidP="00795873">
            <w:r>
              <w:t>802.11 b/g/n</w:t>
            </w:r>
            <w:r w:rsidR="00E51EB6">
              <w:rPr>
                <w:rStyle w:val="Lbjegyzet-hivatkozs"/>
              </w:rPr>
              <w:footnoteReference w:id="3"/>
            </w:r>
          </w:p>
        </w:tc>
      </w:tr>
      <w:tr w:rsidR="00E51EB6" w14:paraId="34103687" w14:textId="77777777" w:rsidTr="00FE5E5D">
        <w:tc>
          <w:tcPr>
            <w:tcW w:w="4530" w:type="dxa"/>
          </w:tcPr>
          <w:p w14:paraId="768FEE99" w14:textId="3FD0EAB1" w:rsidR="00E51EB6" w:rsidRDefault="00E51EB6" w:rsidP="00795873">
            <w:r>
              <w:t>Rádiós protokoll</w:t>
            </w:r>
          </w:p>
        </w:tc>
        <w:tc>
          <w:tcPr>
            <w:tcW w:w="4530" w:type="dxa"/>
          </w:tcPr>
          <w:p w14:paraId="0AC148BD" w14:textId="4DE8085D" w:rsidR="00E51EB6" w:rsidRPr="00E51EB6" w:rsidRDefault="00E51EB6" w:rsidP="00E51EB6">
            <w:r w:rsidRPr="00591B94">
              <w:t>WIFI 2.4 GHz (WPA/WPA2</w:t>
            </w:r>
            <w:r>
              <w:rPr>
                <w:rStyle w:val="Lbjegyzet-hivatkozs"/>
              </w:rPr>
              <w:footnoteReference w:id="4"/>
            </w:r>
            <w:r w:rsidRPr="00591B94">
              <w:t>)</w:t>
            </w:r>
          </w:p>
        </w:tc>
      </w:tr>
      <w:tr w:rsidR="00FE5E5D" w14:paraId="50F27AF6" w14:textId="77777777" w:rsidTr="00FE5E5D">
        <w:tc>
          <w:tcPr>
            <w:tcW w:w="4530" w:type="dxa"/>
          </w:tcPr>
          <w:p w14:paraId="740613D1" w14:textId="300ADDBC" w:rsidR="00FE5E5D" w:rsidRDefault="00586F2E" w:rsidP="00795873">
            <w:r>
              <w:lastRenderedPageBreak/>
              <w:t>Data RAM</w:t>
            </w:r>
          </w:p>
        </w:tc>
        <w:tc>
          <w:tcPr>
            <w:tcW w:w="4530" w:type="dxa"/>
          </w:tcPr>
          <w:p w14:paraId="28333E87" w14:textId="7D764AEC" w:rsidR="00FE5E5D" w:rsidRDefault="00586F2E" w:rsidP="00795873">
            <w:r>
              <w:t>96 KB</w:t>
            </w:r>
          </w:p>
        </w:tc>
      </w:tr>
      <w:tr w:rsidR="00FE5E5D" w14:paraId="37335BA3" w14:textId="77777777" w:rsidTr="00FE5E5D">
        <w:tc>
          <w:tcPr>
            <w:tcW w:w="4530" w:type="dxa"/>
          </w:tcPr>
          <w:p w14:paraId="016418DF" w14:textId="35C73FDA" w:rsidR="00FE5E5D" w:rsidRDefault="00586F2E" w:rsidP="00795873">
            <w:r>
              <w:t>Perifériák</w:t>
            </w:r>
          </w:p>
        </w:tc>
        <w:tc>
          <w:tcPr>
            <w:tcW w:w="4530" w:type="dxa"/>
          </w:tcPr>
          <w:p w14:paraId="781ACCE5" w14:textId="63309B1D" w:rsidR="00FE5E5D" w:rsidRDefault="00586F2E" w:rsidP="00795873">
            <w:r>
              <w:t>GPIO(16 db), PWM, ADC, UART, I2C,SPI</w:t>
            </w:r>
          </w:p>
        </w:tc>
      </w:tr>
      <w:tr w:rsidR="00D31370" w14:paraId="4699B9AE" w14:textId="77777777" w:rsidTr="00D31370">
        <w:tblPrEx>
          <w:tblW w:w="0" w:type="auto"/>
          <w:tblPrExChange w:id="297" w:author="Bence" w:date="2017-05-20T12:31:00Z">
            <w:tblPrEx>
              <w:tblW w:w="0" w:type="auto"/>
            </w:tblPrEx>
          </w:tblPrExChange>
        </w:tblPrEx>
        <w:trPr>
          <w:trHeight w:val="611"/>
          <w:trPrChange w:id="298" w:author="Bence" w:date="2017-05-20T12:31:00Z">
            <w:trPr>
              <w:trHeight w:val="2166"/>
            </w:trPr>
          </w:trPrChange>
        </w:trPr>
        <w:tc>
          <w:tcPr>
            <w:tcW w:w="4530" w:type="dxa"/>
            <w:tcPrChange w:id="299" w:author="Bence" w:date="2017-05-20T12:31:00Z">
              <w:tcPr>
                <w:tcW w:w="4530" w:type="dxa"/>
              </w:tcPr>
            </w:tcPrChange>
          </w:tcPr>
          <w:p w14:paraId="1558D8E9" w14:textId="07FE1589" w:rsidR="00D31370" w:rsidDel="00D31370" w:rsidRDefault="00D31370" w:rsidP="00795873">
            <w:pPr>
              <w:rPr>
                <w:del w:id="300" w:author="Bence" w:date="2017-05-20T12:31:00Z"/>
              </w:rPr>
            </w:pPr>
            <w:r>
              <w:t>Fogyasztás</w:t>
            </w:r>
            <w:ins w:id="301" w:author="Bence" w:date="2017-05-20T12:31:00Z">
              <w:r>
                <w:t xml:space="preserve"> (normál üzemmódban)</w:t>
              </w:r>
            </w:ins>
          </w:p>
          <w:p w14:paraId="62A74C2F" w14:textId="4722991D" w:rsidR="00D31370" w:rsidDel="00D31370" w:rsidRDefault="00D31370" w:rsidP="00795873">
            <w:pPr>
              <w:rPr>
                <w:del w:id="302" w:author="Bence" w:date="2017-05-20T12:31:00Z"/>
              </w:rPr>
            </w:pPr>
            <w:del w:id="303" w:author="Bence" w:date="2017-05-20T12:30:00Z">
              <w:r w:rsidDel="00D31370">
                <w:delText>Normál üzemmód</w:delText>
              </w:r>
            </w:del>
          </w:p>
          <w:p w14:paraId="0C86214A" w14:textId="77777777" w:rsidR="00D31370" w:rsidDel="00D31370" w:rsidRDefault="00D31370" w:rsidP="00795873">
            <w:pPr>
              <w:rPr>
                <w:del w:id="304" w:author="Bence" w:date="2017-05-20T12:31:00Z"/>
              </w:rPr>
            </w:pPr>
            <w:del w:id="305" w:author="Bence" w:date="2017-05-20T12:30:00Z">
              <w:r w:rsidDel="00D31370">
                <w:delText>Modem sleep</w:delText>
              </w:r>
            </w:del>
          </w:p>
          <w:p w14:paraId="10B7C1AB" w14:textId="77777777" w:rsidR="00D31370" w:rsidDel="00D31370" w:rsidRDefault="00D31370" w:rsidP="00795873">
            <w:pPr>
              <w:rPr>
                <w:del w:id="306" w:author="Bence" w:date="2017-05-20T12:31:00Z"/>
              </w:rPr>
            </w:pPr>
            <w:del w:id="307" w:author="Bence" w:date="2017-05-20T12:30:00Z">
              <w:r w:rsidDel="00D31370">
                <w:delText>Light sleep</w:delText>
              </w:r>
            </w:del>
          </w:p>
          <w:p w14:paraId="484F578D" w14:textId="748D6FEB" w:rsidR="00D31370" w:rsidRDefault="00D31370" w:rsidP="00795873">
            <w:del w:id="308" w:author="Bence" w:date="2017-05-20T12:30:00Z">
              <w:r w:rsidDel="00D31370">
                <w:delText>Deep sleep</w:delText>
              </w:r>
            </w:del>
          </w:p>
        </w:tc>
        <w:tc>
          <w:tcPr>
            <w:tcW w:w="4530" w:type="dxa"/>
            <w:tcPrChange w:id="309" w:author="Bence" w:date="2017-05-20T12:31:00Z">
              <w:tcPr>
                <w:tcW w:w="4530" w:type="dxa"/>
              </w:tcPr>
            </w:tcPrChange>
          </w:tcPr>
          <w:p w14:paraId="3126AE9D" w14:textId="50C0030D" w:rsidR="00D31370" w:rsidDel="00D31370" w:rsidRDefault="00D31370" w:rsidP="00795873">
            <w:pPr>
              <w:rPr>
                <w:del w:id="310" w:author="Bence" w:date="2017-05-20T12:31:00Z"/>
              </w:rPr>
            </w:pPr>
            <w:r>
              <w:t>~170 mA</w:t>
            </w:r>
          </w:p>
          <w:p w14:paraId="340581D2" w14:textId="77777777" w:rsidR="00D31370" w:rsidDel="00D31370" w:rsidRDefault="00D31370" w:rsidP="00795873">
            <w:pPr>
              <w:rPr>
                <w:del w:id="311" w:author="Bence" w:date="2017-05-20T12:30:00Z"/>
              </w:rPr>
            </w:pPr>
            <w:del w:id="312" w:author="Bence" w:date="2017-05-20T12:30:00Z">
              <w:r w:rsidDel="00D31370">
                <w:delText>~15 mA</w:delText>
              </w:r>
            </w:del>
          </w:p>
          <w:p w14:paraId="52522563" w14:textId="77777777" w:rsidR="00D31370" w:rsidDel="00D31370" w:rsidRDefault="00D31370" w:rsidP="00795873">
            <w:pPr>
              <w:rPr>
                <w:del w:id="313" w:author="Bence" w:date="2017-05-20T12:30:00Z"/>
              </w:rPr>
            </w:pPr>
            <w:del w:id="314" w:author="Bence" w:date="2017-05-20T12:30:00Z">
              <w:r w:rsidDel="00D31370">
                <w:delText>~0.</w:delText>
              </w:r>
            </w:del>
            <w:del w:id="315" w:author="Bence" w:date="2017-05-20T12:27:00Z">
              <w:r w:rsidDel="00D31370">
                <w:delText>5</w:delText>
              </w:r>
            </w:del>
            <w:del w:id="316" w:author="Bence" w:date="2017-05-20T12:30:00Z">
              <w:r w:rsidDel="00D31370">
                <w:delText xml:space="preserve"> mA</w:delText>
              </w:r>
            </w:del>
          </w:p>
          <w:p w14:paraId="26DEA62C" w14:textId="34712779" w:rsidR="00D31370" w:rsidRDefault="00D31370" w:rsidP="00795873">
            <w:del w:id="317" w:author="Bence" w:date="2017-05-20T12:30:00Z">
              <w:r w:rsidDel="00D31370">
                <w:delText>~0.5 µA</w:delText>
              </w:r>
            </w:del>
          </w:p>
        </w:tc>
      </w:tr>
    </w:tbl>
    <w:p w14:paraId="07A7399B" w14:textId="21EA6A7B" w:rsidR="00FE5E5D" w:rsidRPr="0001518D" w:rsidRDefault="002F417B" w:rsidP="00811C16">
      <w:pPr>
        <w:pStyle w:val="Kpalrs"/>
      </w:pPr>
      <w:ins w:id="318" w:author="Bence" w:date="2017-05-21T10:22:00Z">
        <w:r>
          <w:fldChar w:fldCharType="begin"/>
        </w:r>
        <w:r>
          <w:instrText xml:space="preserve"> STYLEREF 1 \s </w:instrText>
        </w:r>
      </w:ins>
      <w:r>
        <w:fldChar w:fldCharType="separate"/>
      </w:r>
      <w:r>
        <w:rPr>
          <w:noProof/>
        </w:rPr>
        <w:t>1</w:t>
      </w:r>
      <w:ins w:id="319" w:author="Bence" w:date="2017-05-21T10:22:00Z">
        <w:r>
          <w:fldChar w:fldCharType="end"/>
        </w:r>
        <w:r>
          <w:t>.</w:t>
        </w:r>
        <w:r>
          <w:fldChar w:fldCharType="begin"/>
        </w:r>
        <w:r>
          <w:instrText xml:space="preserve"> SEQ táblázat \* ARABIC \s 1 </w:instrText>
        </w:r>
      </w:ins>
      <w:r>
        <w:fldChar w:fldCharType="separate"/>
      </w:r>
      <w:ins w:id="320" w:author="Bence" w:date="2017-05-21T10:22:00Z">
        <w:r>
          <w:rPr>
            <w:noProof/>
          </w:rPr>
          <w:t>1</w:t>
        </w:r>
        <w:r>
          <w:fldChar w:fldCharType="end"/>
        </w:r>
      </w:ins>
      <w:del w:id="321" w:author="Bence" w:date="2017-05-20T12:34:00Z">
        <w:r w:rsidR="00671BE9" w:rsidDel="00D12D67">
          <w:fldChar w:fldCharType="begin"/>
        </w:r>
        <w:r w:rsidR="00671BE9" w:rsidDel="00D12D67">
          <w:delInstrText xml:space="preserve"> SEQ táblázat \* ARABIC </w:delInstrText>
        </w:r>
        <w:r w:rsidR="00671BE9" w:rsidDel="00D12D67">
          <w:fldChar w:fldCharType="separate"/>
        </w:r>
        <w:r w:rsidR="00671BE9" w:rsidDel="00D12D67">
          <w:rPr>
            <w:noProof/>
          </w:rPr>
          <w:delText>1</w:delText>
        </w:r>
        <w:r w:rsidR="00671BE9" w:rsidDel="00D12D67">
          <w:fldChar w:fldCharType="end"/>
        </w:r>
      </w:del>
      <w:r w:rsidR="00671BE9">
        <w:t>. táblázat Az ESP8266 főbb fizikai jellemzői</w:t>
      </w:r>
    </w:p>
    <w:p w14:paraId="79E47D56" w14:textId="6A4B8ABA" w:rsidR="00795873" w:rsidRDefault="00795873" w:rsidP="00795873">
      <w:r>
        <w:t xml:space="preserve">További pozitív tulajdonsága az ára: a pontos típustól függően már </w:t>
      </w:r>
      <w:commentRangeStart w:id="322"/>
      <w:r w:rsidR="00D86C0A">
        <w:t>1.5</w:t>
      </w:r>
      <w:r>
        <w:t>$</w:t>
      </w:r>
      <w:commentRangeEnd w:id="322"/>
      <w:r w:rsidR="00FC3BE8">
        <w:rPr>
          <w:rStyle w:val="Jegyzethivatkozs"/>
        </w:rPr>
        <w:commentReference w:id="322"/>
      </w:r>
      <w:r>
        <w:t xml:space="preserve"> körüli áron hozzájuthatunk, ami azt tekintve, hogy ezt megelőzően egy hasonló igényeket kiszolgálni képes Wifi modul nagyságrendileg 25-40$ körül volt kapható, </w:t>
      </w:r>
      <w:r w:rsidR="00447240">
        <w:t>rendkívül kedvező</w:t>
      </w:r>
      <w:r>
        <w:t>.</w:t>
      </w:r>
      <w:r w:rsidR="00A12877">
        <w:t xml:space="preserve"> </w:t>
      </w:r>
      <w:r w:rsidR="00FD5CA3">
        <w:t>Az 1. táblázatban is</w:t>
      </w:r>
      <w:r w:rsidR="00447240">
        <w:t xml:space="preserve"> felfedezhetjük az ESP8266 egy fontos jellemzőjét</w:t>
      </w:r>
      <w:r w:rsidR="00470FAE">
        <w:t xml:space="preserve">, </w:t>
      </w:r>
      <w:r w:rsidR="00447240">
        <w:t>miszerint</w:t>
      </w:r>
      <w:r w:rsidR="00470FAE">
        <w:t xml:space="preserve"> saját ARM processzorral rendelkezik, ennek </w:t>
      </w:r>
      <w:r>
        <w:t>köszönhetően lehetővé válik a standalone működés</w:t>
      </w:r>
      <w:r w:rsidR="00FC3BE8">
        <w:t xml:space="preserve"> is</w:t>
      </w:r>
      <w:r>
        <w:t xml:space="preserve">. A fenti tulajdonságok (saját számítókapacitás, kivezetések, kis méret, stb.) alkalmassá teszik arra a feladatra, hogy szenzorhálózat csomópontjaiban, egy központi szerverrel kommunikálva elvégezze a szükséges méréseket és a kinyert adatok továbbítását. </w:t>
      </w:r>
    </w:p>
    <w:p w14:paraId="4DA94121" w14:textId="77777777" w:rsidR="00795873" w:rsidRDefault="00795873" w:rsidP="00795873">
      <w:commentRangeStart w:id="323"/>
      <w:r>
        <w:t xml:space="preserve">Megvalósítását tekintve az eddigiek során két modullal </w:t>
      </w:r>
      <w:r w:rsidR="003525F7">
        <w:t>foglalkoztam</w:t>
      </w:r>
      <w:r>
        <w:t>.</w:t>
      </w:r>
      <w:commentRangeEnd w:id="323"/>
      <w:r w:rsidR="00FC3BE8">
        <w:rPr>
          <w:rStyle w:val="Jegyzethivatkozs"/>
        </w:rPr>
        <w:commentReference w:id="323"/>
      </w:r>
      <w:r>
        <w:t xml:space="preserve"> A fenti képen is megtekinthető ESP-01 a gyártó legegyszerűbb és egyben legolcsóbb panele, mely ugyan némileg korlátozza az IC képességeinek kiaknázási lehetőségeit (bizonyos lábak, pl. a GPIO lábak némelyike nincs kivezetve, stb.), de az eszközzel való megismerkedéshez, a fejlesztés megkezdéséhez jó alapot ad.</w:t>
      </w:r>
    </w:p>
    <w:p w14:paraId="55D50E66" w14:textId="5D5385F8" w:rsidR="00447240" w:rsidRDefault="00795873" w:rsidP="00795873">
      <w:r>
        <w:t xml:space="preserve">A másik megismert modul az ESP-12, az </w:t>
      </w:r>
      <w:r w:rsidR="001B34E3">
        <w:t>ESP8266 IC modul változata</w:t>
      </w:r>
      <w:r>
        <w:t>, mely lényegében az IC összes lehetőségéhez hozzáférést biztosít, így ez a változat a fejlesztési folyamatot követően az éles hálózatban is használható. Konzulensem, Györke Péter készített ehhez a modulhoz egy tesztpanelt, melyet a következő</w:t>
      </w:r>
      <w:r w:rsidR="00447240">
        <w:t xml:space="preserve"> fejezetben</w:t>
      </w:r>
      <w:r>
        <w:t xml:space="preserve"> röviden be is mutatok. </w:t>
      </w:r>
    </w:p>
    <w:p w14:paraId="04B746E5" w14:textId="7E1ED397" w:rsidR="00795873" w:rsidRDefault="00447240" w:rsidP="00795873">
      <w:r>
        <w:t xml:space="preserve">Bár kipróbálni sajnos nem volt alkalmam, de úgy gondolom, érdemes szót említeni az Espressif egy másik termékéről, az ESP32-ről is, melyet az ESP8266 nagy testvéreként is szoktak emlegetni. A felhasználási lehetőségek jellegét tekintve az ESP32 hasonló tulajdonságokkal rendelkezik, de nagyon sok téren </w:t>
      </w:r>
      <w:r w:rsidR="008236FB">
        <w:t>előrelépett</w:t>
      </w:r>
      <w:r>
        <w:t xml:space="preserve"> a korábbi IC-hez képest.</w:t>
      </w:r>
      <w:r w:rsidR="008236FB">
        <w:t xml:space="preserve"> Teljesítmény tekintetében messze túlszárnyalja az ESP8266 képességeit: megduplázott, 160Mhz-es órajellel rendelkezik, a felhasználható RAM 520KB-ra nőtt, ami többszörös növekedés, valamint</w:t>
      </w:r>
      <w:ins w:id="324" w:author="Bence" w:date="2017-05-19T11:19:00Z">
        <w:r w:rsidR="007E6350">
          <w:t xml:space="preserve"> például</w:t>
        </w:r>
      </w:ins>
      <w:r w:rsidR="008236FB">
        <w:t xml:space="preserve"> a WiFi mellett már a Bluetooth</w:t>
      </w:r>
      <w:del w:id="325" w:author="Bence" w:date="2017-05-19T11:14:00Z">
        <w:r w:rsidR="008236FB" w:rsidDel="007E6350">
          <w:delText xml:space="preserve"> </w:delText>
        </w:r>
      </w:del>
      <w:r w:rsidR="008236FB">
        <w:rPr>
          <w:rStyle w:val="Lbjegyzet-hivatkozs"/>
        </w:rPr>
        <w:footnoteReference w:id="5"/>
      </w:r>
      <w:ins w:id="326" w:author="Bence" w:date="2017-05-19T11:14:00Z">
        <w:r w:rsidR="007E6350">
          <w:t xml:space="preserve"> </w:t>
        </w:r>
      </w:ins>
      <w:r w:rsidR="008236FB">
        <w:t>vezeték nélküli szabványt is támogatja</w:t>
      </w:r>
      <w:ins w:id="327" w:author="Bence" w:date="2017-05-19T11:14:00Z">
        <w:r w:rsidR="007E6350">
          <w:t>. Sajnos a fejlesztés kezdetén m</w:t>
        </w:r>
      </w:ins>
      <w:ins w:id="328" w:author="Bence" w:date="2017-05-19T11:15:00Z">
        <w:r w:rsidR="007E6350">
          <w:t xml:space="preserve">ég az eszköz nem állt rendelkezésre, és bár a nagyobb teljesítménnyel megnövekedett, 5$ körüli ár is párosult, a tervezés fejezetben láthatjuk majd, hogy lesz a rendszernek olyan pontja, </w:t>
        </w:r>
        <w:r w:rsidR="007E6350">
          <w:lastRenderedPageBreak/>
          <w:t xml:space="preserve">ahol ez ESP eszköz </w:t>
        </w:r>
      </w:ins>
      <w:ins w:id="329" w:author="Bence" w:date="2017-05-19T11:20:00Z">
        <w:r w:rsidR="007E6350">
          <w:t>egy helyi központi egység feladatát végzi el</w:t>
        </w:r>
      </w:ins>
      <w:ins w:id="330" w:author="Bence" w:date="2017-05-19T11:15:00Z">
        <w:r w:rsidR="007E6350">
          <w:t>, a rendszernek ezen a pontján, ha lett volna</w:t>
        </w:r>
      </w:ins>
      <w:ins w:id="331" w:author="Bence" w:date="2017-05-19T11:18:00Z">
        <w:r w:rsidR="007E6350">
          <w:t xml:space="preserve"> rá lehetőség</w:t>
        </w:r>
      </w:ins>
      <w:ins w:id="332" w:author="Bence" w:date="2017-05-19T11:20:00Z">
        <w:r w:rsidR="007E6350">
          <w:t>, mindenképp érdemes lett volna megfontolni az ESP32 használatát.</w:t>
        </w:r>
      </w:ins>
    </w:p>
    <w:p w14:paraId="06277B5D" w14:textId="77777777" w:rsidR="00795873" w:rsidRDefault="00795873" w:rsidP="00795873">
      <w:pPr>
        <w:pStyle w:val="Cmsor2"/>
      </w:pPr>
      <w:bookmarkStart w:id="333" w:name="_Toc483054122"/>
      <w:bookmarkStart w:id="334" w:name="_Ref483131268"/>
      <w:bookmarkStart w:id="335" w:name="_Ref483131275"/>
      <w:r>
        <w:t>ESP-12 tesztpanel</w:t>
      </w:r>
      <w:bookmarkEnd w:id="333"/>
      <w:bookmarkEnd w:id="334"/>
      <w:bookmarkEnd w:id="335"/>
    </w:p>
    <w:p w14:paraId="33B44CCB" w14:textId="77777777" w:rsidR="00795873" w:rsidRDefault="00795873" w:rsidP="00795873">
      <w:r>
        <w:t>A tesztpanel célja, hogy olyan általános célú kiegészítéseket adjon a modul mellé, amely a</w:t>
      </w:r>
      <w:r w:rsidR="00833F04">
        <w:t xml:space="preserve"> fejlesztés és tesztelés során </w:t>
      </w:r>
      <w:r>
        <w:t xml:space="preserve">a legtöbb felmerülhető funkció használatára lehetőséget ad. </w:t>
      </w:r>
    </w:p>
    <w:p w14:paraId="26F2CF74" w14:textId="77777777" w:rsidR="00795873" w:rsidRDefault="00795873" w:rsidP="00795873">
      <w:r>
        <w:t>A fejlesztés során szükséges kommunikációs csatornát az ESP8266 és a fejlesztés platformja között USB</w:t>
      </w:r>
      <w:r w:rsidR="00AD2702">
        <w:t>-UART</w:t>
      </w:r>
      <w:r>
        <w:t xml:space="preserve"> </w:t>
      </w:r>
      <w:r w:rsidR="00AD2702">
        <w:t xml:space="preserve">átalakító </w:t>
      </w:r>
      <w:r>
        <w:t xml:space="preserve">biztosítja, ennél fogva adja magát, hogy a tápfeszültséget is innen nyerjük. Ugyanakkor, míg a szabványos USB 5V-ot </w:t>
      </w:r>
      <w:r w:rsidR="00AD2702">
        <w:t>szolgáltat</w:t>
      </w:r>
      <w:r>
        <w:t xml:space="preserve">, az IC-nek a működéshez 3.3V-ra van szüksége. AZ ESP-01 esetén az USB-UART átalakító végezte a tápfeszültség transzformálását is, a tesztpanelnél már erre nincs szükség erre, mivel az már saját maga elvégzi ezt. </w:t>
      </w:r>
    </w:p>
    <w:p w14:paraId="4C0D6876" w14:textId="77777777" w:rsidR="00E56994" w:rsidRDefault="00FC5E0D" w:rsidP="00E56994">
      <w:pPr>
        <w:keepNext/>
        <w:jc w:val="center"/>
      </w:pPr>
      <w:r>
        <w:rPr>
          <w:noProof/>
        </w:rPr>
        <w:drawing>
          <wp:inline distT="0" distB="0" distL="0" distR="0" wp14:anchorId="4897100A" wp14:editId="664F3802">
            <wp:extent cx="4876800" cy="1600200"/>
            <wp:effectExtent l="19050" t="0" r="0" b="0"/>
            <wp:docPr id="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76800" cy="1600200"/>
                    </a:xfrm>
                    <a:prstGeom prst="rect">
                      <a:avLst/>
                    </a:prstGeom>
                    <a:noFill/>
                    <a:ln w="9525">
                      <a:noFill/>
                      <a:miter lim="800000"/>
                      <a:headEnd/>
                      <a:tailEnd/>
                    </a:ln>
                  </pic:spPr>
                </pic:pic>
              </a:graphicData>
            </a:graphic>
          </wp:inline>
        </w:drawing>
      </w:r>
    </w:p>
    <w:p w14:paraId="396D501C" w14:textId="684E0F23" w:rsidR="00FC5E0D" w:rsidRDefault="00811C16" w:rsidP="00811C16">
      <w:pPr>
        <w:pStyle w:val="Kpalrs"/>
      </w:pPr>
      <w:ins w:id="336" w:author="Bence" w:date="2017-05-21T11:34:00Z">
        <w:r>
          <w:fldChar w:fldCharType="begin"/>
        </w:r>
        <w:r>
          <w:instrText xml:space="preserve"> STYLEREF 1 \s </w:instrText>
        </w:r>
      </w:ins>
      <w:r>
        <w:fldChar w:fldCharType="separate"/>
      </w:r>
      <w:r>
        <w:rPr>
          <w:noProof/>
        </w:rPr>
        <w:t>1</w:t>
      </w:r>
      <w:ins w:id="337" w:author="Bence" w:date="2017-05-21T11:34:00Z">
        <w:r>
          <w:fldChar w:fldCharType="end"/>
        </w:r>
        <w:r>
          <w:t>.</w:t>
        </w:r>
        <w:r>
          <w:fldChar w:fldCharType="begin"/>
        </w:r>
        <w:r>
          <w:instrText xml:space="preserve"> SEQ ábra \* ARABIC \s 1 </w:instrText>
        </w:r>
      </w:ins>
      <w:r>
        <w:fldChar w:fldCharType="separate"/>
      </w:r>
      <w:ins w:id="338" w:author="Bence" w:date="2017-05-21T11:34:00Z">
        <w:r>
          <w:rPr>
            <w:noProof/>
          </w:rPr>
          <w:t>2</w:t>
        </w:r>
        <w:r>
          <w:fldChar w:fldCharType="end"/>
        </w:r>
      </w:ins>
      <w:del w:id="339"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A26E5E" w:rsidDel="00603F1F">
          <w:rPr>
            <w:noProof/>
          </w:rPr>
          <w:delText>1</w:delText>
        </w:r>
        <w:r w:rsidR="00FE5E5D" w:rsidDel="00603F1F">
          <w:fldChar w:fldCharType="end"/>
        </w:r>
      </w:del>
      <w:r w:rsidR="00E56994">
        <w:t>. ábra Tesztpanel</w:t>
      </w:r>
    </w:p>
    <w:p w14:paraId="31A70276" w14:textId="0E953444" w:rsidR="00795873" w:rsidRDefault="00795873" w:rsidP="00CD31BF">
      <w:r>
        <w:t xml:space="preserve">Kivezetések tekintetében így értelemszerűen a táp, föld, illetve a kommunikációhoz szükséges </w:t>
      </w:r>
      <w:r w:rsidR="00AD2702">
        <w:t>UART</w:t>
      </w:r>
      <w:r w:rsidR="00F145E0">
        <w:rPr>
          <w:rStyle w:val="Lbjegyzet-hivatkozs"/>
        </w:rPr>
        <w:footnoteReference w:id="6"/>
      </w:r>
      <w:r w:rsidR="00AD2702">
        <w:t xml:space="preserve"> (</w:t>
      </w:r>
      <w:r>
        <w:t>RXD és TXD</w:t>
      </w:r>
      <w:r w:rsidR="00AD2702">
        <w:t>)</w:t>
      </w:r>
      <w:r>
        <w:t xml:space="preserve"> lábakhoz tudunk csatlakozni, valamint a GPIO0 lábhoz, </w:t>
      </w:r>
      <w:r w:rsidR="00F145E0">
        <w:t>valamint a GPIO0 lábhoz, melynek állapota induláskor meghatározza, hogy a modul normál vagy boot üzemmódban induljon el</w:t>
      </w:r>
      <w:r>
        <w:t>.</w:t>
      </w:r>
      <w:r w:rsidR="00F145E0">
        <w:t xml:space="preserve"> </w:t>
      </w:r>
      <w:r>
        <w:t>A panelen a megfelelő interfészek teszteléséhez egy I2C</w:t>
      </w:r>
      <w:r w:rsidR="00F145E0">
        <w:rPr>
          <w:rStyle w:val="Lbjegyzet-hivatkozs"/>
        </w:rPr>
        <w:footnoteReference w:id="7"/>
      </w:r>
      <w:r w:rsidR="00F145E0">
        <w:t xml:space="preserve"> </w:t>
      </w:r>
      <w:r>
        <w:t xml:space="preserve">hőmérsékletmérő és egy analóg fényerősségmérő szenzor is el lett helyezve. Helyet kapott ezen kívül még néhány további kiegészítés is, mint például nyomógombok, egy </w:t>
      </w:r>
      <w:commentRangeStart w:id="340"/>
      <w:r>
        <w:t xml:space="preserve">bistabil </w:t>
      </w:r>
      <w:commentRangeEnd w:id="340"/>
      <w:r w:rsidR="003D43C1">
        <w:rPr>
          <w:rStyle w:val="Jegyzethivatkozs"/>
        </w:rPr>
        <w:commentReference w:id="340"/>
      </w:r>
      <w:r>
        <w:t>relé</w:t>
      </w:r>
      <w:r w:rsidR="008236FB">
        <w:rPr>
          <w:rStyle w:val="Lbjegyzet-hivatkozs"/>
        </w:rPr>
        <w:footnoteReference w:id="8"/>
      </w:r>
      <w:r w:rsidR="00F145E0">
        <w:t xml:space="preserve"> </w:t>
      </w:r>
      <w:r>
        <w:t>és néhány LED</w:t>
      </w:r>
      <w:r w:rsidR="00F145E0">
        <w:rPr>
          <w:rStyle w:val="Lbjegyzet-hivatkozs"/>
        </w:rPr>
        <w:footnoteReference w:id="9"/>
      </w:r>
      <w:r>
        <w:t xml:space="preserve"> is. </w:t>
      </w:r>
    </w:p>
    <w:p w14:paraId="6F163CDC" w14:textId="77777777" w:rsidR="005A1823" w:rsidRDefault="00E7730D" w:rsidP="00E7730D">
      <w:pPr>
        <w:pStyle w:val="Cmsor1"/>
      </w:pPr>
      <w:bookmarkStart w:id="341" w:name="_Toc483054123"/>
      <w:r>
        <w:lastRenderedPageBreak/>
        <w:t>Irodalomkutatás</w:t>
      </w:r>
      <w:bookmarkEnd w:id="341"/>
    </w:p>
    <w:p w14:paraId="4329B583" w14:textId="6F0083DC" w:rsidR="00CB6F2F" w:rsidRPr="00CB6F2F" w:rsidRDefault="00EC55B3" w:rsidP="00CB6F2F">
      <w:r>
        <w:t xml:space="preserve">A fejezet első felében </w:t>
      </w:r>
      <w:r w:rsidR="00F14210">
        <w:t xml:space="preserve">bemutatok néhány piaci és nyílt forráskódú megvalósítást az otthonautomatizálási rendszerek témakörében. Ezt követően röviden ismertetem a saját rendszerem elkészítésénél használt </w:t>
      </w:r>
      <w:r w:rsidR="00262B36">
        <w:t>technológiákat és külső könyvtárakat.</w:t>
      </w:r>
    </w:p>
    <w:p w14:paraId="32254A84" w14:textId="77777777" w:rsidR="00C3350C" w:rsidRDefault="00C3350C" w:rsidP="00C3350C">
      <w:pPr>
        <w:pStyle w:val="Cmsor2"/>
      </w:pPr>
      <w:bookmarkStart w:id="342" w:name="_Toc483054124"/>
      <w:r>
        <w:t>Otthonautomatizálási rendszerek</w:t>
      </w:r>
      <w:bookmarkEnd w:id="342"/>
    </w:p>
    <w:p w14:paraId="5BA88151" w14:textId="4A612B90" w:rsidR="00C3350C" w:rsidRDefault="002E09DD" w:rsidP="00C3350C">
      <w:r>
        <w:t>Otthonautomatizálási rendszer</w:t>
      </w:r>
      <w:r w:rsidR="00C3350C">
        <w:t xml:space="preserve">ek tekintetében a piacon mára számos </w:t>
      </w:r>
      <w:r>
        <w:t>üzleti megoldás jelent meg</w:t>
      </w:r>
      <w:r w:rsidR="00C3350C">
        <w:t xml:space="preserve">. Ezen rendszerek </w:t>
      </w:r>
      <w:r w:rsidR="0034611A">
        <w:t xml:space="preserve">nagy </w:t>
      </w:r>
      <w:r w:rsidR="00C97284">
        <w:t>része</w:t>
      </w:r>
      <w:r>
        <w:t xml:space="preserve"> csak a gyártó saját eszközeivel működik együtt, de láthatjuk majd, hogy ez alól akadnak kivételek.</w:t>
      </w:r>
      <w:r w:rsidR="003E4C74">
        <w:t xml:space="preserve"> Léteznek moduláris megoldások is, ezek nemcsak hogy már meglévő házba telepíthetőek, hanem a rendszerbe bármikor könnyen becsatlakoztathatunk egy új eszközt is.</w:t>
      </w:r>
      <w:r>
        <w:t xml:space="preserve"> A</w:t>
      </w:r>
      <w:r w:rsidR="008D7D01">
        <w:t>z</w:t>
      </w:r>
      <w:r>
        <w:t xml:space="preserve"> </w:t>
      </w:r>
      <w:r w:rsidR="008D7D01">
        <w:t>al</w:t>
      </w:r>
      <w:r>
        <w:t>fej</w:t>
      </w:r>
      <w:r w:rsidR="00D5281D">
        <w:t xml:space="preserve">ezetben áttekintünk </w:t>
      </w:r>
      <w:r w:rsidR="002B6469">
        <w:t>két</w:t>
      </w:r>
      <w:r w:rsidR="00D5281D">
        <w:t xml:space="preserve"> </w:t>
      </w:r>
      <w:commentRangeStart w:id="343"/>
      <w:r w:rsidR="00E02B25">
        <w:t>nyílt forráskódú</w:t>
      </w:r>
      <w:r>
        <w:t xml:space="preserve"> </w:t>
      </w:r>
      <w:commentRangeEnd w:id="343"/>
      <w:r w:rsidR="0034611A">
        <w:rPr>
          <w:rStyle w:val="Jegyzethivatkozs"/>
        </w:rPr>
        <w:commentReference w:id="343"/>
      </w:r>
      <w:r>
        <w:t xml:space="preserve">megoldást is, a rendszerek tekintetében az alapvető működésükre, </w:t>
      </w:r>
      <w:r w:rsidR="00CB4F68">
        <w:t>funkcionalitására</w:t>
      </w:r>
      <w:r>
        <w:t xml:space="preserve"> és az alkalmazott technológiákra koncentrálva. </w:t>
      </w:r>
    </w:p>
    <w:p w14:paraId="4AD23FDE" w14:textId="77777777" w:rsidR="003A4433" w:rsidRDefault="003A4433" w:rsidP="003A4433">
      <w:pPr>
        <w:pStyle w:val="Cmsor3"/>
      </w:pPr>
      <w:bookmarkStart w:id="344" w:name="_Toc483054125"/>
      <w:r>
        <w:t>IContrall</w:t>
      </w:r>
      <w:bookmarkEnd w:id="344"/>
    </w:p>
    <w:p w14:paraId="7EE90FDF" w14:textId="20B3FD83" w:rsidR="003A4433" w:rsidRDefault="003A4433" w:rsidP="003A4433">
      <w:r>
        <w:t>A magyar érdekeltségű IContrall az otthon teljes automatizálását egy az egyben a saját eszközeivel kívánja megoldani. A gyártó a legtöbb háztartási eszköz számára - mint például a riasztó vagy az árnyékoló - speciális vezérlőket kínál, de ezen felül vannak univerzális vezérlő moduljaik is. Az, hogy az IContrall külső eszközöket nem enged be a rendszerébe, az egyértelmű hátrány mellett előnyökkel is szolgál: a kommunikáció</w:t>
      </w:r>
      <w:r w:rsidR="001B34E3">
        <w:t xml:space="preserve">s csatorna </w:t>
      </w:r>
      <w:commentRangeStart w:id="345"/>
      <w:r>
        <w:t xml:space="preserve">titkos </w:t>
      </w:r>
      <w:commentRangeEnd w:id="345"/>
      <w:r w:rsidR="0034611A">
        <w:rPr>
          <w:rStyle w:val="Jegyzethivatkozs"/>
        </w:rPr>
        <w:commentReference w:id="345"/>
      </w:r>
      <w:r>
        <w:t xml:space="preserve">volta miatt a rendszer kevésbé sebezhető külső támadásokkal szemben. A modulok telepíthetőek már meglévő lakásba is: a kommunikáció a vezeték nélküli hálózaton keresztül történik, ez lehetővé teszi az </w:t>
      </w:r>
      <w:commentRangeStart w:id="346"/>
      <w:r>
        <w:t xml:space="preserve">új eszközök </w:t>
      </w:r>
      <w:commentRangeEnd w:id="346"/>
      <w:r w:rsidR="0034611A">
        <w:rPr>
          <w:rStyle w:val="Jegyzethivatkozs"/>
        </w:rPr>
        <w:commentReference w:id="346"/>
      </w:r>
      <w:r>
        <w:t xml:space="preserve">gyors </w:t>
      </w:r>
      <w:r w:rsidR="001B34E3">
        <w:t xml:space="preserve">csatlakoztatását a már meglévő rendszerhez </w:t>
      </w:r>
      <w:r>
        <w:t xml:space="preserve">.  </w:t>
      </w:r>
    </w:p>
    <w:p w14:paraId="4E12D140" w14:textId="77777777" w:rsidR="003A4433" w:rsidRDefault="003A4433" w:rsidP="003A4433">
      <w:r>
        <w:t xml:space="preserve">A felhasználói vezérlésre okostelefonos és táblagépes felület szolgál, a gyártó ígérete szerint ez könnyen kezelhető, logikus szerkezetű, így az új felhasználók is hamar beletanulhatnak a rendszer üzemeltetésébe. </w:t>
      </w:r>
    </w:p>
    <w:p w14:paraId="42F26C2D" w14:textId="77777777" w:rsidR="003A4433" w:rsidRDefault="003A4433" w:rsidP="003A4433">
      <w:pPr>
        <w:keepNext/>
        <w:jc w:val="center"/>
      </w:pPr>
      <w:r>
        <w:rPr>
          <w:noProof/>
        </w:rPr>
        <w:lastRenderedPageBreak/>
        <w:drawing>
          <wp:inline distT="0" distB="0" distL="0" distR="0" wp14:anchorId="08247F8B" wp14:editId="7B3DB0AA">
            <wp:extent cx="3695700" cy="2594418"/>
            <wp:effectExtent l="19050" t="0" r="0" b="0"/>
            <wp:docPr id="15" name="Kép 15" descr="Képtalálat a következ&amp;odblac;re: „icont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éptalálat a következ&amp;odblac;re: „icontr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432" cy="2599846"/>
                    </a:xfrm>
                    <a:prstGeom prst="rect">
                      <a:avLst/>
                    </a:prstGeom>
                    <a:noFill/>
                    <a:ln>
                      <a:noFill/>
                    </a:ln>
                  </pic:spPr>
                </pic:pic>
              </a:graphicData>
            </a:graphic>
          </wp:inline>
        </w:drawing>
      </w:r>
    </w:p>
    <w:p w14:paraId="692CD1B6" w14:textId="184B4BCE" w:rsidR="003A4433" w:rsidRDefault="00811C16" w:rsidP="00811C16">
      <w:pPr>
        <w:pStyle w:val="Kpalrs"/>
      </w:pPr>
      <w:ins w:id="347" w:author="Bence" w:date="2017-05-21T11:34:00Z">
        <w:r>
          <w:fldChar w:fldCharType="begin"/>
        </w:r>
        <w:r>
          <w:instrText xml:space="preserve"> STYLEREF 1 \s </w:instrText>
        </w:r>
      </w:ins>
      <w:r>
        <w:fldChar w:fldCharType="separate"/>
      </w:r>
      <w:r>
        <w:rPr>
          <w:noProof/>
        </w:rPr>
        <w:t>2</w:t>
      </w:r>
      <w:ins w:id="348" w:author="Bence" w:date="2017-05-21T11:34:00Z">
        <w:r>
          <w:fldChar w:fldCharType="end"/>
        </w:r>
        <w:r>
          <w:t>.</w:t>
        </w:r>
        <w:r>
          <w:fldChar w:fldCharType="begin"/>
        </w:r>
        <w:r>
          <w:instrText xml:space="preserve"> SEQ ábra \* ARABIC \s 1 </w:instrText>
        </w:r>
      </w:ins>
      <w:r>
        <w:fldChar w:fldCharType="separate"/>
      </w:r>
      <w:ins w:id="349" w:author="Bence" w:date="2017-05-21T11:34:00Z">
        <w:r>
          <w:rPr>
            <w:noProof/>
          </w:rPr>
          <w:t>1</w:t>
        </w:r>
        <w:r>
          <w:fldChar w:fldCharType="end"/>
        </w:r>
      </w:ins>
      <w:del w:id="350"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A26E5E" w:rsidDel="00603F1F">
          <w:rPr>
            <w:noProof/>
          </w:rPr>
          <w:delText>2</w:delText>
        </w:r>
        <w:r w:rsidR="00FE5E5D" w:rsidDel="00603F1F">
          <w:fldChar w:fldCharType="end"/>
        </w:r>
      </w:del>
      <w:r w:rsidR="003A4433">
        <w:t>. ábra Az IContrall felhasználói interface tableten</w:t>
      </w:r>
    </w:p>
    <w:p w14:paraId="3654B023" w14:textId="3DDAAB65" w:rsidR="0044747A" w:rsidRDefault="0044747A" w:rsidP="0044747A">
      <w:pPr>
        <w:pStyle w:val="Cmsor3"/>
      </w:pPr>
      <w:bookmarkStart w:id="351" w:name="_Toc483054126"/>
      <w:r>
        <w:t>SmartThings</w:t>
      </w:r>
      <w:bookmarkEnd w:id="351"/>
    </w:p>
    <w:p w14:paraId="0929D777" w14:textId="3DA3DC71" w:rsidR="0044747A" w:rsidRDefault="0044747A" w:rsidP="005B45E2">
      <w:r>
        <w:t xml:space="preserve">A Samsung által 2014-ben felvásárolt SmartThing vállalat üzleti stratégiája egy nyílt rendszerre alapoz, melyhez bármely gyártó készíthet kompatibilis eszközöket. A már meglévő, népszerű okoseszközök zömével boldoguló rendszer alapja a Samsung SmartThings HUB, mely otthonunk vezeték nélküli hálózatára csatlakozva </w:t>
      </w:r>
      <w:r w:rsidR="00E7335A">
        <w:t>rögtön az</w:t>
      </w:r>
      <w:r>
        <w:t xml:space="preserve"> okosotthon középpontjává válhat. </w:t>
      </w:r>
    </w:p>
    <w:p w14:paraId="49E15FDA" w14:textId="28B21D5C" w:rsidR="0044747A" w:rsidRDefault="0044747A" w:rsidP="005B45E2">
      <w:r>
        <w:t>A rendszer irányítására</w:t>
      </w:r>
      <w:r w:rsidR="00A26E5E">
        <w:t xml:space="preserve"> elsődlegesen</w:t>
      </w:r>
      <w:r>
        <w:t xml:space="preserve"> a min</w:t>
      </w:r>
      <w:r w:rsidR="00E7335A">
        <w:t>dhárom okostelefonos operációs rendszerre ingyenesen elérhető SmartThings Mobile alkalmazás szolgál</w:t>
      </w:r>
      <w:r w:rsidR="00A26E5E">
        <w:t>, ezen felül több más eszköz is létezik</w:t>
      </w:r>
      <w:r w:rsidR="00E7335A">
        <w:t>. Amiben pedig kitűnik a rendszer, az a vezérlési szabályok megalkotása: véleményem szerint a vizsgált, és a dolgozatban nem részletezett, de a kutatás során általam megismert rendszerek közül a SmartThingsnek van a legjobban kitalált és felhasználói szempontból legkönnyebben kezelhető szabályalkotási</w:t>
      </w:r>
      <w:r w:rsidR="00A26E5E">
        <w:t xml:space="preserve"> alapelve</w:t>
      </w:r>
      <w:r w:rsidR="00E7335A">
        <w:t>. Ehhez egyszerűen annyit tesz, hogy az egész szabályalkotás sokkal kevésbé absztrakt</w:t>
      </w:r>
      <w:r w:rsidR="00A26E5E">
        <w:t>t</w:t>
      </w:r>
      <w:r w:rsidR="00E7335A">
        <w:t xml:space="preserve">á teszi: az automatizálási szabályok alapján rengeteg mindennapi esemény történésként előre van definiálva, </w:t>
      </w:r>
      <w:r w:rsidR="00A26E5E">
        <w:t xml:space="preserve">így a felhasználónak elég ezek alapján megfogalmaznia a szabályokat, szinte úgy, mint ha egy mondatot akarnának elmondani arról, pontosan mit szeretnének.  Példának okáért a SmartRules, sajnos csak iOS-re elérhető appon </w:t>
      </w:r>
      <w:r w:rsidR="00B23A84">
        <w:t>definiált szabályt nézhetjük meg a 3. ábrán, ami jól olvasható, és nagyon egyszerűen leír egy viszonylag komplex beavatkozást.</w:t>
      </w:r>
    </w:p>
    <w:p w14:paraId="739132A1" w14:textId="77777777" w:rsidR="00A26E5E" w:rsidRDefault="00A26E5E" w:rsidP="005B45E2">
      <w:pPr>
        <w:keepNext/>
        <w:jc w:val="center"/>
      </w:pPr>
      <w:r>
        <w:rPr>
          <w:noProof/>
        </w:rPr>
        <w:lastRenderedPageBreak/>
        <w:drawing>
          <wp:inline distT="0" distB="0" distL="0" distR="0" wp14:anchorId="7DA6197C" wp14:editId="700593F4">
            <wp:extent cx="2058213" cy="3984171"/>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8213" cy="3984171"/>
                    </a:xfrm>
                    <a:prstGeom prst="rect">
                      <a:avLst/>
                    </a:prstGeom>
                  </pic:spPr>
                </pic:pic>
              </a:graphicData>
            </a:graphic>
          </wp:inline>
        </w:drawing>
      </w:r>
    </w:p>
    <w:p w14:paraId="6C55BEB6" w14:textId="794A44AD" w:rsidR="00A26E5E" w:rsidRPr="0044747A" w:rsidRDefault="00811C16" w:rsidP="00811C16">
      <w:pPr>
        <w:pStyle w:val="Kpalrs"/>
        <w:rPr>
          <w:lang w:eastAsia="hu-HU"/>
        </w:rPr>
      </w:pPr>
      <w:ins w:id="352" w:author="Bence" w:date="2017-05-21T11:34:00Z">
        <w:r>
          <w:fldChar w:fldCharType="begin"/>
        </w:r>
        <w:r>
          <w:instrText xml:space="preserve"> STYLEREF 1 \s </w:instrText>
        </w:r>
      </w:ins>
      <w:r>
        <w:fldChar w:fldCharType="separate"/>
      </w:r>
      <w:r>
        <w:rPr>
          <w:noProof/>
        </w:rPr>
        <w:t>2</w:t>
      </w:r>
      <w:ins w:id="353" w:author="Bence" w:date="2017-05-21T11:34:00Z">
        <w:r>
          <w:fldChar w:fldCharType="end"/>
        </w:r>
        <w:r>
          <w:t>.</w:t>
        </w:r>
        <w:r>
          <w:fldChar w:fldCharType="begin"/>
        </w:r>
        <w:r>
          <w:instrText xml:space="preserve"> SEQ ábra \* ARABIC \s 1 </w:instrText>
        </w:r>
      </w:ins>
      <w:r>
        <w:fldChar w:fldCharType="separate"/>
      </w:r>
      <w:ins w:id="354" w:author="Bence" w:date="2017-05-21T11:34:00Z">
        <w:r>
          <w:rPr>
            <w:noProof/>
          </w:rPr>
          <w:t>2</w:t>
        </w:r>
        <w:r>
          <w:fldChar w:fldCharType="end"/>
        </w:r>
      </w:ins>
      <w:del w:id="355" w:author="Bence" w:date="2017-05-20T14:22:00Z">
        <w:r w:rsidR="00A26E5E" w:rsidDel="00603F1F">
          <w:fldChar w:fldCharType="begin"/>
        </w:r>
        <w:r w:rsidR="00A26E5E" w:rsidDel="00603F1F">
          <w:delInstrText xml:space="preserve"> SEQ ábra \* ARABIC </w:delInstrText>
        </w:r>
        <w:r w:rsidR="00A26E5E" w:rsidDel="00603F1F">
          <w:fldChar w:fldCharType="separate"/>
        </w:r>
        <w:r w:rsidR="00A26E5E" w:rsidDel="00603F1F">
          <w:rPr>
            <w:noProof/>
          </w:rPr>
          <w:delText>3</w:delText>
        </w:r>
        <w:r w:rsidR="00A26E5E" w:rsidDel="00603F1F">
          <w:fldChar w:fldCharType="end"/>
        </w:r>
      </w:del>
      <w:r w:rsidR="00A26E5E">
        <w:t>. ábra SmartRules szabályalkotás</w:t>
      </w:r>
    </w:p>
    <w:p w14:paraId="642C08F0" w14:textId="01DCD6DD" w:rsidR="00F145E0" w:rsidRPr="007E51E8" w:rsidRDefault="00F145E0" w:rsidP="00F145E0">
      <w:pPr>
        <w:pStyle w:val="Cmsor3"/>
        <w:rPr>
          <w:lang w:eastAsia="en-US"/>
        </w:rPr>
      </w:pPr>
      <w:bookmarkStart w:id="356" w:name="_Toc483054127"/>
      <w:r>
        <w:rPr>
          <w:lang w:eastAsia="en-US"/>
        </w:rPr>
        <w:t>OpenHAB</w:t>
      </w:r>
      <w:bookmarkEnd w:id="356"/>
    </w:p>
    <w:p w14:paraId="085FD80D" w14:textId="77777777" w:rsidR="00F145E0" w:rsidRDefault="00F145E0" w:rsidP="00F145E0">
      <w:r>
        <w:t>Az OpenHAB (</w:t>
      </w:r>
      <w:r w:rsidRPr="007E51E8">
        <w:rPr>
          <w:bCs/>
        </w:rPr>
        <w:t>Open H</w:t>
      </w:r>
      <w:r w:rsidRPr="007E51E8">
        <w:t xml:space="preserve">ome </w:t>
      </w:r>
      <w:r w:rsidRPr="007E51E8">
        <w:rPr>
          <w:bCs/>
        </w:rPr>
        <w:t>A</w:t>
      </w:r>
      <w:r w:rsidRPr="007E51E8">
        <w:t xml:space="preserve">utomation </w:t>
      </w:r>
      <w:r w:rsidRPr="007E51E8">
        <w:rPr>
          <w:bCs/>
        </w:rPr>
        <w:t>B</w:t>
      </w:r>
      <w:r w:rsidRPr="007E51E8">
        <w:t>us</w:t>
      </w:r>
      <w:r>
        <w:t xml:space="preserve">) jelenleg a legnépszerűbb nyílt forráskódú megoldás az otthonautomatizálás témakörében, a 2017 januárjában megjelent OpenHAB 2 több mint 130 gyártó eszközéhez vagy technológiához biztosít integrálhatóságot. A Java nyelven írt főrendszerhez – ami az OpenHAB Runtime nevet viseli - számos kliensen keresztül lehet kapcsolódni. A konfigurálásra elsősorban az Eclipse SmartHome Designert ajánlja a fejlesztő – ez az Eclipse IDE egy speciális, OpenHAB-hoz készült verziója - , melynek különlegessége leginkább abban rejlik, hogy olyan fejlesztőkörnyezetektől elvárt támogatásokat nyújt a szabályleíró nyelvhez, mint a kódszinezés vagy a kód szintaktikai ellenőrzése. </w:t>
      </w:r>
    </w:p>
    <w:p w14:paraId="5FF01DAC" w14:textId="77777777" w:rsidR="00F145E0" w:rsidRDefault="00F145E0" w:rsidP="00F145E0">
      <w:r>
        <w:t>A szabályleíró nyelv az Xtend</w:t>
      </w:r>
      <w:r>
        <w:rPr>
          <w:rStyle w:val="Lbjegyzet-hivatkozs"/>
        </w:rPr>
        <w:footnoteReference w:id="10"/>
      </w:r>
      <w:r>
        <w:t xml:space="preserve"> szintaxisát követi, egy szabály az alábbi formában írható le:</w:t>
      </w:r>
    </w:p>
    <w:p w14:paraId="19AF3D1B" w14:textId="77777777" w:rsidR="00F145E0" w:rsidRDefault="00F145E0" w:rsidP="00F145E0">
      <w:pPr>
        <w:pStyle w:val="Kd"/>
        <w:rPr>
          <w:rStyle w:val="HTML-kd"/>
        </w:rPr>
      </w:pPr>
      <w:r>
        <w:rPr>
          <w:rStyle w:val="n"/>
        </w:rPr>
        <w:t>rule</w:t>
      </w:r>
      <w:r>
        <w:rPr>
          <w:rStyle w:val="HTML-kd"/>
        </w:rPr>
        <w:t xml:space="preserve"> </w:t>
      </w:r>
      <w:r>
        <w:rPr>
          <w:rStyle w:val="s"/>
        </w:rPr>
        <w:t>"rule name"</w:t>
      </w:r>
    </w:p>
    <w:p w14:paraId="72C804AE" w14:textId="77777777" w:rsidR="00F145E0" w:rsidRDefault="00F145E0" w:rsidP="00F145E0">
      <w:pPr>
        <w:pStyle w:val="Kd"/>
        <w:rPr>
          <w:rStyle w:val="HTML-kd"/>
        </w:rPr>
      </w:pPr>
      <w:r>
        <w:rPr>
          <w:rStyle w:val="n"/>
        </w:rPr>
        <w:t>when</w:t>
      </w:r>
    </w:p>
    <w:p w14:paraId="7E68792C" w14:textId="77777777" w:rsidR="00F145E0" w:rsidRDefault="00F145E0" w:rsidP="00F145E0">
      <w:pPr>
        <w:pStyle w:val="Kd"/>
        <w:rPr>
          <w:rStyle w:val="HTML-kd"/>
        </w:rPr>
      </w:pPr>
      <w:r>
        <w:rPr>
          <w:rStyle w:val="HTML-kd"/>
        </w:rPr>
        <w:t xml:space="preserve">    </w:t>
      </w:r>
      <w:r>
        <w:rPr>
          <w:rStyle w:val="hljs-tag"/>
        </w:rPr>
        <w:t>&lt;</w:t>
      </w:r>
      <w:r>
        <w:rPr>
          <w:rStyle w:val="hljs-title"/>
        </w:rPr>
        <w:t>TRIGGER</w:t>
      </w:r>
      <w:r>
        <w:rPr>
          <w:rStyle w:val="hljs-tag"/>
        </w:rPr>
        <w:t xml:space="preserve"> </w:t>
      </w:r>
      <w:r>
        <w:rPr>
          <w:rStyle w:val="hljs-attribute"/>
        </w:rPr>
        <w:t>CONDITION1</w:t>
      </w:r>
      <w:r>
        <w:rPr>
          <w:rStyle w:val="hljs-tag"/>
        </w:rPr>
        <w:t>&gt;</w:t>
      </w:r>
      <w:r>
        <w:rPr>
          <w:rStyle w:val="HTML-kd"/>
        </w:rPr>
        <w:t xml:space="preserve"> </w:t>
      </w:r>
      <w:r>
        <w:rPr>
          <w:rStyle w:val="n"/>
        </w:rPr>
        <w:t>or</w:t>
      </w:r>
    </w:p>
    <w:p w14:paraId="08FD97D5" w14:textId="77777777" w:rsidR="00F145E0" w:rsidRDefault="00F145E0" w:rsidP="00F145E0">
      <w:pPr>
        <w:pStyle w:val="Kd"/>
        <w:rPr>
          <w:rStyle w:val="HTML-kd"/>
        </w:rPr>
      </w:pPr>
      <w:r>
        <w:rPr>
          <w:rStyle w:val="HTML-kd"/>
        </w:rPr>
        <w:t xml:space="preserve">    </w:t>
      </w:r>
      <w:r>
        <w:rPr>
          <w:rStyle w:val="hljs-tag"/>
        </w:rPr>
        <w:t>&lt;</w:t>
      </w:r>
      <w:r>
        <w:rPr>
          <w:rStyle w:val="hljs-title"/>
        </w:rPr>
        <w:t>TRIGGER_CONDITION2</w:t>
      </w:r>
      <w:r>
        <w:rPr>
          <w:rStyle w:val="hljs-tag"/>
        </w:rPr>
        <w:t>&gt;</w:t>
      </w:r>
    </w:p>
    <w:p w14:paraId="03B669D3" w14:textId="77777777" w:rsidR="00F145E0" w:rsidRDefault="00F145E0" w:rsidP="00F145E0">
      <w:pPr>
        <w:pStyle w:val="Kd"/>
        <w:rPr>
          <w:rStyle w:val="HTML-kd"/>
        </w:rPr>
      </w:pPr>
      <w:r>
        <w:rPr>
          <w:rStyle w:val="HTML-kd"/>
        </w:rPr>
        <w:t xml:space="preserve">    </w:t>
      </w:r>
      <w:r>
        <w:rPr>
          <w:rStyle w:val="o"/>
        </w:rPr>
        <w:t>...</w:t>
      </w:r>
    </w:p>
    <w:p w14:paraId="080673E9" w14:textId="77777777" w:rsidR="00F145E0" w:rsidRDefault="00F145E0" w:rsidP="00F145E0">
      <w:pPr>
        <w:pStyle w:val="Kd"/>
        <w:rPr>
          <w:rStyle w:val="HTML-kd"/>
        </w:rPr>
      </w:pPr>
      <w:r>
        <w:rPr>
          <w:rStyle w:val="n"/>
        </w:rPr>
        <w:t>then</w:t>
      </w:r>
    </w:p>
    <w:p w14:paraId="7A996438" w14:textId="77777777" w:rsidR="00F145E0" w:rsidRDefault="00F145E0" w:rsidP="00F145E0">
      <w:pPr>
        <w:pStyle w:val="Kd"/>
        <w:rPr>
          <w:rStyle w:val="HTML-kd"/>
        </w:rPr>
      </w:pPr>
      <w:r>
        <w:rPr>
          <w:rStyle w:val="HTML-kd"/>
        </w:rPr>
        <w:lastRenderedPageBreak/>
        <w:t xml:space="preserve">    </w:t>
      </w:r>
      <w:r>
        <w:rPr>
          <w:rStyle w:val="hljs-tag"/>
        </w:rPr>
        <w:t>&lt;</w:t>
      </w:r>
      <w:r>
        <w:rPr>
          <w:rStyle w:val="hljs-title"/>
        </w:rPr>
        <w:t>SCRIPT_BLOCK</w:t>
      </w:r>
      <w:r>
        <w:rPr>
          <w:rStyle w:val="hljs-tag"/>
        </w:rPr>
        <w:t>&gt;</w:t>
      </w:r>
    </w:p>
    <w:p w14:paraId="69A6A97C" w14:textId="77777777" w:rsidR="00F145E0" w:rsidRDefault="00F145E0" w:rsidP="00F145E0">
      <w:pPr>
        <w:pStyle w:val="Kd"/>
        <w:rPr>
          <w:rStyle w:val="n"/>
        </w:rPr>
      </w:pPr>
      <w:r>
        <w:rPr>
          <w:rStyle w:val="n"/>
        </w:rPr>
        <w:t>end</w:t>
      </w:r>
    </w:p>
    <w:p w14:paraId="39C0DEAD" w14:textId="77777777" w:rsidR="00F145E0" w:rsidRDefault="00F145E0" w:rsidP="00F145E0">
      <w:pPr>
        <w:pStyle w:val="Kd"/>
        <w:rPr>
          <w:rStyle w:val="n"/>
        </w:rPr>
      </w:pPr>
    </w:p>
    <w:p w14:paraId="7D832C87" w14:textId="3592F8C7" w:rsidR="002123C5" w:rsidRPr="00F145E0" w:rsidRDefault="00F145E0" w:rsidP="005B45E2">
      <w:r>
        <w:t>A számos addon a felhasználók igényeit és kényelmét szolgálja, a szabályleírásnál maradva például a 4. ábrán megtekinthető egy grafikus szabálytervező, ahol a szerkesztett szabályok szintén a fenti struktúrának és szintaxisnak megfelelő formába fordítódnak le, de a drag and drop jellegű folyamat mégis könnyebbséget okozhat a programozói tudással csak alap szinten rendelkezők számára.</w:t>
      </w:r>
    </w:p>
    <w:p w14:paraId="5B1BE8A2" w14:textId="4DE57BE5" w:rsidR="001176F3" w:rsidRDefault="001176F3" w:rsidP="005B45E2">
      <w:pPr>
        <w:keepNext/>
        <w:jc w:val="center"/>
      </w:pPr>
      <w:r>
        <w:rPr>
          <w:noProof/>
        </w:rPr>
        <w:drawing>
          <wp:inline distT="0" distB="0" distL="0" distR="0" wp14:anchorId="04C0EF57" wp14:editId="0D647B6D">
            <wp:extent cx="4469130" cy="3311772"/>
            <wp:effectExtent l="0" t="0" r="7620" b="3175"/>
            <wp:docPr id="24" name="Kép 24" descr="Rule Design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le Designer Simple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4490" cy="3315744"/>
                    </a:xfrm>
                    <a:prstGeom prst="rect">
                      <a:avLst/>
                    </a:prstGeom>
                    <a:noFill/>
                    <a:ln>
                      <a:noFill/>
                    </a:ln>
                  </pic:spPr>
                </pic:pic>
              </a:graphicData>
            </a:graphic>
          </wp:inline>
        </w:drawing>
      </w:r>
    </w:p>
    <w:p w14:paraId="40441A40" w14:textId="1464F807" w:rsidR="001176F3" w:rsidRDefault="00811C16" w:rsidP="00811C16">
      <w:pPr>
        <w:pStyle w:val="Kpalrs"/>
      </w:pPr>
      <w:ins w:id="357" w:author="Bence" w:date="2017-05-21T11:34:00Z">
        <w:r>
          <w:fldChar w:fldCharType="begin"/>
        </w:r>
        <w:r>
          <w:instrText xml:space="preserve"> STYLEREF 1 \s </w:instrText>
        </w:r>
      </w:ins>
      <w:r>
        <w:fldChar w:fldCharType="separate"/>
      </w:r>
      <w:r>
        <w:rPr>
          <w:noProof/>
        </w:rPr>
        <w:t>2</w:t>
      </w:r>
      <w:ins w:id="358" w:author="Bence" w:date="2017-05-21T11:34:00Z">
        <w:r>
          <w:fldChar w:fldCharType="end"/>
        </w:r>
        <w:r>
          <w:t>.</w:t>
        </w:r>
        <w:r>
          <w:fldChar w:fldCharType="begin"/>
        </w:r>
        <w:r>
          <w:instrText xml:space="preserve"> SEQ ábra \* ARABIC \s 1 </w:instrText>
        </w:r>
      </w:ins>
      <w:r>
        <w:fldChar w:fldCharType="separate"/>
      </w:r>
      <w:ins w:id="359" w:author="Bence" w:date="2017-05-21T11:34:00Z">
        <w:r>
          <w:rPr>
            <w:noProof/>
          </w:rPr>
          <w:t>3</w:t>
        </w:r>
        <w:r>
          <w:fldChar w:fldCharType="end"/>
        </w:r>
      </w:ins>
      <w:del w:id="360" w:author="Bence" w:date="2017-05-20T14:22:00Z">
        <w:r w:rsidR="001176F3" w:rsidDel="00603F1F">
          <w:fldChar w:fldCharType="begin"/>
        </w:r>
        <w:r w:rsidR="001176F3" w:rsidDel="00603F1F">
          <w:delInstrText xml:space="preserve"> SEQ ábra \* ARABIC </w:delInstrText>
        </w:r>
        <w:r w:rsidR="001176F3" w:rsidDel="00603F1F">
          <w:fldChar w:fldCharType="separate"/>
        </w:r>
        <w:r w:rsidR="00C84FB3" w:rsidDel="00603F1F">
          <w:rPr>
            <w:noProof/>
          </w:rPr>
          <w:delText>4</w:delText>
        </w:r>
        <w:r w:rsidR="001176F3" w:rsidDel="00603F1F">
          <w:fldChar w:fldCharType="end"/>
        </w:r>
      </w:del>
      <w:r w:rsidR="001176F3">
        <w:t>. ábra Grafikus szabályleíró rendszer az OpenHABon</w:t>
      </w:r>
    </w:p>
    <w:p w14:paraId="54BB3830" w14:textId="2CB86B89" w:rsidR="001968C4" w:rsidRDefault="00D573CC" w:rsidP="005B45E2">
      <w:r>
        <w:t>A szabályleírásokra szolgáló felületen túl a fejlesztő a rendszer min</w:t>
      </w:r>
      <w:r w:rsidR="001176F3">
        <w:t>d</w:t>
      </w:r>
      <w:r>
        <w:t>ennapi üzemeltetéséhez</w:t>
      </w:r>
      <w:r w:rsidR="001176F3">
        <w:t xml:space="preserve"> alkalmazások széles választékát kínálja, többféle webes kliensen felül a három nagy mobil operációs rendszerhez (Android, iOS, Windows Phone) is készített alkalmazást, különösen az utóbbi a rendszer elterjedtsége okán még a nagyobb piaci szereplőknél is gyakran kimarad. </w:t>
      </w:r>
    </w:p>
    <w:p w14:paraId="6B131AE1" w14:textId="77777777" w:rsidR="00F211DB" w:rsidRDefault="00F211DB" w:rsidP="00F211DB">
      <w:pPr>
        <w:pStyle w:val="Cmsor3"/>
      </w:pPr>
      <w:bookmarkStart w:id="361" w:name="_Toc483054128"/>
      <w:r>
        <w:t>Domoticz</w:t>
      </w:r>
      <w:bookmarkEnd w:id="361"/>
    </w:p>
    <w:p w14:paraId="56FB175B" w14:textId="357C2DA2" w:rsidR="00F211DB" w:rsidRDefault="00F211DB" w:rsidP="00F211DB">
      <w:r>
        <w:t>Az open source megvalósítású</w:t>
      </w:r>
      <w:r w:rsidR="002B6469">
        <w:t>, C++ nyelven írt</w:t>
      </w:r>
      <w:r>
        <w:t xml:space="preserve"> Domoticz többféle platformon is elérhető: telepíthető a </w:t>
      </w:r>
      <w:commentRangeStart w:id="362"/>
      <w:r>
        <w:t xml:space="preserve">három </w:t>
      </w:r>
      <w:commentRangeEnd w:id="362"/>
      <w:r w:rsidR="00210B03">
        <w:rPr>
          <w:rStyle w:val="Jegyzethivatkozs"/>
        </w:rPr>
        <w:commentReference w:id="362"/>
      </w:r>
      <w:r>
        <w:t>nagy</w:t>
      </w:r>
      <w:r w:rsidR="001B34E3">
        <w:t xml:space="preserve"> (Windows, Linux, MacOS)</w:t>
      </w:r>
      <w:r>
        <w:t xml:space="preserve"> asztali operációs rendszerre</w:t>
      </w:r>
      <w:r w:rsidR="001C0206">
        <w:t>, de minden további nélkül futtatható</w:t>
      </w:r>
      <w:r w:rsidR="002B6469">
        <w:t xml:space="preserve"> például</w:t>
      </w:r>
      <w:r w:rsidR="001C0206">
        <w:t xml:space="preserve"> egy Raspberry PI-ról vagy a Synology gyártó NAS</w:t>
      </w:r>
      <w:r w:rsidR="001C0206">
        <w:rPr>
          <w:rStyle w:val="Lbjegyzet-hivatkozs"/>
        </w:rPr>
        <w:footnoteReference w:id="11"/>
      </w:r>
      <w:r w:rsidR="001C0206">
        <w:t xml:space="preserve"> készülékeiről is. </w:t>
      </w:r>
      <w:r w:rsidR="002B6469">
        <w:t xml:space="preserve">Az első, 2012-ben kiadott verzió óta folyamatosan fejlesztik, mind a </w:t>
      </w:r>
      <w:r w:rsidR="002B6469">
        <w:lastRenderedPageBreak/>
        <w:t>hozzáadható eszközök tekintetében, mind az elérhető funkciók tekintetében.</w:t>
      </w:r>
      <w:r w:rsidR="001C0206">
        <w:t xml:space="preserve"> </w:t>
      </w:r>
      <w:r w:rsidR="002B6469">
        <w:t xml:space="preserve">A felhasználók egy HTML5 webes </w:t>
      </w:r>
      <w:r w:rsidR="00210B03">
        <w:t xml:space="preserve">interfészen </w:t>
      </w:r>
      <w:r w:rsidR="002B6469">
        <w:t>keresztül férnek hozzá a rendszerhez, mely a saját, beágyazott webszerverén fut. A viselkedés beállítására többféle megoldást kínál a Domoticz: többek között LUA</w:t>
      </w:r>
      <w:r w:rsidR="00210B03">
        <w:t xml:space="preserve"> szkript</w:t>
      </w:r>
      <w:r w:rsidR="002B6469">
        <w:t xml:space="preserve"> vagy Blocky</w:t>
      </w:r>
      <w:r w:rsidR="004357F7">
        <w:rPr>
          <w:rStyle w:val="Lbjegyzet-hivatkozs"/>
        </w:rPr>
        <w:footnoteReference w:id="12"/>
      </w:r>
      <w:r w:rsidR="002B6469">
        <w:t xml:space="preserve"> használatával is automatizálhatjuk az eseményekre történő reakciókat.</w:t>
      </w:r>
    </w:p>
    <w:p w14:paraId="79BBF45E" w14:textId="211CAE7E" w:rsidR="004357F7" w:rsidRDefault="001C0206" w:rsidP="00F211DB">
      <w:r>
        <w:t>A</w:t>
      </w:r>
      <w:r w:rsidR="004357F7">
        <w:t>z</w:t>
      </w:r>
      <w:r>
        <w:t xml:space="preserve"> integrá</w:t>
      </w:r>
      <w:r w:rsidR="004357F7">
        <w:t xml:space="preserve">lható eszközök választéka széles, a nagy gyártók megoldásai (pl. </w:t>
      </w:r>
      <w:commentRangeStart w:id="363"/>
      <w:r w:rsidR="004357F7">
        <w:t>Z-Wave</w:t>
      </w:r>
      <w:r w:rsidR="001B34E3">
        <w:t xml:space="preserve"> eszközök</w:t>
      </w:r>
      <w:r w:rsidR="004357F7">
        <w:t>, Phillips Hue</w:t>
      </w:r>
      <w:commentRangeEnd w:id="363"/>
      <w:r w:rsidR="00210B03">
        <w:rPr>
          <w:rStyle w:val="Jegyzethivatkozs"/>
        </w:rPr>
        <w:commentReference w:id="363"/>
      </w:r>
      <w:r w:rsidR="004357F7">
        <w:t xml:space="preserve">) mellett számos más eszköz használata is lehetséges. A rendszer felhasználói értesítéseket is képes küldeni mobil eszközeinkre, legyenek azok Android, iOS vagy Windows Phone rendszerűek. </w:t>
      </w:r>
    </w:p>
    <w:p w14:paraId="3A9AB315" w14:textId="77777777" w:rsidR="009F0D17" w:rsidRDefault="004357F7" w:rsidP="009F0D17">
      <w:pPr>
        <w:keepNext/>
        <w:jc w:val="center"/>
      </w:pPr>
      <w:r>
        <w:rPr>
          <w:noProof/>
        </w:rPr>
        <w:drawing>
          <wp:inline distT="0" distB="0" distL="0" distR="0" wp14:anchorId="7DDCA99D" wp14:editId="1563D6D0">
            <wp:extent cx="5424487" cy="2430097"/>
            <wp:effectExtent l="0" t="0" r="5080" b="8890"/>
            <wp:docPr id="14" name="Kép 14" descr="Képtalálat a következ&amp;odblac;re: „domo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amp;odblac;re: „domotic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955" cy="2432547"/>
                    </a:xfrm>
                    <a:prstGeom prst="rect">
                      <a:avLst/>
                    </a:prstGeom>
                    <a:noFill/>
                    <a:ln>
                      <a:noFill/>
                    </a:ln>
                  </pic:spPr>
                </pic:pic>
              </a:graphicData>
            </a:graphic>
          </wp:inline>
        </w:drawing>
      </w:r>
    </w:p>
    <w:p w14:paraId="5BD50D0F" w14:textId="0F766E62" w:rsidR="004357F7" w:rsidRDefault="00811C16" w:rsidP="00811C16">
      <w:pPr>
        <w:pStyle w:val="Kpalrs"/>
      </w:pPr>
      <w:ins w:id="364" w:author="Bence" w:date="2017-05-21T11:34:00Z">
        <w:r>
          <w:fldChar w:fldCharType="begin"/>
        </w:r>
        <w:r>
          <w:instrText xml:space="preserve"> STYLEREF 1 \s </w:instrText>
        </w:r>
      </w:ins>
      <w:r>
        <w:fldChar w:fldCharType="separate"/>
      </w:r>
      <w:r>
        <w:rPr>
          <w:noProof/>
        </w:rPr>
        <w:t>2</w:t>
      </w:r>
      <w:ins w:id="365" w:author="Bence" w:date="2017-05-21T11:34:00Z">
        <w:r>
          <w:fldChar w:fldCharType="end"/>
        </w:r>
        <w:r>
          <w:t>.</w:t>
        </w:r>
        <w:r>
          <w:fldChar w:fldCharType="begin"/>
        </w:r>
        <w:r>
          <w:instrText xml:space="preserve"> SEQ ábra \* ARABIC \s 1 </w:instrText>
        </w:r>
      </w:ins>
      <w:r>
        <w:fldChar w:fldCharType="separate"/>
      </w:r>
      <w:ins w:id="366" w:author="Bence" w:date="2017-05-21T11:34:00Z">
        <w:r>
          <w:rPr>
            <w:noProof/>
          </w:rPr>
          <w:t>4</w:t>
        </w:r>
        <w:r>
          <w:fldChar w:fldCharType="end"/>
        </w:r>
      </w:ins>
      <w:del w:id="367"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C84FB3" w:rsidDel="00603F1F">
          <w:rPr>
            <w:noProof/>
          </w:rPr>
          <w:delText>5</w:delText>
        </w:r>
        <w:r w:rsidR="00FE5E5D" w:rsidDel="00603F1F">
          <w:fldChar w:fldCharType="end"/>
        </w:r>
      </w:del>
      <w:r w:rsidR="009F0D17">
        <w:t>. ábra A Domoticz webes konfigurációs felülete</w:t>
      </w:r>
    </w:p>
    <w:p w14:paraId="7B6650E1" w14:textId="667AFA29" w:rsidR="00E7335A" w:rsidRDefault="00E7335A" w:rsidP="00E7335A">
      <w:pPr>
        <w:pStyle w:val="Cmsor3"/>
      </w:pPr>
      <w:bookmarkStart w:id="368" w:name="_Toc483054129"/>
      <w:r>
        <w:t>Amazon Echo</w:t>
      </w:r>
      <w:bookmarkEnd w:id="368"/>
    </w:p>
    <w:p w14:paraId="1F39D3C8" w14:textId="77777777" w:rsidR="00E7335A" w:rsidRDefault="00E7335A" w:rsidP="00E7335A">
      <w:r>
        <w:t xml:space="preserve">Némileg kilóg a sorból az Amazon Echo, hiszen nem, vagy legalábbis nem kizárólag a hagyományos értelemben vett otthonautomatizálási rendszer. Ugyanakkor </w:t>
      </w:r>
      <w:r w:rsidRPr="000F29EE">
        <w:t xml:space="preserve">technológiailag </w:t>
      </w:r>
      <w:r>
        <w:t xml:space="preserve">a Google Home-al versenyezve véleményem szerint azt az irányt mutatja, amit a jövő (vagy lassan már jelen, a 2.1.2 fejezetben bemutatott OpenHAB rendszernek például már van az Echohoz interfésze) okosotthon rendszerei követni fognak, így mindenképp érdemes röviden áttekinteni. </w:t>
      </w:r>
    </w:p>
    <w:p w14:paraId="087E65DE" w14:textId="77777777" w:rsidR="00E7335A" w:rsidRDefault="00E7335A" w:rsidP="00E7335A">
      <w:pPr>
        <w:keepNext/>
        <w:jc w:val="center"/>
      </w:pPr>
      <w:r>
        <w:rPr>
          <w:noProof/>
        </w:rPr>
        <w:lastRenderedPageBreak/>
        <w:drawing>
          <wp:inline distT="0" distB="0" distL="0" distR="0" wp14:anchorId="013E0D94" wp14:editId="449BA3FB">
            <wp:extent cx="2470150" cy="1749688"/>
            <wp:effectExtent l="0" t="0" r="0" b="0"/>
            <wp:docPr id="26" name="Kép 26" descr="Képtalálat a következ&amp;odblac;re: „Amazon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éptalálat a következ&amp;odblac;re: „Amazon ech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8333" cy="1762568"/>
                    </a:xfrm>
                    <a:prstGeom prst="rect">
                      <a:avLst/>
                    </a:prstGeom>
                    <a:noFill/>
                    <a:ln>
                      <a:noFill/>
                    </a:ln>
                  </pic:spPr>
                </pic:pic>
              </a:graphicData>
            </a:graphic>
          </wp:inline>
        </w:drawing>
      </w:r>
    </w:p>
    <w:p w14:paraId="7416B0B0" w14:textId="6894F1EA" w:rsidR="00E7335A" w:rsidRDefault="00811C16" w:rsidP="00811C16">
      <w:pPr>
        <w:pStyle w:val="Kpalrs"/>
      </w:pPr>
      <w:ins w:id="369" w:author="Bence" w:date="2017-05-21T11:34:00Z">
        <w:r>
          <w:fldChar w:fldCharType="begin"/>
        </w:r>
        <w:r>
          <w:instrText xml:space="preserve"> STYLEREF 1 \s </w:instrText>
        </w:r>
      </w:ins>
      <w:r>
        <w:fldChar w:fldCharType="separate"/>
      </w:r>
      <w:r>
        <w:rPr>
          <w:noProof/>
        </w:rPr>
        <w:t>2</w:t>
      </w:r>
      <w:ins w:id="370" w:author="Bence" w:date="2017-05-21T11:34:00Z">
        <w:r>
          <w:fldChar w:fldCharType="end"/>
        </w:r>
        <w:r>
          <w:t>.</w:t>
        </w:r>
        <w:r>
          <w:fldChar w:fldCharType="begin"/>
        </w:r>
        <w:r>
          <w:instrText xml:space="preserve"> SEQ ábra \* ARABIC \s 1 </w:instrText>
        </w:r>
      </w:ins>
      <w:r>
        <w:fldChar w:fldCharType="separate"/>
      </w:r>
      <w:ins w:id="371" w:author="Bence" w:date="2017-05-21T11:34:00Z">
        <w:r>
          <w:rPr>
            <w:noProof/>
          </w:rPr>
          <w:t>5</w:t>
        </w:r>
        <w:r>
          <w:fldChar w:fldCharType="end"/>
        </w:r>
      </w:ins>
      <w:del w:id="372" w:author="Bence" w:date="2017-05-20T14:22:00Z">
        <w:r w:rsidR="00E7335A" w:rsidDel="00603F1F">
          <w:fldChar w:fldCharType="begin"/>
        </w:r>
        <w:r w:rsidR="00E7335A" w:rsidDel="00603F1F">
          <w:delInstrText xml:space="preserve"> SEQ ábra \* ARABIC </w:delInstrText>
        </w:r>
        <w:r w:rsidR="00E7335A" w:rsidDel="00603F1F">
          <w:fldChar w:fldCharType="separate"/>
        </w:r>
        <w:r w:rsidR="00E7335A" w:rsidDel="00603F1F">
          <w:rPr>
            <w:noProof/>
          </w:rPr>
          <w:delText>3</w:delText>
        </w:r>
        <w:r w:rsidR="00E7335A" w:rsidDel="00603F1F">
          <w:fldChar w:fldCharType="end"/>
        </w:r>
      </w:del>
      <w:r w:rsidR="00E7335A">
        <w:t>. ábra Amazon Echo Dot és Amazon Echo</w:t>
      </w:r>
    </w:p>
    <w:p w14:paraId="2585553D" w14:textId="77777777" w:rsidR="00E7335A" w:rsidRDefault="00E7335A" w:rsidP="00E7335A">
      <w:r>
        <w:t>Az Amazon Echo legfőbb különlegessége a hangvezérlésben rejlik: az eszköz mai viszonylatban fejlett beszédfelismerő rendszere nem csak az összekötött okos eszközeink vezérlését teszi lehetővé, hanem készségesen válaszol az időjárásra vonatkozó kérdésünkre, sőt, egyszerűbb matematikai problémákat is meg tud oldani nekünk. Ehhez pedig csak kérdeznünk kell.</w:t>
      </w:r>
      <w:r w:rsidRPr="00E265F0">
        <w:t xml:space="preserve"> </w:t>
      </w:r>
      <w:r>
        <w:t xml:space="preserve"> Egyelőre leginkább az angol nyelvet támogatja az eszköz, a gyártó ígérete szerint a kínálat a későbbiekben jelentősen bővülni fog.</w:t>
      </w:r>
    </w:p>
    <w:p w14:paraId="0723BE09" w14:textId="77777777" w:rsidR="00E7335A" w:rsidRDefault="00E7335A" w:rsidP="00E7335A">
      <w:r>
        <w:t xml:space="preserve">Ár tekintetében abszolút versenyképesnek érzem az Amazon Echo-t: a gyártó oldaláról rendelve 150$-ért már miénk lehet, de aki megelégszik a kisebb változattal, már 50$-ért beszerezheti. Az Amazon Echo önmagában még nem alkot egy okos otthon rendszert, de a rendszer magjaként képes működni, ha további eszközöket csatolunk hozzá. </w:t>
      </w:r>
    </w:p>
    <w:p w14:paraId="61CAFBC4" w14:textId="77777777" w:rsidR="00E7335A" w:rsidRPr="005B45E2" w:rsidRDefault="00E7335A" w:rsidP="005B45E2">
      <w:pPr>
        <w:rPr>
          <w:lang w:eastAsia="en-US"/>
        </w:rPr>
      </w:pPr>
    </w:p>
    <w:p w14:paraId="1762EFE3" w14:textId="1500A025" w:rsidR="00EF20FF" w:rsidRDefault="00C46C8D" w:rsidP="00C46C8D">
      <w:pPr>
        <w:pStyle w:val="Cmsor2"/>
      </w:pPr>
      <w:bookmarkStart w:id="373" w:name="_Toc483054130"/>
      <w:r>
        <w:t>Alkalmazott technológiák</w:t>
      </w:r>
      <w:r w:rsidR="001562FC">
        <w:t xml:space="preserve"> és keretrendszerek</w:t>
      </w:r>
      <w:bookmarkEnd w:id="373"/>
    </w:p>
    <w:p w14:paraId="49999F78" w14:textId="24FA58AE" w:rsidR="00C06D70" w:rsidRPr="00C06D70" w:rsidRDefault="00C06D70" w:rsidP="001562FC">
      <w:r>
        <w:t>A fejezetben egyenként ismertetem a dolgozatban felhasznált</w:t>
      </w:r>
      <w:r w:rsidR="008E6587">
        <w:t xml:space="preserve"> </w:t>
      </w:r>
      <w:r>
        <w:t>technológiákat</w:t>
      </w:r>
      <w:r w:rsidR="008E6587">
        <w:t>, terjedelmi okokból elsősorban a lényegesebb, szakmai döntést igénylőkre kitérve</w:t>
      </w:r>
      <w:r w:rsidR="00D613DA">
        <w:t>.</w:t>
      </w:r>
      <w:r w:rsidR="001562FC">
        <w:t xml:space="preserve"> A fejlesztés során az ESP8266 üzleti logikájának megírása során</w:t>
      </w:r>
      <w:r w:rsidR="00B11AA5">
        <w:t xml:space="preserve"> a saját döntésemből kifolyólag</w:t>
      </w:r>
      <w:r w:rsidR="001562FC">
        <w:t xml:space="preserve"> többszöri </w:t>
      </w:r>
      <w:r w:rsidR="001B34E3">
        <w:t>A</w:t>
      </w:r>
      <w:r w:rsidR="00EC55B3">
        <w:t>PI</w:t>
      </w:r>
      <w:r w:rsidR="001B34E3">
        <w:t xml:space="preserve"> </w:t>
      </w:r>
      <w:r w:rsidR="006415DF">
        <w:rPr>
          <w:rStyle w:val="Jegyzethivatkozs"/>
        </w:rPr>
        <w:commentReference w:id="374"/>
      </w:r>
      <w:r w:rsidR="001562FC">
        <w:t>váltás történt, indokolt így ezekről a platformokról is rövid áttekintést adni, kiemelve a tapasztalt előnyöket és hátrányokat.</w:t>
      </w:r>
      <w:r w:rsidR="00D613DA">
        <w:t xml:space="preserve"> A szerver oldal teljes mértékben a </w:t>
      </w:r>
      <w:commentRangeStart w:id="375"/>
      <w:r w:rsidR="00D613DA">
        <w:t xml:space="preserve">LAMP </w:t>
      </w:r>
      <w:commentRangeEnd w:id="375"/>
      <w:r w:rsidR="006415DF">
        <w:rPr>
          <w:rStyle w:val="Jegyzethivatkozs"/>
        </w:rPr>
        <w:commentReference w:id="375"/>
      </w:r>
      <w:r w:rsidR="00D613DA">
        <w:t xml:space="preserve">szoftver csomagként is ismert megoldásgyűjteményre épít, mely betűszó a mögötte rejlő technológiákat takarja: (esetünkben Debian) Linux operációs rendszerre telepített Apache HTTP szerver, melyhez tartozik egy MySQL adatbázis, </w:t>
      </w:r>
      <w:r w:rsidR="008E6587">
        <w:t xml:space="preserve">az oldalak megvalósítása pedig elsődlegesen PHP szkriptnyelven történik. </w:t>
      </w:r>
      <w:r w:rsidR="008D7D01">
        <w:t xml:space="preserve">Az alfejezet végén </w:t>
      </w:r>
      <w:r w:rsidR="001562FC">
        <w:t xml:space="preserve">további technológiákról esik szó, mint a </w:t>
      </w:r>
      <w:r w:rsidR="008D7D01">
        <w:t>platformok közötti kommunikáció megkönny</w:t>
      </w:r>
      <w:r w:rsidR="001562FC">
        <w:t xml:space="preserve">ítésére használt JSON formátum, a szenzoradatok grafikus megjelenítésére szolgáló HighStock API, illetve a </w:t>
      </w:r>
      <w:r w:rsidR="006415DF">
        <w:t xml:space="preserve">felhasználó </w:t>
      </w:r>
      <w:r w:rsidR="001562FC">
        <w:t>autentiákációs keretrendszerként használt Master Login System</w:t>
      </w:r>
      <w:r w:rsidR="008D7D01">
        <w:t xml:space="preserve">. </w:t>
      </w:r>
    </w:p>
    <w:p w14:paraId="2587ADCA" w14:textId="77777777" w:rsidR="00C46C8D" w:rsidRDefault="00C46C8D" w:rsidP="00C46C8D">
      <w:pPr>
        <w:pStyle w:val="Cmsor3"/>
      </w:pPr>
      <w:bookmarkStart w:id="376" w:name="_Toc483054131"/>
      <w:bookmarkStart w:id="377" w:name="_Ref483086450"/>
      <w:r>
        <w:lastRenderedPageBreak/>
        <w:t>JSON</w:t>
      </w:r>
      <w:bookmarkEnd w:id="376"/>
      <w:bookmarkEnd w:id="377"/>
    </w:p>
    <w:p w14:paraId="6122E723" w14:textId="0405ADED" w:rsidR="00C46C8D" w:rsidRDefault="00C46C8D" w:rsidP="00C46C8D">
      <w:r>
        <w:t xml:space="preserve">A JSON (JavaScript Object Notation) </w:t>
      </w:r>
      <w:r w:rsidR="00D170C1">
        <w:t>egy szöveges adatcsere-formátum, mely</w:t>
      </w:r>
      <w:r w:rsidR="00A83505">
        <w:t xml:space="preserve"> eredetileg</w:t>
      </w:r>
      <w:r w:rsidR="00D170C1">
        <w:t xml:space="preserve"> a JavaScript programozási nyelv részeként jelent meg 1999-ben.</w:t>
      </w:r>
      <w:r w:rsidR="00A83505">
        <w:t xml:space="preserve"> Mára a nyelvtől lényegében függetlenné vált, szinte minden jelentős programozási nyelvhez készült JSON generáló és feldolgozó programcsomag. A JSON-t számos helyen alkalmazzák az XML alternatívájaként, mivel amellett, hogy </w:t>
      </w:r>
      <w:r w:rsidR="00DE58B5">
        <w:t>egyes feladatokra</w:t>
      </w:r>
      <w:r w:rsidR="00A83505">
        <w:t xml:space="preserve"> </w:t>
      </w:r>
      <w:r w:rsidR="006415DF">
        <w:t xml:space="preserve">az </w:t>
      </w:r>
      <w:r w:rsidR="00A83505">
        <w:t>ember</w:t>
      </w:r>
      <w:r w:rsidR="006415DF">
        <w:t xml:space="preserve"> számára</w:t>
      </w:r>
      <w:r w:rsidR="00A83505">
        <w:t xml:space="preserve">  sokkal </w:t>
      </w:r>
      <w:commentRangeStart w:id="378"/>
      <w:r w:rsidR="00A83505">
        <w:t xml:space="preserve">áttekinthetőbb </w:t>
      </w:r>
      <w:commentRangeEnd w:id="378"/>
      <w:r w:rsidR="006415DF">
        <w:rPr>
          <w:rStyle w:val="Jegyzethivatkozs"/>
        </w:rPr>
        <w:commentReference w:id="378"/>
      </w:r>
      <w:r w:rsidR="00A83505">
        <w:t>struktúrát kínál, egyszerűbb is, ami gyorsabb feldolgozást tesz lehetővé.</w:t>
      </w:r>
      <w:r w:rsidR="00833F04">
        <w:t xml:space="preserve"> Létezik sémaleíró nyelve is, amivel a JSON struktúrák egyszerűen validálhatóak.</w:t>
      </w:r>
    </w:p>
    <w:p w14:paraId="130A11DE" w14:textId="77777777" w:rsidR="00A83505" w:rsidRDefault="00A83505" w:rsidP="00C46C8D">
      <w:r>
        <w:t>A JSON gyakorlatilag két féle struktúrára épít:</w:t>
      </w:r>
    </w:p>
    <w:p w14:paraId="045C378F" w14:textId="77777777" w:rsidR="00A83505" w:rsidRDefault="00A83505" w:rsidP="00A83505">
      <w:pPr>
        <w:pStyle w:val="Listaszerbekezds"/>
        <w:numPr>
          <w:ilvl w:val="0"/>
          <w:numId w:val="17"/>
        </w:numPr>
      </w:pPr>
      <w:r>
        <w:t>Név-érték párok gyű</w:t>
      </w:r>
      <w:r w:rsidR="00302D35">
        <w:t>jteménye. Ez nyelvtől függően reprezentálhat</w:t>
      </w:r>
      <w:r w:rsidR="00A12D29">
        <w:t xml:space="preserve"> például</w:t>
      </w:r>
      <w:r w:rsidR="00302D35">
        <w:t xml:space="preserve"> egy objektumot, struktúrát, hash táblát vagy asszociatív tömböt</w:t>
      </w:r>
      <w:r w:rsidR="00302D35">
        <w:rPr>
          <w:rStyle w:val="Lbjegyzet-hivatkozs"/>
        </w:rPr>
        <w:footnoteReference w:id="13"/>
      </w:r>
    </w:p>
    <w:p w14:paraId="60CC2E7B" w14:textId="4F5593CE" w:rsidR="00302D35" w:rsidRDefault="00302D35" w:rsidP="00A83505">
      <w:pPr>
        <w:pStyle w:val="Listaszerbekezds"/>
        <w:numPr>
          <w:ilvl w:val="0"/>
          <w:numId w:val="17"/>
        </w:numPr>
      </w:pPr>
      <w:r>
        <w:t xml:space="preserve">Értékek </w:t>
      </w:r>
      <w:r w:rsidR="00E02B25">
        <w:t>l</w:t>
      </w:r>
      <w:r>
        <w:t>istájaként reprezentálja például a tömböt, vektort, listát</w:t>
      </w:r>
    </w:p>
    <w:p w14:paraId="1420141B" w14:textId="77777777" w:rsidR="00A83505" w:rsidRDefault="00833F04" w:rsidP="00C46C8D">
      <w:r>
        <w:t>Példaként megnézhetünk a dolgozatban használt, egy szabályt leíró struktúrát:</w:t>
      </w:r>
    </w:p>
    <w:p w14:paraId="018D4B78" w14:textId="77777777" w:rsidR="0065500B" w:rsidRDefault="0065500B" w:rsidP="0065500B">
      <w:pPr>
        <w:autoSpaceDE w:val="0"/>
        <w:autoSpaceDN w:val="0"/>
        <w:adjustRightInd w:val="0"/>
        <w:spacing w:after="0" w:line="240" w:lineRule="auto"/>
        <w:jc w:val="left"/>
        <w:rPr>
          <w:ins w:id="379" w:author="Bence" w:date="2017-05-21T10:47:00Z"/>
          <w:rFonts w:ascii="Courier New" w:hAnsi="Courier New" w:cs="Courier New"/>
          <w:color w:val="000000"/>
          <w:sz w:val="20"/>
          <w:szCs w:val="20"/>
          <w:highlight w:val="white"/>
        </w:rPr>
      </w:pPr>
      <w:ins w:id="380" w:author="Bence" w:date="2017-05-21T10:47:00Z">
        <w:r>
          <w:rPr>
            <w:rFonts w:ascii="Courier New" w:hAnsi="Courier New" w:cs="Courier New"/>
            <w:b/>
            <w:bCs/>
            <w:color w:val="8000FF"/>
            <w:sz w:val="20"/>
            <w:szCs w:val="20"/>
            <w:highlight w:val="white"/>
          </w:rPr>
          <w:t>{</w:t>
        </w:r>
      </w:ins>
    </w:p>
    <w:p w14:paraId="2494F185" w14:textId="77777777" w:rsidR="0065500B" w:rsidRDefault="0065500B" w:rsidP="0065500B">
      <w:pPr>
        <w:autoSpaceDE w:val="0"/>
        <w:autoSpaceDN w:val="0"/>
        <w:adjustRightInd w:val="0"/>
        <w:spacing w:after="0" w:line="240" w:lineRule="auto"/>
        <w:jc w:val="left"/>
        <w:rPr>
          <w:ins w:id="381" w:author="Bence" w:date="2017-05-21T10:47:00Z"/>
          <w:rFonts w:ascii="Courier New" w:hAnsi="Courier New" w:cs="Courier New"/>
          <w:color w:val="000000"/>
          <w:sz w:val="20"/>
          <w:szCs w:val="20"/>
          <w:highlight w:val="white"/>
        </w:rPr>
      </w:pPr>
      <w:ins w:id="382"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01024B43" w14:textId="77777777" w:rsidR="0065500B" w:rsidRDefault="0065500B" w:rsidP="0065500B">
      <w:pPr>
        <w:autoSpaceDE w:val="0"/>
        <w:autoSpaceDN w:val="0"/>
        <w:adjustRightInd w:val="0"/>
        <w:spacing w:after="0" w:line="240" w:lineRule="auto"/>
        <w:jc w:val="left"/>
        <w:rPr>
          <w:ins w:id="383" w:author="Bence" w:date="2017-05-21T10:47:00Z"/>
          <w:rFonts w:ascii="Courier New" w:hAnsi="Courier New" w:cs="Courier New"/>
          <w:color w:val="000000"/>
          <w:sz w:val="20"/>
          <w:szCs w:val="20"/>
          <w:highlight w:val="white"/>
        </w:rPr>
      </w:pPr>
      <w:ins w:id="384"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"lampa1"</w:t>
        </w:r>
        <w:r>
          <w:rPr>
            <w:rFonts w:ascii="Courier New" w:hAnsi="Courier New" w:cs="Courier New"/>
            <w:b/>
            <w:bCs/>
            <w:color w:val="8000FF"/>
            <w:sz w:val="20"/>
            <w:szCs w:val="20"/>
            <w:highlight w:val="white"/>
          </w:rPr>
          <w:t>,</w:t>
        </w:r>
      </w:ins>
    </w:p>
    <w:p w14:paraId="500E08C4" w14:textId="77777777" w:rsidR="0065500B" w:rsidRDefault="0065500B" w:rsidP="0065500B">
      <w:pPr>
        <w:autoSpaceDE w:val="0"/>
        <w:autoSpaceDN w:val="0"/>
        <w:adjustRightInd w:val="0"/>
        <w:spacing w:after="0" w:line="240" w:lineRule="auto"/>
        <w:jc w:val="left"/>
        <w:rPr>
          <w:ins w:id="385" w:author="Bence" w:date="2017-05-21T10:47:00Z"/>
          <w:rFonts w:ascii="Courier New" w:hAnsi="Courier New" w:cs="Courier New"/>
          <w:color w:val="000000"/>
          <w:sz w:val="20"/>
          <w:szCs w:val="20"/>
          <w:highlight w:val="white"/>
        </w:rPr>
      </w:pPr>
      <w:ins w:id="386"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"Ez a szabály felkapcsolja a ledet, ha a fényerősség két érték közé kerül egy szenzoron"</w:t>
        </w:r>
        <w:r>
          <w:rPr>
            <w:rFonts w:ascii="Courier New" w:hAnsi="Courier New" w:cs="Courier New"/>
            <w:b/>
            <w:bCs/>
            <w:color w:val="8000FF"/>
            <w:sz w:val="20"/>
            <w:szCs w:val="20"/>
            <w:highlight w:val="white"/>
          </w:rPr>
          <w:t>,</w:t>
        </w:r>
      </w:ins>
    </w:p>
    <w:p w14:paraId="45732AF9" w14:textId="77777777" w:rsidR="0065500B" w:rsidRDefault="0065500B" w:rsidP="0065500B">
      <w:pPr>
        <w:autoSpaceDE w:val="0"/>
        <w:autoSpaceDN w:val="0"/>
        <w:adjustRightInd w:val="0"/>
        <w:spacing w:after="0" w:line="240" w:lineRule="auto"/>
        <w:jc w:val="left"/>
        <w:rPr>
          <w:ins w:id="387" w:author="Bence" w:date="2017-05-21T10:47:00Z"/>
          <w:rFonts w:ascii="Courier New" w:hAnsi="Courier New" w:cs="Courier New"/>
          <w:color w:val="000000"/>
          <w:sz w:val="20"/>
          <w:szCs w:val="20"/>
          <w:highlight w:val="white"/>
        </w:rPr>
      </w:pPr>
      <w:ins w:id="388"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E445F08" w14:textId="77777777" w:rsidR="0065500B" w:rsidRDefault="0065500B" w:rsidP="0065500B">
      <w:pPr>
        <w:autoSpaceDE w:val="0"/>
        <w:autoSpaceDN w:val="0"/>
        <w:adjustRightInd w:val="0"/>
        <w:spacing w:after="0" w:line="240" w:lineRule="auto"/>
        <w:jc w:val="left"/>
        <w:rPr>
          <w:ins w:id="389" w:author="Bence" w:date="2017-05-21T10:47:00Z"/>
          <w:rFonts w:ascii="Courier New" w:hAnsi="Courier New" w:cs="Courier New"/>
          <w:color w:val="000000"/>
          <w:sz w:val="20"/>
          <w:szCs w:val="20"/>
          <w:highlight w:val="white"/>
        </w:rPr>
      </w:pPr>
      <w:ins w:id="390"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FFEA82C" w14:textId="77777777" w:rsidR="0065500B" w:rsidRDefault="0065500B" w:rsidP="0065500B">
      <w:pPr>
        <w:autoSpaceDE w:val="0"/>
        <w:autoSpaceDN w:val="0"/>
        <w:adjustRightInd w:val="0"/>
        <w:spacing w:after="0" w:line="240" w:lineRule="auto"/>
        <w:jc w:val="left"/>
        <w:rPr>
          <w:ins w:id="391" w:author="Bence" w:date="2017-05-21T10:47:00Z"/>
          <w:rFonts w:ascii="Courier New" w:hAnsi="Courier New" w:cs="Courier New"/>
          <w:color w:val="000000"/>
          <w:sz w:val="20"/>
          <w:szCs w:val="20"/>
          <w:highlight w:val="white"/>
        </w:rPr>
      </w:pPr>
      <w:ins w:id="392"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78679F8" w14:textId="77777777" w:rsidR="0065500B" w:rsidRDefault="0065500B" w:rsidP="0065500B">
      <w:pPr>
        <w:autoSpaceDE w:val="0"/>
        <w:autoSpaceDN w:val="0"/>
        <w:adjustRightInd w:val="0"/>
        <w:spacing w:after="0" w:line="240" w:lineRule="auto"/>
        <w:jc w:val="left"/>
        <w:rPr>
          <w:ins w:id="393" w:author="Bence" w:date="2017-05-21T10:47:00Z"/>
          <w:rFonts w:ascii="Courier New" w:hAnsi="Courier New" w:cs="Courier New"/>
          <w:color w:val="000000"/>
          <w:sz w:val="20"/>
          <w:szCs w:val="20"/>
          <w:highlight w:val="white"/>
        </w:rPr>
      </w:pPr>
      <w:ins w:id="394"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D022510" w14:textId="77777777" w:rsidR="0065500B" w:rsidRDefault="0065500B" w:rsidP="0065500B">
      <w:pPr>
        <w:autoSpaceDE w:val="0"/>
        <w:autoSpaceDN w:val="0"/>
        <w:adjustRightInd w:val="0"/>
        <w:spacing w:after="0" w:line="240" w:lineRule="auto"/>
        <w:jc w:val="left"/>
        <w:rPr>
          <w:ins w:id="395" w:author="Bence" w:date="2017-05-21T10:47:00Z"/>
          <w:rFonts w:ascii="Courier New" w:hAnsi="Courier New" w:cs="Courier New"/>
          <w:color w:val="000000"/>
          <w:sz w:val="20"/>
          <w:szCs w:val="20"/>
          <w:highlight w:val="white"/>
        </w:rPr>
      </w:pPr>
      <w:ins w:id="396"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5654CE52" w14:textId="77777777" w:rsidR="0065500B" w:rsidRDefault="0065500B" w:rsidP="0065500B">
      <w:pPr>
        <w:autoSpaceDE w:val="0"/>
        <w:autoSpaceDN w:val="0"/>
        <w:adjustRightInd w:val="0"/>
        <w:spacing w:after="0" w:line="240" w:lineRule="auto"/>
        <w:jc w:val="left"/>
        <w:rPr>
          <w:ins w:id="397" w:author="Bence" w:date="2017-05-21T10:47:00Z"/>
          <w:rFonts w:ascii="Courier New" w:hAnsi="Courier New" w:cs="Courier New"/>
          <w:color w:val="000000"/>
          <w:sz w:val="20"/>
          <w:szCs w:val="20"/>
          <w:highlight w:val="white"/>
        </w:rPr>
      </w:pPr>
      <w:ins w:id="398"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"&lt;"</w:t>
        </w:r>
        <w:r>
          <w:rPr>
            <w:rFonts w:ascii="Courier New" w:hAnsi="Courier New" w:cs="Courier New"/>
            <w:b/>
            <w:bCs/>
            <w:color w:val="8000FF"/>
            <w:sz w:val="20"/>
            <w:szCs w:val="20"/>
            <w:highlight w:val="white"/>
          </w:rPr>
          <w:t>,</w:t>
        </w:r>
      </w:ins>
    </w:p>
    <w:p w14:paraId="0E7C1534" w14:textId="77777777" w:rsidR="0065500B" w:rsidRDefault="0065500B" w:rsidP="0065500B">
      <w:pPr>
        <w:autoSpaceDE w:val="0"/>
        <w:autoSpaceDN w:val="0"/>
        <w:adjustRightInd w:val="0"/>
        <w:spacing w:after="0" w:line="240" w:lineRule="auto"/>
        <w:jc w:val="left"/>
        <w:rPr>
          <w:ins w:id="399" w:author="Bence" w:date="2017-05-21T10:47:00Z"/>
          <w:rFonts w:ascii="Courier New" w:hAnsi="Courier New" w:cs="Courier New"/>
          <w:color w:val="000000"/>
          <w:sz w:val="20"/>
          <w:szCs w:val="20"/>
          <w:highlight w:val="white"/>
        </w:rPr>
      </w:pPr>
      <w:ins w:id="400"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"300"</w:t>
        </w:r>
      </w:ins>
    </w:p>
    <w:p w14:paraId="49463791" w14:textId="77777777" w:rsidR="0065500B" w:rsidRDefault="0065500B" w:rsidP="0065500B">
      <w:pPr>
        <w:autoSpaceDE w:val="0"/>
        <w:autoSpaceDN w:val="0"/>
        <w:adjustRightInd w:val="0"/>
        <w:spacing w:after="0" w:line="240" w:lineRule="auto"/>
        <w:jc w:val="left"/>
        <w:rPr>
          <w:ins w:id="401" w:author="Bence" w:date="2017-05-21T10:47:00Z"/>
          <w:rFonts w:ascii="Courier New" w:hAnsi="Courier New" w:cs="Courier New"/>
          <w:color w:val="000000"/>
          <w:sz w:val="20"/>
          <w:szCs w:val="20"/>
          <w:highlight w:val="white"/>
        </w:rPr>
      </w:pPr>
      <w:ins w:id="402"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5CEA10D" w14:textId="77777777" w:rsidR="0065500B" w:rsidRDefault="0065500B" w:rsidP="0065500B">
      <w:pPr>
        <w:autoSpaceDE w:val="0"/>
        <w:autoSpaceDN w:val="0"/>
        <w:adjustRightInd w:val="0"/>
        <w:spacing w:after="0" w:line="240" w:lineRule="auto"/>
        <w:jc w:val="left"/>
        <w:rPr>
          <w:ins w:id="403" w:author="Bence" w:date="2017-05-21T10:47:00Z"/>
          <w:rFonts w:ascii="Courier New" w:hAnsi="Courier New" w:cs="Courier New"/>
          <w:color w:val="000000"/>
          <w:sz w:val="20"/>
          <w:szCs w:val="20"/>
          <w:highlight w:val="white"/>
        </w:rPr>
      </w:pPr>
      <w:ins w:id="404"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3052E5E" w14:textId="77777777" w:rsidR="0065500B" w:rsidRDefault="0065500B" w:rsidP="0065500B">
      <w:pPr>
        <w:autoSpaceDE w:val="0"/>
        <w:autoSpaceDN w:val="0"/>
        <w:adjustRightInd w:val="0"/>
        <w:spacing w:after="0" w:line="240" w:lineRule="auto"/>
        <w:jc w:val="left"/>
        <w:rPr>
          <w:ins w:id="405" w:author="Bence" w:date="2017-05-21T10:47:00Z"/>
          <w:rFonts w:ascii="Courier New" w:hAnsi="Courier New" w:cs="Courier New"/>
          <w:color w:val="000000"/>
          <w:sz w:val="20"/>
          <w:szCs w:val="20"/>
          <w:highlight w:val="white"/>
        </w:rPr>
      </w:pPr>
      <w:ins w:id="406"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8000FF"/>
            <w:sz w:val="20"/>
            <w:szCs w:val="20"/>
            <w:highlight w:val="white"/>
          </w:rPr>
          <w:t>,</w:t>
        </w:r>
      </w:ins>
    </w:p>
    <w:p w14:paraId="78D079ED" w14:textId="77777777" w:rsidR="0065500B" w:rsidRDefault="0065500B" w:rsidP="0065500B">
      <w:pPr>
        <w:autoSpaceDE w:val="0"/>
        <w:autoSpaceDN w:val="0"/>
        <w:adjustRightInd w:val="0"/>
        <w:spacing w:after="0" w:line="240" w:lineRule="auto"/>
        <w:jc w:val="left"/>
        <w:rPr>
          <w:ins w:id="407" w:author="Bence" w:date="2017-05-21T10:47:00Z"/>
          <w:rFonts w:ascii="Courier New" w:hAnsi="Courier New" w:cs="Courier New"/>
          <w:color w:val="000000"/>
          <w:sz w:val="20"/>
          <w:szCs w:val="20"/>
          <w:highlight w:val="white"/>
        </w:rPr>
      </w:pPr>
      <w:ins w:id="408"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0E278A0" w14:textId="77777777" w:rsidR="0065500B" w:rsidRDefault="0065500B" w:rsidP="0065500B">
      <w:pPr>
        <w:autoSpaceDE w:val="0"/>
        <w:autoSpaceDN w:val="0"/>
        <w:adjustRightInd w:val="0"/>
        <w:spacing w:after="0" w:line="240" w:lineRule="auto"/>
        <w:jc w:val="left"/>
        <w:rPr>
          <w:ins w:id="409" w:author="Bence" w:date="2017-05-21T10:47:00Z"/>
          <w:rFonts w:ascii="Courier New" w:hAnsi="Courier New" w:cs="Courier New"/>
          <w:color w:val="000000"/>
          <w:sz w:val="20"/>
          <w:szCs w:val="20"/>
          <w:highlight w:val="white"/>
        </w:rPr>
      </w:pPr>
      <w:ins w:id="410"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3B3A88E3" w14:textId="77777777" w:rsidR="0065500B" w:rsidRDefault="0065500B" w:rsidP="0065500B">
      <w:pPr>
        <w:autoSpaceDE w:val="0"/>
        <w:autoSpaceDN w:val="0"/>
        <w:adjustRightInd w:val="0"/>
        <w:spacing w:after="0" w:line="240" w:lineRule="auto"/>
        <w:jc w:val="left"/>
        <w:rPr>
          <w:ins w:id="411" w:author="Bence" w:date="2017-05-21T10:47:00Z"/>
          <w:rFonts w:ascii="Courier New" w:hAnsi="Courier New" w:cs="Courier New"/>
          <w:color w:val="000000"/>
          <w:sz w:val="20"/>
          <w:szCs w:val="20"/>
          <w:highlight w:val="white"/>
        </w:rPr>
      </w:pPr>
      <w:ins w:id="412"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"&gt;"</w:t>
        </w:r>
        <w:r>
          <w:rPr>
            <w:rFonts w:ascii="Courier New" w:hAnsi="Courier New" w:cs="Courier New"/>
            <w:b/>
            <w:bCs/>
            <w:color w:val="8000FF"/>
            <w:sz w:val="20"/>
            <w:szCs w:val="20"/>
            <w:highlight w:val="white"/>
          </w:rPr>
          <w:t>,</w:t>
        </w:r>
      </w:ins>
    </w:p>
    <w:p w14:paraId="4FA2428F" w14:textId="77777777" w:rsidR="0065500B" w:rsidRDefault="0065500B" w:rsidP="0065500B">
      <w:pPr>
        <w:autoSpaceDE w:val="0"/>
        <w:autoSpaceDN w:val="0"/>
        <w:adjustRightInd w:val="0"/>
        <w:spacing w:after="0" w:line="240" w:lineRule="auto"/>
        <w:jc w:val="left"/>
        <w:rPr>
          <w:ins w:id="413" w:author="Bence" w:date="2017-05-21T10:47:00Z"/>
          <w:rFonts w:ascii="Courier New" w:hAnsi="Courier New" w:cs="Courier New"/>
          <w:color w:val="000000"/>
          <w:sz w:val="20"/>
          <w:szCs w:val="20"/>
          <w:highlight w:val="white"/>
        </w:rPr>
      </w:pPr>
      <w:ins w:id="414"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"200"</w:t>
        </w:r>
      </w:ins>
    </w:p>
    <w:p w14:paraId="1EE0367A" w14:textId="77777777" w:rsidR="0065500B" w:rsidRDefault="0065500B" w:rsidP="0065500B">
      <w:pPr>
        <w:autoSpaceDE w:val="0"/>
        <w:autoSpaceDN w:val="0"/>
        <w:adjustRightInd w:val="0"/>
        <w:spacing w:after="0" w:line="240" w:lineRule="auto"/>
        <w:jc w:val="left"/>
        <w:rPr>
          <w:ins w:id="415" w:author="Bence" w:date="2017-05-21T10:47:00Z"/>
          <w:rFonts w:ascii="Courier New" w:hAnsi="Courier New" w:cs="Courier New"/>
          <w:color w:val="000000"/>
          <w:sz w:val="20"/>
          <w:szCs w:val="20"/>
          <w:highlight w:val="white"/>
        </w:rPr>
      </w:pPr>
      <w:ins w:id="416"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A96A796" w14:textId="77777777" w:rsidR="0065500B" w:rsidRDefault="0065500B" w:rsidP="0065500B">
      <w:pPr>
        <w:autoSpaceDE w:val="0"/>
        <w:autoSpaceDN w:val="0"/>
        <w:adjustRightInd w:val="0"/>
        <w:spacing w:after="0" w:line="240" w:lineRule="auto"/>
        <w:jc w:val="left"/>
        <w:rPr>
          <w:ins w:id="417" w:author="Bence" w:date="2017-05-21T10:47:00Z"/>
          <w:rFonts w:ascii="Courier New" w:hAnsi="Courier New" w:cs="Courier New"/>
          <w:color w:val="000000"/>
          <w:sz w:val="20"/>
          <w:szCs w:val="20"/>
          <w:highlight w:val="white"/>
        </w:rPr>
      </w:pPr>
      <w:ins w:id="418"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0A7E0FD" w14:textId="77777777" w:rsidR="0065500B" w:rsidRDefault="0065500B" w:rsidP="0065500B">
      <w:pPr>
        <w:autoSpaceDE w:val="0"/>
        <w:autoSpaceDN w:val="0"/>
        <w:adjustRightInd w:val="0"/>
        <w:spacing w:after="0" w:line="240" w:lineRule="auto"/>
        <w:jc w:val="left"/>
        <w:rPr>
          <w:ins w:id="419" w:author="Bence" w:date="2017-05-21T10:47:00Z"/>
          <w:rFonts w:ascii="Courier New" w:hAnsi="Courier New" w:cs="Courier New"/>
          <w:color w:val="000000"/>
          <w:sz w:val="20"/>
          <w:szCs w:val="20"/>
          <w:highlight w:val="white"/>
        </w:rPr>
      </w:pPr>
      <w:ins w:id="420"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6F05ED" w14:textId="77777777" w:rsidR="0065500B" w:rsidRDefault="0065500B" w:rsidP="0065500B">
      <w:pPr>
        <w:autoSpaceDE w:val="0"/>
        <w:autoSpaceDN w:val="0"/>
        <w:adjustRightInd w:val="0"/>
        <w:spacing w:after="0" w:line="240" w:lineRule="auto"/>
        <w:jc w:val="left"/>
        <w:rPr>
          <w:ins w:id="421" w:author="Bence" w:date="2017-05-21T10:47:00Z"/>
          <w:rFonts w:ascii="Courier New" w:hAnsi="Courier New" w:cs="Courier New"/>
          <w:color w:val="000000"/>
          <w:sz w:val="20"/>
          <w:szCs w:val="20"/>
          <w:highlight w:val="white"/>
        </w:rPr>
      </w:pPr>
      <w:ins w:id="422"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54341E5" w14:textId="77777777" w:rsidR="0065500B" w:rsidRDefault="0065500B" w:rsidP="0065500B">
      <w:pPr>
        <w:autoSpaceDE w:val="0"/>
        <w:autoSpaceDN w:val="0"/>
        <w:adjustRightInd w:val="0"/>
        <w:spacing w:after="0" w:line="240" w:lineRule="auto"/>
        <w:jc w:val="left"/>
        <w:rPr>
          <w:ins w:id="423" w:author="Bence" w:date="2017-05-21T10:47:00Z"/>
          <w:rFonts w:ascii="Courier New" w:hAnsi="Courier New" w:cs="Courier New"/>
          <w:color w:val="000000"/>
          <w:sz w:val="20"/>
          <w:szCs w:val="20"/>
          <w:highlight w:val="white"/>
        </w:rPr>
      </w:pPr>
      <w:ins w:id="424"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043BE23" w14:textId="77777777" w:rsidR="0065500B" w:rsidRDefault="0065500B" w:rsidP="0065500B">
      <w:pPr>
        <w:autoSpaceDE w:val="0"/>
        <w:autoSpaceDN w:val="0"/>
        <w:adjustRightInd w:val="0"/>
        <w:spacing w:after="0" w:line="240" w:lineRule="auto"/>
        <w:jc w:val="left"/>
        <w:rPr>
          <w:ins w:id="425" w:author="Bence" w:date="2017-05-21T10:47:00Z"/>
          <w:rFonts w:ascii="Courier New" w:hAnsi="Courier New" w:cs="Courier New"/>
          <w:color w:val="000000"/>
          <w:sz w:val="20"/>
          <w:szCs w:val="20"/>
          <w:highlight w:val="white"/>
        </w:rPr>
      </w:pPr>
      <w:ins w:id="426"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1E23DA5" w14:textId="77777777" w:rsidR="0065500B" w:rsidRDefault="0065500B" w:rsidP="0065500B">
      <w:pPr>
        <w:autoSpaceDE w:val="0"/>
        <w:autoSpaceDN w:val="0"/>
        <w:adjustRightInd w:val="0"/>
        <w:spacing w:after="0" w:line="240" w:lineRule="auto"/>
        <w:jc w:val="left"/>
        <w:rPr>
          <w:ins w:id="427" w:author="Bence" w:date="2017-05-21T10:47:00Z"/>
          <w:rFonts w:ascii="Courier New" w:hAnsi="Courier New" w:cs="Courier New"/>
          <w:color w:val="000000"/>
          <w:sz w:val="20"/>
          <w:szCs w:val="20"/>
          <w:highlight w:val="white"/>
        </w:rPr>
      </w:pPr>
      <w:ins w:id="428"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0F63E9BE" w14:textId="77777777" w:rsidR="0065500B" w:rsidRDefault="0065500B" w:rsidP="0065500B">
      <w:pPr>
        <w:autoSpaceDE w:val="0"/>
        <w:autoSpaceDN w:val="0"/>
        <w:adjustRightInd w:val="0"/>
        <w:spacing w:after="0" w:line="240" w:lineRule="auto"/>
        <w:jc w:val="left"/>
        <w:rPr>
          <w:ins w:id="429" w:author="Bence" w:date="2017-05-21T10:47:00Z"/>
          <w:rFonts w:ascii="Courier New" w:hAnsi="Courier New" w:cs="Courier New"/>
          <w:color w:val="000000"/>
          <w:sz w:val="20"/>
          <w:szCs w:val="20"/>
          <w:highlight w:val="white"/>
        </w:rPr>
      </w:pPr>
      <w:ins w:id="430"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ins>
    </w:p>
    <w:p w14:paraId="070AC8D0" w14:textId="77777777" w:rsidR="0065500B" w:rsidRDefault="0065500B" w:rsidP="0065500B">
      <w:pPr>
        <w:autoSpaceDE w:val="0"/>
        <w:autoSpaceDN w:val="0"/>
        <w:adjustRightInd w:val="0"/>
        <w:spacing w:after="0" w:line="240" w:lineRule="auto"/>
        <w:jc w:val="left"/>
        <w:rPr>
          <w:ins w:id="431" w:author="Bence" w:date="2017-05-21T10:47:00Z"/>
          <w:rFonts w:ascii="Courier New" w:hAnsi="Courier New" w:cs="Courier New"/>
          <w:color w:val="000000"/>
          <w:sz w:val="20"/>
          <w:szCs w:val="20"/>
          <w:highlight w:val="white"/>
        </w:rPr>
      </w:pPr>
      <w:ins w:id="432"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3C67C2C" w14:textId="77777777" w:rsidR="0065500B" w:rsidRDefault="0065500B" w:rsidP="0065500B">
      <w:pPr>
        <w:autoSpaceDE w:val="0"/>
        <w:autoSpaceDN w:val="0"/>
        <w:adjustRightInd w:val="0"/>
        <w:spacing w:after="0" w:line="240" w:lineRule="auto"/>
        <w:jc w:val="left"/>
        <w:rPr>
          <w:ins w:id="433" w:author="Bence" w:date="2017-05-21T10:47:00Z"/>
          <w:rFonts w:ascii="Courier New" w:hAnsi="Courier New" w:cs="Courier New"/>
          <w:color w:val="000000"/>
          <w:sz w:val="20"/>
          <w:szCs w:val="20"/>
          <w:highlight w:val="white"/>
        </w:rPr>
      </w:pPr>
      <w:ins w:id="434"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2C7C474" w14:textId="77777777" w:rsidR="0065500B" w:rsidRDefault="0065500B" w:rsidP="00C46C8D">
      <w:pPr>
        <w:rPr>
          <w:ins w:id="435" w:author="Bence" w:date="2017-05-21T10:47:00Z"/>
          <w:rFonts w:ascii="Courier New" w:hAnsi="Courier New" w:cs="Courier New"/>
          <w:b/>
          <w:bCs/>
          <w:color w:val="8000FF"/>
          <w:sz w:val="20"/>
          <w:szCs w:val="20"/>
          <w:highlight w:val="white"/>
        </w:rPr>
      </w:pPr>
      <w:ins w:id="436" w:author="Bence" w:date="2017-05-21T10:47:00Z">
        <w:r>
          <w:rPr>
            <w:rFonts w:ascii="Courier New" w:hAnsi="Courier New" w:cs="Courier New"/>
            <w:b/>
            <w:bCs/>
            <w:color w:val="8000FF"/>
            <w:sz w:val="20"/>
            <w:szCs w:val="20"/>
            <w:highlight w:val="white"/>
          </w:rPr>
          <w:t>}</w:t>
        </w:r>
      </w:ins>
    </w:p>
    <w:p w14:paraId="2DB0071B" w14:textId="14022EBD" w:rsidR="009A417B" w:rsidDel="0065500B" w:rsidRDefault="009A417B" w:rsidP="0065500B">
      <w:pPr>
        <w:autoSpaceDE w:val="0"/>
        <w:autoSpaceDN w:val="0"/>
        <w:adjustRightInd w:val="0"/>
        <w:spacing w:after="0" w:line="240" w:lineRule="auto"/>
        <w:jc w:val="left"/>
        <w:rPr>
          <w:del w:id="437" w:author="Bence" w:date="2017-05-21T10:47:00Z"/>
          <w:rFonts w:ascii="Courier New" w:hAnsi="Courier New" w:cs="Courier New"/>
          <w:color w:val="000000"/>
          <w:sz w:val="20"/>
          <w:szCs w:val="20"/>
          <w:highlight w:val="white"/>
        </w:rPr>
      </w:pPr>
      <w:del w:id="438" w:author="Bence" w:date="2017-05-21T10:47:00Z">
        <w:r w:rsidDel="0065500B">
          <w:rPr>
            <w:rFonts w:ascii="Courier New" w:hAnsi="Courier New" w:cs="Courier New"/>
            <w:b/>
            <w:bCs/>
            <w:color w:val="8000FF"/>
            <w:sz w:val="20"/>
            <w:szCs w:val="20"/>
            <w:highlight w:val="white"/>
          </w:rPr>
          <w:delText>{</w:delText>
        </w:r>
      </w:del>
    </w:p>
    <w:p w14:paraId="550D7298" w14:textId="33D5E7BC" w:rsidR="009A417B" w:rsidDel="0065500B" w:rsidRDefault="009A417B" w:rsidP="009A417B">
      <w:pPr>
        <w:autoSpaceDE w:val="0"/>
        <w:autoSpaceDN w:val="0"/>
        <w:adjustRightInd w:val="0"/>
        <w:spacing w:after="0" w:line="240" w:lineRule="auto"/>
        <w:jc w:val="left"/>
        <w:rPr>
          <w:del w:id="439" w:author="Bence" w:date="2017-05-21T10:47:00Z"/>
          <w:rFonts w:ascii="Courier New" w:hAnsi="Courier New" w:cs="Courier New"/>
          <w:color w:val="000000"/>
          <w:sz w:val="20"/>
          <w:szCs w:val="20"/>
          <w:highlight w:val="white"/>
        </w:rPr>
      </w:pPr>
      <w:del w:id="440"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"description"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"Ez a szabály felkapcsolja a ledet, ha a fényerősség adott érték alá csökken"</w:delText>
        </w:r>
        <w:r w:rsidDel="0065500B">
          <w:rPr>
            <w:rFonts w:ascii="Courier New" w:hAnsi="Courier New" w:cs="Courier New"/>
            <w:b/>
            <w:bCs/>
            <w:color w:val="8000FF"/>
            <w:sz w:val="20"/>
            <w:szCs w:val="20"/>
            <w:highlight w:val="white"/>
          </w:rPr>
          <w:delText>,</w:delText>
        </w:r>
      </w:del>
    </w:p>
    <w:p w14:paraId="7FF21E9C" w14:textId="69DCCF63" w:rsidR="009A417B" w:rsidDel="0065500B" w:rsidRDefault="009A417B" w:rsidP="009A417B">
      <w:pPr>
        <w:autoSpaceDE w:val="0"/>
        <w:autoSpaceDN w:val="0"/>
        <w:adjustRightInd w:val="0"/>
        <w:spacing w:after="0" w:line="240" w:lineRule="auto"/>
        <w:jc w:val="left"/>
        <w:rPr>
          <w:del w:id="441" w:author="Bence" w:date="2017-05-21T10:47:00Z"/>
          <w:rFonts w:ascii="Courier New" w:hAnsi="Courier New" w:cs="Courier New"/>
          <w:color w:val="000000"/>
          <w:sz w:val="20"/>
          <w:szCs w:val="20"/>
          <w:highlight w:val="white"/>
        </w:rPr>
      </w:pPr>
      <w:del w:id="442"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"triggers"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68D4E5F" w14:textId="59F3C6D8" w:rsidR="009A417B" w:rsidDel="0065500B" w:rsidRDefault="009A417B" w:rsidP="009A417B">
      <w:pPr>
        <w:autoSpaceDE w:val="0"/>
        <w:autoSpaceDN w:val="0"/>
        <w:adjustRightInd w:val="0"/>
        <w:spacing w:after="0" w:line="240" w:lineRule="auto"/>
        <w:jc w:val="left"/>
        <w:rPr>
          <w:del w:id="443" w:author="Bence" w:date="2017-05-21T10:47:00Z"/>
          <w:rFonts w:ascii="Courier New" w:hAnsi="Courier New" w:cs="Courier New"/>
          <w:color w:val="000000"/>
          <w:sz w:val="20"/>
          <w:szCs w:val="20"/>
          <w:highlight w:val="white"/>
        </w:rPr>
      </w:pPr>
      <w:del w:id="444"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6044430" w14:textId="28231B63" w:rsidR="009A417B" w:rsidDel="0065500B" w:rsidRDefault="009A417B" w:rsidP="009A417B">
      <w:pPr>
        <w:autoSpaceDE w:val="0"/>
        <w:autoSpaceDN w:val="0"/>
        <w:adjustRightInd w:val="0"/>
        <w:spacing w:after="0" w:line="240" w:lineRule="auto"/>
        <w:jc w:val="left"/>
        <w:rPr>
          <w:del w:id="445" w:author="Bence" w:date="2017-05-21T10:47:00Z"/>
          <w:rFonts w:ascii="Courier New" w:hAnsi="Courier New" w:cs="Courier New"/>
          <w:color w:val="000000"/>
          <w:sz w:val="20"/>
          <w:szCs w:val="20"/>
          <w:highlight w:val="white"/>
        </w:rPr>
      </w:pPr>
      <w:del w:id="446"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1CB8CFB0" w14:textId="397AD132" w:rsidR="009A417B" w:rsidDel="0065500B" w:rsidRDefault="009A417B" w:rsidP="009A417B">
      <w:pPr>
        <w:autoSpaceDE w:val="0"/>
        <w:autoSpaceDN w:val="0"/>
        <w:adjustRightInd w:val="0"/>
        <w:spacing w:after="0" w:line="240" w:lineRule="auto"/>
        <w:jc w:val="left"/>
        <w:rPr>
          <w:del w:id="447" w:author="Bence" w:date="2017-05-21T10:47:00Z"/>
          <w:rFonts w:ascii="Courier New" w:hAnsi="Courier New" w:cs="Courier New"/>
          <w:color w:val="000000"/>
          <w:sz w:val="20"/>
          <w:szCs w:val="20"/>
          <w:highlight w:val="white"/>
        </w:rPr>
      </w:pPr>
      <w:del w:id="448"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79045C4A" w14:textId="07FAA8C9" w:rsidR="009A417B" w:rsidDel="0065500B" w:rsidRDefault="009A417B" w:rsidP="009A417B">
      <w:pPr>
        <w:autoSpaceDE w:val="0"/>
        <w:autoSpaceDN w:val="0"/>
        <w:adjustRightInd w:val="0"/>
        <w:spacing w:after="0" w:line="240" w:lineRule="auto"/>
        <w:jc w:val="left"/>
        <w:rPr>
          <w:del w:id="449" w:author="Bence" w:date="2017-05-21T10:47:00Z"/>
          <w:rFonts w:ascii="Courier New" w:hAnsi="Courier New" w:cs="Courier New"/>
          <w:color w:val="000000"/>
          <w:sz w:val="20"/>
          <w:szCs w:val="20"/>
          <w:highlight w:val="white"/>
        </w:rPr>
      </w:pPr>
      <w:del w:id="450"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"sensor_id"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12</w:delText>
        </w:r>
        <w:r w:rsidDel="0065500B">
          <w:rPr>
            <w:rFonts w:ascii="Courier New" w:hAnsi="Courier New" w:cs="Courier New"/>
            <w:b/>
            <w:bCs/>
            <w:color w:val="8000FF"/>
            <w:sz w:val="20"/>
            <w:szCs w:val="20"/>
            <w:highlight w:val="white"/>
          </w:rPr>
          <w:delText>,</w:delText>
        </w:r>
      </w:del>
    </w:p>
    <w:p w14:paraId="37557C6B" w14:textId="4420D67F" w:rsidR="009A417B" w:rsidDel="0065500B" w:rsidRDefault="009A417B" w:rsidP="009A417B">
      <w:pPr>
        <w:autoSpaceDE w:val="0"/>
        <w:autoSpaceDN w:val="0"/>
        <w:adjustRightInd w:val="0"/>
        <w:spacing w:after="0" w:line="240" w:lineRule="auto"/>
        <w:jc w:val="left"/>
        <w:rPr>
          <w:del w:id="451" w:author="Bence" w:date="2017-05-21T10:47:00Z"/>
          <w:rFonts w:ascii="Courier New" w:hAnsi="Courier New" w:cs="Courier New"/>
          <w:color w:val="000000"/>
          <w:sz w:val="20"/>
          <w:szCs w:val="20"/>
          <w:highlight w:val="white"/>
        </w:rPr>
      </w:pPr>
      <w:del w:id="452"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"operation"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"&lt;"</w:delText>
        </w:r>
        <w:r w:rsidDel="0065500B">
          <w:rPr>
            <w:rFonts w:ascii="Courier New" w:hAnsi="Courier New" w:cs="Courier New"/>
            <w:b/>
            <w:bCs/>
            <w:color w:val="8000FF"/>
            <w:sz w:val="20"/>
            <w:szCs w:val="20"/>
            <w:highlight w:val="white"/>
          </w:rPr>
          <w:delText>,</w:delText>
        </w:r>
      </w:del>
    </w:p>
    <w:p w14:paraId="6592E052" w14:textId="3286A7EB" w:rsidR="009A417B" w:rsidDel="0065500B" w:rsidRDefault="009A417B" w:rsidP="009A417B">
      <w:pPr>
        <w:autoSpaceDE w:val="0"/>
        <w:autoSpaceDN w:val="0"/>
        <w:adjustRightInd w:val="0"/>
        <w:spacing w:after="0" w:line="240" w:lineRule="auto"/>
        <w:jc w:val="left"/>
        <w:rPr>
          <w:del w:id="453" w:author="Bence" w:date="2017-05-21T10:47:00Z"/>
          <w:rFonts w:ascii="Courier New" w:hAnsi="Courier New" w:cs="Courier New"/>
          <w:color w:val="000000"/>
          <w:sz w:val="20"/>
          <w:szCs w:val="20"/>
          <w:highlight w:val="white"/>
        </w:rPr>
      </w:pPr>
      <w:del w:id="454"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"400"</w:delText>
        </w:r>
      </w:del>
    </w:p>
    <w:p w14:paraId="4EB4A69E" w14:textId="6EE7543B" w:rsidR="009A417B" w:rsidDel="0065500B" w:rsidRDefault="009A417B" w:rsidP="009A417B">
      <w:pPr>
        <w:autoSpaceDE w:val="0"/>
        <w:autoSpaceDN w:val="0"/>
        <w:adjustRightInd w:val="0"/>
        <w:spacing w:after="0" w:line="240" w:lineRule="auto"/>
        <w:jc w:val="left"/>
        <w:rPr>
          <w:del w:id="455" w:author="Bence" w:date="2017-05-21T10:47:00Z"/>
          <w:rFonts w:ascii="Courier New" w:hAnsi="Courier New" w:cs="Courier New"/>
          <w:color w:val="000000"/>
          <w:sz w:val="20"/>
          <w:szCs w:val="20"/>
          <w:highlight w:val="white"/>
        </w:rPr>
      </w:pPr>
      <w:del w:id="456"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368ECC5" w14:textId="742CB862" w:rsidR="009A417B" w:rsidDel="0065500B" w:rsidRDefault="009A417B" w:rsidP="009A417B">
      <w:pPr>
        <w:autoSpaceDE w:val="0"/>
        <w:autoSpaceDN w:val="0"/>
        <w:adjustRightInd w:val="0"/>
        <w:spacing w:after="0" w:line="240" w:lineRule="auto"/>
        <w:jc w:val="left"/>
        <w:rPr>
          <w:del w:id="457" w:author="Bence" w:date="2017-05-21T10:47:00Z"/>
          <w:rFonts w:ascii="Courier New" w:hAnsi="Courier New" w:cs="Courier New"/>
          <w:color w:val="000000"/>
          <w:sz w:val="20"/>
          <w:szCs w:val="20"/>
          <w:highlight w:val="white"/>
        </w:rPr>
      </w:pPr>
      <w:del w:id="458"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B4FEE39" w14:textId="1C95F606" w:rsidR="009A417B" w:rsidDel="0065500B" w:rsidRDefault="009A417B" w:rsidP="009A417B">
      <w:pPr>
        <w:autoSpaceDE w:val="0"/>
        <w:autoSpaceDN w:val="0"/>
        <w:adjustRightInd w:val="0"/>
        <w:spacing w:after="0" w:line="240" w:lineRule="auto"/>
        <w:jc w:val="left"/>
        <w:rPr>
          <w:del w:id="459" w:author="Bence" w:date="2017-05-21T10:47:00Z"/>
          <w:rFonts w:ascii="Courier New" w:hAnsi="Courier New" w:cs="Courier New"/>
          <w:color w:val="000000"/>
          <w:sz w:val="20"/>
          <w:szCs w:val="20"/>
          <w:highlight w:val="white"/>
        </w:rPr>
      </w:pPr>
      <w:del w:id="460"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472E46F" w14:textId="7AF3ABC6" w:rsidR="009A417B" w:rsidDel="0065500B" w:rsidRDefault="009A417B" w:rsidP="009A417B">
      <w:pPr>
        <w:autoSpaceDE w:val="0"/>
        <w:autoSpaceDN w:val="0"/>
        <w:adjustRightInd w:val="0"/>
        <w:spacing w:after="0" w:line="240" w:lineRule="auto"/>
        <w:jc w:val="left"/>
        <w:rPr>
          <w:del w:id="461" w:author="Bence" w:date="2017-05-21T10:47:00Z"/>
          <w:rFonts w:ascii="Courier New" w:hAnsi="Courier New" w:cs="Courier New"/>
          <w:color w:val="000000"/>
          <w:sz w:val="20"/>
          <w:szCs w:val="20"/>
          <w:highlight w:val="white"/>
        </w:rPr>
      </w:pPr>
      <w:del w:id="462"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6B26D88" w14:textId="043C7AB8" w:rsidR="009A417B" w:rsidDel="0065500B" w:rsidRDefault="009A417B" w:rsidP="009A417B">
      <w:pPr>
        <w:autoSpaceDE w:val="0"/>
        <w:autoSpaceDN w:val="0"/>
        <w:adjustRightInd w:val="0"/>
        <w:spacing w:after="0" w:line="240" w:lineRule="auto"/>
        <w:jc w:val="left"/>
        <w:rPr>
          <w:del w:id="463" w:author="Bence" w:date="2017-05-21T10:47:00Z"/>
          <w:rFonts w:ascii="Courier New" w:hAnsi="Courier New" w:cs="Courier New"/>
          <w:color w:val="000000"/>
          <w:sz w:val="20"/>
          <w:szCs w:val="20"/>
          <w:highlight w:val="white"/>
        </w:rPr>
      </w:pPr>
      <w:del w:id="464"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3620FA4F" w14:textId="2ED7ABCC" w:rsidR="009A417B" w:rsidDel="0065500B" w:rsidRDefault="009A417B" w:rsidP="009A417B">
      <w:pPr>
        <w:autoSpaceDE w:val="0"/>
        <w:autoSpaceDN w:val="0"/>
        <w:adjustRightInd w:val="0"/>
        <w:spacing w:after="0" w:line="240" w:lineRule="auto"/>
        <w:jc w:val="left"/>
        <w:rPr>
          <w:del w:id="465" w:author="Bence" w:date="2017-05-21T10:47:00Z"/>
          <w:rFonts w:ascii="Courier New" w:hAnsi="Courier New" w:cs="Courier New"/>
          <w:color w:val="000000"/>
          <w:sz w:val="20"/>
          <w:szCs w:val="20"/>
          <w:highlight w:val="white"/>
        </w:rPr>
      </w:pPr>
      <w:del w:id="466"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"actuatorid"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2A2F84F0" w14:textId="7C9E2474" w:rsidR="009A417B" w:rsidDel="0065500B" w:rsidRDefault="009A417B" w:rsidP="009A417B">
      <w:pPr>
        <w:autoSpaceDE w:val="0"/>
        <w:autoSpaceDN w:val="0"/>
        <w:adjustRightInd w:val="0"/>
        <w:spacing w:after="0" w:line="240" w:lineRule="auto"/>
        <w:jc w:val="left"/>
        <w:rPr>
          <w:del w:id="467" w:author="Bence" w:date="2017-05-21T10:47:00Z"/>
          <w:rFonts w:ascii="Courier New" w:hAnsi="Courier New" w:cs="Courier New"/>
          <w:color w:val="000000"/>
          <w:sz w:val="20"/>
          <w:szCs w:val="20"/>
          <w:highlight w:val="white"/>
        </w:rPr>
      </w:pPr>
      <w:del w:id="468"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7C0BB5AA" w14:textId="4CAF9924" w:rsidR="009A417B" w:rsidDel="0065500B" w:rsidRDefault="009A417B" w:rsidP="009A417B">
      <w:pPr>
        <w:autoSpaceDE w:val="0"/>
        <w:autoSpaceDN w:val="0"/>
        <w:adjustRightInd w:val="0"/>
        <w:spacing w:after="0" w:line="240" w:lineRule="auto"/>
        <w:jc w:val="left"/>
        <w:rPr>
          <w:del w:id="469" w:author="Bence" w:date="2017-05-21T10:47:00Z"/>
          <w:rFonts w:ascii="Courier New" w:hAnsi="Courier New" w:cs="Courier New"/>
          <w:color w:val="000000"/>
          <w:sz w:val="20"/>
          <w:szCs w:val="20"/>
          <w:highlight w:val="white"/>
        </w:rPr>
      </w:pPr>
      <w:del w:id="470"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"ON"</w:delText>
        </w:r>
      </w:del>
    </w:p>
    <w:p w14:paraId="684529B9" w14:textId="21121A76" w:rsidR="009A417B" w:rsidDel="0065500B" w:rsidRDefault="009A417B" w:rsidP="009A417B">
      <w:pPr>
        <w:autoSpaceDE w:val="0"/>
        <w:autoSpaceDN w:val="0"/>
        <w:adjustRightInd w:val="0"/>
        <w:spacing w:after="0" w:line="240" w:lineRule="auto"/>
        <w:jc w:val="left"/>
        <w:rPr>
          <w:del w:id="471" w:author="Bence" w:date="2017-05-21T10:47:00Z"/>
          <w:rFonts w:ascii="Courier New" w:hAnsi="Courier New" w:cs="Courier New"/>
          <w:color w:val="000000"/>
          <w:sz w:val="20"/>
          <w:szCs w:val="20"/>
          <w:highlight w:val="white"/>
        </w:rPr>
      </w:pPr>
      <w:del w:id="472"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405E9EDC" w14:textId="6F7D0853" w:rsidR="009A417B" w:rsidDel="0065500B" w:rsidRDefault="009A417B" w:rsidP="009A417B">
      <w:pPr>
        <w:autoSpaceDE w:val="0"/>
        <w:autoSpaceDN w:val="0"/>
        <w:adjustRightInd w:val="0"/>
        <w:spacing w:after="0" w:line="240" w:lineRule="auto"/>
        <w:jc w:val="left"/>
        <w:rPr>
          <w:del w:id="473" w:author="Bence" w:date="2017-05-21T10:47:00Z"/>
          <w:rFonts w:ascii="Courier New" w:hAnsi="Courier New" w:cs="Courier New"/>
          <w:color w:val="000000"/>
          <w:sz w:val="20"/>
          <w:szCs w:val="20"/>
          <w:highlight w:val="white"/>
        </w:rPr>
      </w:pPr>
      <w:del w:id="474"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901330B" w14:textId="6DFD05D8" w:rsidR="009A417B" w:rsidDel="0065500B" w:rsidRDefault="009A417B" w:rsidP="009A417B">
      <w:pPr>
        <w:autoSpaceDE w:val="0"/>
        <w:autoSpaceDN w:val="0"/>
        <w:adjustRightInd w:val="0"/>
        <w:spacing w:after="0" w:line="240" w:lineRule="auto"/>
        <w:jc w:val="left"/>
        <w:rPr>
          <w:del w:id="475" w:author="Bence" w:date="2017-05-21T10:47:00Z"/>
          <w:rFonts w:ascii="Courier New" w:hAnsi="Courier New" w:cs="Courier New"/>
          <w:color w:val="000000"/>
          <w:sz w:val="20"/>
          <w:szCs w:val="20"/>
          <w:highlight w:val="white"/>
        </w:rPr>
      </w:pPr>
      <w:del w:id="476"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w:delText>
        </w:r>
      </w:del>
      <w:del w:id="477" w:author="Bence" w:date="2017-05-21T10:39:00Z">
        <w:r w:rsidDel="0065500B">
          <w:rPr>
            <w:rFonts w:ascii="Courier New" w:hAnsi="Courier New" w:cs="Courier New"/>
            <w:color w:val="800000"/>
            <w:sz w:val="20"/>
            <w:szCs w:val="20"/>
            <w:highlight w:val="white"/>
          </w:rPr>
          <w:delText>device</w:delText>
        </w:r>
      </w:del>
      <w:del w:id="478" w:author="Bence" w:date="2017-05-21T10:47:00Z">
        <w:r w:rsidDel="0065500B">
          <w:rPr>
            <w:rFonts w:ascii="Courier New" w:hAnsi="Courier New" w:cs="Courier New"/>
            <w:color w:val="800000"/>
            <w:sz w:val="20"/>
            <w:szCs w:val="20"/>
            <w:highlight w:val="white"/>
          </w:rPr>
          <w:delText>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0E0FEDAA" w14:textId="001264DD" w:rsidR="009A417B" w:rsidDel="0065500B" w:rsidRDefault="009A417B" w:rsidP="009A417B">
      <w:pPr>
        <w:autoSpaceDE w:val="0"/>
        <w:autoSpaceDN w:val="0"/>
        <w:adjustRightInd w:val="0"/>
        <w:spacing w:after="0" w:line="240" w:lineRule="auto"/>
        <w:jc w:val="left"/>
        <w:rPr>
          <w:del w:id="479" w:author="Bence" w:date="2017-05-21T10:47:00Z"/>
          <w:rFonts w:ascii="Courier New" w:hAnsi="Courier New" w:cs="Courier New"/>
          <w:color w:val="000000"/>
          <w:sz w:val="20"/>
          <w:szCs w:val="20"/>
          <w:highlight w:val="white"/>
        </w:rPr>
      </w:pPr>
      <w:del w:id="480"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"name"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"lampa1"</w:delText>
        </w:r>
      </w:del>
    </w:p>
    <w:p w14:paraId="141D3CDF" w14:textId="0308BED3" w:rsidR="008D7D01" w:rsidDel="0065500B" w:rsidRDefault="009A417B" w:rsidP="00C46C8D">
      <w:pPr>
        <w:rPr>
          <w:del w:id="481" w:author="Bence" w:date="2017-05-21T10:47:00Z"/>
        </w:rPr>
      </w:pPr>
      <w:del w:id="482" w:author="Bence" w:date="2017-05-21T10:47:00Z">
        <w:r w:rsidDel="0065500B">
          <w:rPr>
            <w:rFonts w:ascii="Courier New" w:hAnsi="Courier New" w:cs="Courier New"/>
            <w:b/>
            <w:bCs/>
            <w:color w:val="8000FF"/>
            <w:sz w:val="20"/>
            <w:szCs w:val="20"/>
            <w:highlight w:val="white"/>
          </w:rPr>
          <w:delText>}</w:delText>
        </w:r>
      </w:del>
    </w:p>
    <w:p w14:paraId="40B4EDA2" w14:textId="77777777" w:rsidR="00833F04" w:rsidRDefault="00833F04" w:rsidP="00C46C8D">
      <w:r>
        <w:t>A hozzá t</w:t>
      </w:r>
      <w:r w:rsidR="00754571">
        <w:t xml:space="preserve">artozó </w:t>
      </w:r>
      <w:commentRangeStart w:id="483"/>
      <w:r w:rsidR="00754571">
        <w:t xml:space="preserve">séma </w:t>
      </w:r>
      <w:commentRangeEnd w:id="483"/>
      <w:r w:rsidR="00604AE8">
        <w:rPr>
          <w:rStyle w:val="Jegyzethivatkozs"/>
        </w:rPr>
        <w:commentReference w:id="483"/>
      </w:r>
      <w:r w:rsidR="00754571">
        <w:t>pedig:</w:t>
      </w:r>
    </w:p>
    <w:p w14:paraId="055A1203" w14:textId="5D553AA3" w:rsidR="001B34E3" w:rsidRDefault="001B34E3" w:rsidP="00301D50">
      <w:pPr>
        <w:autoSpaceDE w:val="0"/>
        <w:autoSpaceDN w:val="0"/>
        <w:adjustRightInd w:val="0"/>
        <w:spacing w:after="0" w:line="240" w:lineRule="auto"/>
        <w:jc w:val="left"/>
        <w:rPr>
          <w:ins w:id="484" w:author="Bence" w:date="2017-05-21T10:47:00Z"/>
          <w:rFonts w:ascii="Courier New" w:hAnsi="Courier New" w:cs="Courier New"/>
          <w:b/>
          <w:bCs/>
          <w:color w:val="8000FF"/>
          <w:sz w:val="20"/>
          <w:szCs w:val="20"/>
          <w:highlight w:val="white"/>
        </w:rPr>
      </w:pPr>
    </w:p>
    <w:p w14:paraId="29B7748E" w14:textId="77777777" w:rsidR="0065500B" w:rsidRDefault="0065500B" w:rsidP="00301D50">
      <w:pPr>
        <w:autoSpaceDE w:val="0"/>
        <w:autoSpaceDN w:val="0"/>
        <w:adjustRightInd w:val="0"/>
        <w:spacing w:after="0" w:line="240" w:lineRule="auto"/>
        <w:jc w:val="left"/>
        <w:rPr>
          <w:rFonts w:ascii="Courier New" w:hAnsi="Courier New" w:cs="Courier New"/>
          <w:b/>
          <w:bCs/>
          <w:color w:val="8000FF"/>
          <w:sz w:val="20"/>
          <w:szCs w:val="20"/>
          <w:highlight w:val="white"/>
        </w:rPr>
        <w:sectPr w:rsidR="0065500B" w:rsidSect="00D42C9D">
          <w:footerReference w:type="default" r:id="rId18"/>
          <w:pgSz w:w="11906" w:h="16838"/>
          <w:pgMar w:top="899" w:right="1418" w:bottom="1134" w:left="1418" w:header="709" w:footer="709" w:gutter="0"/>
          <w:cols w:space="708"/>
          <w:docGrid w:linePitch="360"/>
        </w:sectPr>
      </w:pPr>
    </w:p>
    <w:p w14:paraId="1526B9FD" w14:textId="77777777" w:rsidR="00EE5175" w:rsidRDefault="00EE5175" w:rsidP="00EE5175">
      <w:pPr>
        <w:autoSpaceDE w:val="0"/>
        <w:autoSpaceDN w:val="0"/>
        <w:adjustRightInd w:val="0"/>
        <w:spacing w:after="0" w:line="240" w:lineRule="auto"/>
        <w:jc w:val="left"/>
        <w:rPr>
          <w:ins w:id="485" w:author="Bence" w:date="2017-05-21T10:52:00Z"/>
          <w:rFonts w:ascii="Courier New" w:hAnsi="Courier New" w:cs="Courier New"/>
          <w:color w:val="000000"/>
          <w:sz w:val="20"/>
          <w:szCs w:val="20"/>
          <w:highlight w:val="white"/>
        </w:rPr>
      </w:pPr>
      <w:ins w:id="486" w:author="Bence" w:date="2017-05-21T10:52:00Z">
        <w:r>
          <w:rPr>
            <w:rFonts w:ascii="Courier New" w:hAnsi="Courier New" w:cs="Courier New"/>
            <w:b/>
            <w:bCs/>
            <w:color w:val="8000FF"/>
            <w:sz w:val="20"/>
            <w:szCs w:val="20"/>
            <w:highlight w:val="white"/>
          </w:rPr>
          <w:lastRenderedPageBreak/>
          <w:t>{</w:t>
        </w:r>
      </w:ins>
    </w:p>
    <w:p w14:paraId="09B9E605" w14:textId="77777777" w:rsidR="00EE5175" w:rsidRDefault="00EE5175" w:rsidP="00EE5175">
      <w:pPr>
        <w:autoSpaceDE w:val="0"/>
        <w:autoSpaceDN w:val="0"/>
        <w:adjustRightInd w:val="0"/>
        <w:spacing w:after="0" w:line="240" w:lineRule="auto"/>
        <w:jc w:val="left"/>
        <w:rPr>
          <w:ins w:id="487" w:author="Bence" w:date="2017-05-21T10:52:00Z"/>
          <w:rFonts w:ascii="Courier New" w:hAnsi="Courier New" w:cs="Courier New"/>
          <w:color w:val="000000"/>
          <w:sz w:val="20"/>
          <w:szCs w:val="20"/>
          <w:highlight w:val="white"/>
        </w:rPr>
      </w:pPr>
      <w:ins w:id="48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w:t>
        </w:r>
        <w:r>
          <w:rPr>
            <w:rFonts w:ascii="Courier New" w:hAnsi="Courier New" w:cs="Courier New"/>
            <w:b/>
            <w:bCs/>
            <w:color w:val="8000FF"/>
            <w:sz w:val="20"/>
            <w:szCs w:val="20"/>
            <w:highlight w:val="white"/>
          </w:rPr>
          <w:t>,</w:t>
        </w:r>
      </w:ins>
    </w:p>
    <w:p w14:paraId="3BBA0FC1" w14:textId="77777777" w:rsidR="00EE5175" w:rsidRDefault="00EE5175" w:rsidP="00EE5175">
      <w:pPr>
        <w:autoSpaceDE w:val="0"/>
        <w:autoSpaceDN w:val="0"/>
        <w:adjustRightInd w:val="0"/>
        <w:spacing w:after="0" w:line="240" w:lineRule="auto"/>
        <w:jc w:val="left"/>
        <w:rPr>
          <w:ins w:id="489" w:author="Bence" w:date="2017-05-21T10:52:00Z"/>
          <w:rFonts w:ascii="Courier New" w:hAnsi="Courier New" w:cs="Courier New"/>
          <w:color w:val="000000"/>
          <w:sz w:val="20"/>
          <w:szCs w:val="20"/>
          <w:highlight w:val="white"/>
        </w:rPr>
      </w:pPr>
      <w:ins w:id="49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ins>
    </w:p>
    <w:p w14:paraId="6BFB32F5" w14:textId="77777777" w:rsidR="00EE5175" w:rsidRDefault="00EE5175" w:rsidP="00EE5175">
      <w:pPr>
        <w:autoSpaceDE w:val="0"/>
        <w:autoSpaceDN w:val="0"/>
        <w:adjustRightInd w:val="0"/>
        <w:spacing w:after="0" w:line="240" w:lineRule="auto"/>
        <w:jc w:val="left"/>
        <w:rPr>
          <w:ins w:id="491" w:author="Bence" w:date="2017-05-21T10:52:00Z"/>
          <w:rFonts w:ascii="Courier New" w:hAnsi="Courier New" w:cs="Courier New"/>
          <w:color w:val="000000"/>
          <w:sz w:val="20"/>
          <w:szCs w:val="20"/>
          <w:highlight w:val="white"/>
        </w:rPr>
      </w:pPr>
      <w:ins w:id="49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EDEC4A9" w14:textId="77777777" w:rsidR="00EE5175" w:rsidRDefault="00EE5175" w:rsidP="00EE5175">
      <w:pPr>
        <w:autoSpaceDE w:val="0"/>
        <w:autoSpaceDN w:val="0"/>
        <w:adjustRightInd w:val="0"/>
        <w:spacing w:after="0" w:line="240" w:lineRule="auto"/>
        <w:jc w:val="left"/>
        <w:rPr>
          <w:ins w:id="493" w:author="Bence" w:date="2017-05-21T10:52:00Z"/>
          <w:rFonts w:ascii="Courier New" w:hAnsi="Courier New" w:cs="Courier New"/>
          <w:color w:val="000000"/>
          <w:sz w:val="20"/>
          <w:szCs w:val="20"/>
          <w:highlight w:val="white"/>
        </w:rPr>
      </w:pPr>
      <w:ins w:id="49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2B5159" w14:textId="77777777" w:rsidR="00EE5175" w:rsidRDefault="00EE5175" w:rsidP="00EE5175">
      <w:pPr>
        <w:autoSpaceDE w:val="0"/>
        <w:autoSpaceDN w:val="0"/>
        <w:adjustRightInd w:val="0"/>
        <w:spacing w:after="0" w:line="240" w:lineRule="auto"/>
        <w:jc w:val="left"/>
        <w:rPr>
          <w:ins w:id="495" w:author="Bence" w:date="2017-05-21T10:52:00Z"/>
          <w:rFonts w:ascii="Courier New" w:hAnsi="Courier New" w:cs="Courier New"/>
          <w:color w:val="000000"/>
          <w:sz w:val="20"/>
          <w:szCs w:val="20"/>
          <w:highlight w:val="white"/>
        </w:rPr>
      </w:pPr>
      <w:ins w:id="49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b/>
            <w:bCs/>
            <w:color w:val="8000FF"/>
            <w:sz w:val="20"/>
            <w:szCs w:val="20"/>
            <w:highlight w:val="white"/>
          </w:rPr>
          <w:t>,</w:t>
        </w:r>
      </w:ins>
    </w:p>
    <w:p w14:paraId="0FDCA7E4" w14:textId="77777777" w:rsidR="00EE5175" w:rsidRDefault="00EE5175" w:rsidP="00EE5175">
      <w:pPr>
        <w:autoSpaceDE w:val="0"/>
        <w:autoSpaceDN w:val="0"/>
        <w:adjustRightInd w:val="0"/>
        <w:spacing w:after="0" w:line="240" w:lineRule="auto"/>
        <w:jc w:val="left"/>
        <w:rPr>
          <w:ins w:id="497" w:author="Bence" w:date="2017-05-21T10:52:00Z"/>
          <w:rFonts w:ascii="Courier New" w:hAnsi="Courier New" w:cs="Courier New"/>
          <w:color w:val="000000"/>
          <w:sz w:val="20"/>
          <w:szCs w:val="20"/>
          <w:highlight w:val="white"/>
        </w:rPr>
      </w:pPr>
      <w:ins w:id="498" w:author="Bence" w:date="2017-05-21T10:52:00Z">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 id"</w:t>
        </w:r>
      </w:ins>
    </w:p>
    <w:p w14:paraId="1F21802A" w14:textId="77777777" w:rsidR="00EE5175" w:rsidRDefault="00EE5175" w:rsidP="00EE5175">
      <w:pPr>
        <w:autoSpaceDE w:val="0"/>
        <w:autoSpaceDN w:val="0"/>
        <w:adjustRightInd w:val="0"/>
        <w:spacing w:after="0" w:line="240" w:lineRule="auto"/>
        <w:jc w:val="left"/>
        <w:rPr>
          <w:ins w:id="499" w:author="Bence" w:date="2017-05-21T10:52:00Z"/>
          <w:rFonts w:ascii="Courier New" w:hAnsi="Courier New" w:cs="Courier New"/>
          <w:color w:val="000000"/>
          <w:sz w:val="20"/>
          <w:szCs w:val="20"/>
          <w:highlight w:val="white"/>
        </w:rPr>
      </w:pPr>
      <w:ins w:id="500"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3E96C9" w14:textId="77777777" w:rsidR="00EE5175" w:rsidRDefault="00EE5175" w:rsidP="00EE5175">
      <w:pPr>
        <w:autoSpaceDE w:val="0"/>
        <w:autoSpaceDN w:val="0"/>
        <w:adjustRightInd w:val="0"/>
        <w:spacing w:after="0" w:line="240" w:lineRule="auto"/>
        <w:jc w:val="left"/>
        <w:rPr>
          <w:ins w:id="501" w:author="Bence" w:date="2017-05-21T10:52:00Z"/>
          <w:rFonts w:ascii="Courier New" w:hAnsi="Courier New" w:cs="Courier New"/>
          <w:color w:val="000000"/>
          <w:sz w:val="20"/>
          <w:szCs w:val="20"/>
          <w:highlight w:val="white"/>
        </w:rPr>
      </w:pPr>
      <w:ins w:id="502" w:author="Bence" w:date="2017-05-21T10:52:00Z">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32B7A74" w14:textId="77777777" w:rsidR="00EE5175" w:rsidRDefault="00EE5175" w:rsidP="00EE5175">
      <w:pPr>
        <w:autoSpaceDE w:val="0"/>
        <w:autoSpaceDN w:val="0"/>
        <w:adjustRightInd w:val="0"/>
        <w:spacing w:after="0" w:line="240" w:lineRule="auto"/>
        <w:jc w:val="left"/>
        <w:rPr>
          <w:ins w:id="503" w:author="Bence" w:date="2017-05-21T10:52:00Z"/>
          <w:rFonts w:ascii="Courier New" w:hAnsi="Courier New" w:cs="Courier New"/>
          <w:color w:val="000000"/>
          <w:sz w:val="20"/>
          <w:szCs w:val="20"/>
          <w:highlight w:val="white"/>
        </w:rPr>
      </w:pPr>
      <w:ins w:id="50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b/>
            <w:bCs/>
            <w:color w:val="8000FF"/>
            <w:sz w:val="20"/>
            <w:szCs w:val="20"/>
            <w:highlight w:val="white"/>
          </w:rPr>
          <w:t>,</w:t>
        </w:r>
      </w:ins>
    </w:p>
    <w:p w14:paraId="6605A162" w14:textId="77777777" w:rsidR="00EE5175" w:rsidRDefault="00EE5175" w:rsidP="00EE5175">
      <w:pPr>
        <w:autoSpaceDE w:val="0"/>
        <w:autoSpaceDN w:val="0"/>
        <w:adjustRightInd w:val="0"/>
        <w:spacing w:after="0" w:line="240" w:lineRule="auto"/>
        <w:jc w:val="left"/>
        <w:rPr>
          <w:ins w:id="505" w:author="Bence" w:date="2017-05-21T10:52:00Z"/>
          <w:rFonts w:ascii="Courier New" w:hAnsi="Courier New" w:cs="Courier New"/>
          <w:color w:val="000000"/>
          <w:sz w:val="20"/>
          <w:szCs w:val="20"/>
          <w:highlight w:val="white"/>
        </w:rPr>
      </w:pPr>
      <w:ins w:id="506" w:author="Bence" w:date="2017-05-21T10:52:00Z">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ins>
    </w:p>
    <w:p w14:paraId="010D2684" w14:textId="77777777" w:rsidR="00EE5175" w:rsidRDefault="00EE5175" w:rsidP="00EE5175">
      <w:pPr>
        <w:autoSpaceDE w:val="0"/>
        <w:autoSpaceDN w:val="0"/>
        <w:adjustRightInd w:val="0"/>
        <w:spacing w:after="0" w:line="240" w:lineRule="auto"/>
        <w:jc w:val="left"/>
        <w:rPr>
          <w:ins w:id="507" w:author="Bence" w:date="2017-05-21T10:52:00Z"/>
          <w:rFonts w:ascii="Courier New" w:hAnsi="Courier New" w:cs="Courier New"/>
          <w:color w:val="000000"/>
          <w:sz w:val="20"/>
          <w:szCs w:val="20"/>
          <w:highlight w:val="white"/>
        </w:rPr>
      </w:pPr>
      <w:ins w:id="508"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08B375E" w14:textId="77777777" w:rsidR="00EE5175" w:rsidRDefault="00EE5175" w:rsidP="00EE5175">
      <w:pPr>
        <w:autoSpaceDE w:val="0"/>
        <w:autoSpaceDN w:val="0"/>
        <w:adjustRightInd w:val="0"/>
        <w:spacing w:after="0" w:line="240" w:lineRule="auto"/>
        <w:jc w:val="left"/>
        <w:rPr>
          <w:ins w:id="509" w:author="Bence" w:date="2017-05-21T10:52:00Z"/>
          <w:rFonts w:ascii="Courier New" w:hAnsi="Courier New" w:cs="Courier New"/>
          <w:color w:val="000000"/>
          <w:sz w:val="20"/>
          <w:szCs w:val="20"/>
          <w:highlight w:val="white"/>
        </w:rPr>
      </w:pPr>
      <w:ins w:id="51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7D811CE" w14:textId="77777777" w:rsidR="00EE5175" w:rsidRDefault="00EE5175" w:rsidP="00EE5175">
      <w:pPr>
        <w:autoSpaceDE w:val="0"/>
        <w:autoSpaceDN w:val="0"/>
        <w:adjustRightInd w:val="0"/>
        <w:spacing w:after="0" w:line="240" w:lineRule="auto"/>
        <w:jc w:val="left"/>
        <w:rPr>
          <w:ins w:id="511" w:author="Bence" w:date="2017-05-21T10:52:00Z"/>
          <w:rFonts w:ascii="Courier New" w:hAnsi="Courier New" w:cs="Courier New"/>
          <w:color w:val="000000"/>
          <w:sz w:val="20"/>
          <w:szCs w:val="20"/>
          <w:highlight w:val="white"/>
        </w:rPr>
      </w:pPr>
      <w:ins w:id="512" w:author="Bence" w:date="2017-05-21T10:52:00Z">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ins>
    </w:p>
    <w:p w14:paraId="272FC635" w14:textId="77777777" w:rsidR="00EE5175" w:rsidRDefault="00EE5175" w:rsidP="00EE5175">
      <w:pPr>
        <w:autoSpaceDE w:val="0"/>
        <w:autoSpaceDN w:val="0"/>
        <w:adjustRightInd w:val="0"/>
        <w:spacing w:after="0" w:line="240" w:lineRule="auto"/>
        <w:jc w:val="left"/>
        <w:rPr>
          <w:ins w:id="513" w:author="Bence" w:date="2017-05-21T10:52:00Z"/>
          <w:rFonts w:ascii="Courier New" w:hAnsi="Courier New" w:cs="Courier New"/>
          <w:color w:val="000000"/>
          <w:sz w:val="20"/>
          <w:szCs w:val="20"/>
          <w:highlight w:val="white"/>
        </w:rPr>
      </w:pPr>
      <w:ins w:id="51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6ED3A5D5" w14:textId="77777777" w:rsidR="00EE5175" w:rsidRDefault="00EE5175" w:rsidP="00EE5175">
      <w:pPr>
        <w:autoSpaceDE w:val="0"/>
        <w:autoSpaceDN w:val="0"/>
        <w:adjustRightInd w:val="0"/>
        <w:spacing w:after="0" w:line="240" w:lineRule="auto"/>
        <w:jc w:val="left"/>
        <w:rPr>
          <w:ins w:id="515" w:author="Bence" w:date="2017-05-21T10:52:00Z"/>
          <w:rFonts w:ascii="Courier New" w:hAnsi="Courier New" w:cs="Courier New"/>
          <w:color w:val="000000"/>
          <w:sz w:val="20"/>
          <w:szCs w:val="20"/>
          <w:highlight w:val="white"/>
        </w:rPr>
      </w:pPr>
      <w:ins w:id="516"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88DE0A1" w14:textId="77777777" w:rsidR="00EE5175" w:rsidRDefault="00EE5175" w:rsidP="00EE5175">
      <w:pPr>
        <w:autoSpaceDE w:val="0"/>
        <w:autoSpaceDN w:val="0"/>
        <w:adjustRightInd w:val="0"/>
        <w:spacing w:after="0" w:line="240" w:lineRule="auto"/>
        <w:jc w:val="left"/>
        <w:rPr>
          <w:ins w:id="517" w:author="Bence" w:date="2017-05-21T10:52:00Z"/>
          <w:rFonts w:ascii="Courier New" w:hAnsi="Courier New" w:cs="Courier New"/>
          <w:color w:val="000000"/>
          <w:sz w:val="20"/>
          <w:szCs w:val="20"/>
          <w:highlight w:val="white"/>
        </w:rPr>
      </w:pPr>
      <w:ins w:id="51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5EF4AE5" w14:textId="77777777" w:rsidR="00EE5175" w:rsidRDefault="00EE5175" w:rsidP="00EE5175">
      <w:pPr>
        <w:autoSpaceDE w:val="0"/>
        <w:autoSpaceDN w:val="0"/>
        <w:adjustRightInd w:val="0"/>
        <w:spacing w:after="0" w:line="240" w:lineRule="auto"/>
        <w:jc w:val="left"/>
        <w:rPr>
          <w:ins w:id="519" w:author="Bence" w:date="2017-05-21T10:52:00Z"/>
          <w:rFonts w:ascii="Courier New" w:hAnsi="Courier New" w:cs="Courier New"/>
          <w:color w:val="000000"/>
          <w:sz w:val="20"/>
          <w:szCs w:val="20"/>
          <w:highlight w:val="white"/>
        </w:rPr>
      </w:pPr>
      <w:ins w:id="520" w:author="Bence" w:date="2017-05-21T10:52:00Z">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ins>
    </w:p>
    <w:p w14:paraId="4818F4D4" w14:textId="77777777" w:rsidR="00EE5175" w:rsidRDefault="00EE5175" w:rsidP="00EE5175">
      <w:pPr>
        <w:autoSpaceDE w:val="0"/>
        <w:autoSpaceDN w:val="0"/>
        <w:adjustRightInd w:val="0"/>
        <w:spacing w:after="0" w:line="240" w:lineRule="auto"/>
        <w:jc w:val="left"/>
        <w:rPr>
          <w:ins w:id="521" w:author="Bence" w:date="2017-05-21T10:52:00Z"/>
          <w:rFonts w:ascii="Courier New" w:hAnsi="Courier New" w:cs="Courier New"/>
          <w:color w:val="000000"/>
          <w:sz w:val="20"/>
          <w:szCs w:val="20"/>
          <w:highlight w:val="white"/>
        </w:rPr>
      </w:pPr>
      <w:ins w:id="52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0075475B" w14:textId="77777777" w:rsidR="00EE5175" w:rsidRDefault="00EE5175" w:rsidP="00EE5175">
      <w:pPr>
        <w:autoSpaceDE w:val="0"/>
        <w:autoSpaceDN w:val="0"/>
        <w:adjustRightInd w:val="0"/>
        <w:spacing w:after="0" w:line="240" w:lineRule="auto"/>
        <w:jc w:val="left"/>
        <w:rPr>
          <w:ins w:id="523" w:author="Bence" w:date="2017-05-21T10:52:00Z"/>
          <w:rFonts w:ascii="Courier New" w:hAnsi="Courier New" w:cs="Courier New"/>
          <w:color w:val="000000"/>
          <w:sz w:val="20"/>
          <w:szCs w:val="20"/>
          <w:highlight w:val="white"/>
        </w:rPr>
      </w:pPr>
      <w:ins w:id="524"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E3F1579" w14:textId="77777777" w:rsidR="00EE5175" w:rsidRDefault="00EE5175" w:rsidP="00EE5175">
      <w:pPr>
        <w:autoSpaceDE w:val="0"/>
        <w:autoSpaceDN w:val="0"/>
        <w:adjustRightInd w:val="0"/>
        <w:spacing w:after="0" w:line="240" w:lineRule="auto"/>
        <w:jc w:val="left"/>
        <w:rPr>
          <w:ins w:id="525" w:author="Bence" w:date="2017-05-21T10:52:00Z"/>
          <w:rFonts w:ascii="Courier New" w:hAnsi="Courier New" w:cs="Courier New"/>
          <w:color w:val="000000"/>
          <w:sz w:val="20"/>
          <w:szCs w:val="20"/>
          <w:highlight w:val="white"/>
        </w:rPr>
      </w:pPr>
      <w:ins w:id="52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5278B44" w14:textId="77777777" w:rsidR="00EE5175" w:rsidRDefault="00EE5175" w:rsidP="00EE5175">
      <w:pPr>
        <w:autoSpaceDE w:val="0"/>
        <w:autoSpaceDN w:val="0"/>
        <w:adjustRightInd w:val="0"/>
        <w:spacing w:after="0" w:line="240" w:lineRule="auto"/>
        <w:jc w:val="left"/>
        <w:rPr>
          <w:ins w:id="527" w:author="Bence" w:date="2017-05-21T10:52:00Z"/>
          <w:rFonts w:ascii="Courier New" w:hAnsi="Courier New" w:cs="Courier New"/>
          <w:color w:val="000000"/>
          <w:sz w:val="20"/>
          <w:szCs w:val="20"/>
          <w:highlight w:val="white"/>
        </w:rPr>
      </w:pPr>
      <w:ins w:id="52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ins>
    </w:p>
    <w:p w14:paraId="1916798C" w14:textId="77777777" w:rsidR="00EE5175" w:rsidRDefault="00EE5175" w:rsidP="00EE5175">
      <w:pPr>
        <w:autoSpaceDE w:val="0"/>
        <w:autoSpaceDN w:val="0"/>
        <w:adjustRightInd w:val="0"/>
        <w:spacing w:after="0" w:line="240" w:lineRule="auto"/>
        <w:jc w:val="left"/>
        <w:rPr>
          <w:ins w:id="529" w:author="Bence" w:date="2017-05-21T10:52:00Z"/>
          <w:rFonts w:ascii="Courier New" w:hAnsi="Courier New" w:cs="Courier New"/>
          <w:color w:val="000000"/>
          <w:sz w:val="20"/>
          <w:szCs w:val="20"/>
          <w:highlight w:val="white"/>
        </w:rPr>
      </w:pPr>
      <w:ins w:id="53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"format"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"table"</w:t>
        </w:r>
        <w:r>
          <w:rPr>
            <w:rFonts w:ascii="Courier New" w:hAnsi="Courier New" w:cs="Courier New"/>
            <w:b/>
            <w:bCs/>
            <w:color w:val="8000FF"/>
            <w:sz w:val="20"/>
            <w:szCs w:val="20"/>
            <w:highlight w:val="white"/>
          </w:rPr>
          <w:t>,</w:t>
        </w:r>
      </w:ins>
    </w:p>
    <w:p w14:paraId="0E41B6BF" w14:textId="77777777" w:rsidR="00EE5175" w:rsidRDefault="00EE5175" w:rsidP="00EE5175">
      <w:pPr>
        <w:autoSpaceDE w:val="0"/>
        <w:autoSpaceDN w:val="0"/>
        <w:adjustRightInd w:val="0"/>
        <w:spacing w:after="0" w:line="240" w:lineRule="auto"/>
        <w:jc w:val="left"/>
        <w:rPr>
          <w:ins w:id="531" w:author="Bence" w:date="2017-05-21T10:52:00Z"/>
          <w:rFonts w:ascii="Courier New" w:hAnsi="Courier New" w:cs="Courier New"/>
          <w:color w:val="000000"/>
          <w:sz w:val="20"/>
          <w:szCs w:val="20"/>
          <w:highlight w:val="white"/>
        </w:rPr>
      </w:pPr>
      <w:ins w:id="53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ins>
    </w:p>
    <w:p w14:paraId="0A0C6A6C" w14:textId="77777777" w:rsidR="00EE5175" w:rsidRDefault="00EE5175" w:rsidP="00EE5175">
      <w:pPr>
        <w:autoSpaceDE w:val="0"/>
        <w:autoSpaceDN w:val="0"/>
        <w:adjustRightInd w:val="0"/>
        <w:spacing w:after="0" w:line="240" w:lineRule="auto"/>
        <w:jc w:val="left"/>
        <w:rPr>
          <w:ins w:id="533" w:author="Bence" w:date="2017-05-21T10:52:00Z"/>
          <w:rFonts w:ascii="Courier New" w:hAnsi="Courier New" w:cs="Courier New"/>
          <w:color w:val="000000"/>
          <w:sz w:val="20"/>
          <w:szCs w:val="20"/>
          <w:highlight w:val="white"/>
        </w:rPr>
      </w:pPr>
      <w:ins w:id="53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ins>
    </w:p>
    <w:p w14:paraId="195B6B15" w14:textId="77777777" w:rsidR="00EE5175" w:rsidRDefault="00EE5175" w:rsidP="00EE5175">
      <w:pPr>
        <w:autoSpaceDE w:val="0"/>
        <w:autoSpaceDN w:val="0"/>
        <w:adjustRightInd w:val="0"/>
        <w:spacing w:after="0" w:line="240" w:lineRule="auto"/>
        <w:jc w:val="left"/>
        <w:rPr>
          <w:ins w:id="535" w:author="Bence" w:date="2017-05-21T10:52:00Z"/>
          <w:rFonts w:ascii="Courier New" w:hAnsi="Courier New" w:cs="Courier New"/>
          <w:color w:val="000000"/>
          <w:sz w:val="20"/>
          <w:szCs w:val="20"/>
          <w:highlight w:val="white"/>
        </w:rPr>
      </w:pPr>
      <w:ins w:id="53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27C0CB" w14:textId="77777777" w:rsidR="00EE5175" w:rsidRDefault="00EE5175" w:rsidP="00EE5175">
      <w:pPr>
        <w:autoSpaceDE w:val="0"/>
        <w:autoSpaceDN w:val="0"/>
        <w:adjustRightInd w:val="0"/>
        <w:spacing w:after="0" w:line="240" w:lineRule="auto"/>
        <w:jc w:val="left"/>
        <w:rPr>
          <w:ins w:id="537" w:author="Bence" w:date="2017-05-21T10:52:00Z"/>
          <w:rFonts w:ascii="Courier New" w:hAnsi="Courier New" w:cs="Courier New"/>
          <w:color w:val="000000"/>
          <w:sz w:val="20"/>
          <w:szCs w:val="20"/>
          <w:highlight w:val="white"/>
        </w:rPr>
      </w:pPr>
      <w:ins w:id="53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ins>
    </w:p>
    <w:p w14:paraId="071C267C" w14:textId="77777777" w:rsidR="00EE5175" w:rsidRDefault="00EE5175" w:rsidP="00EE5175">
      <w:pPr>
        <w:autoSpaceDE w:val="0"/>
        <w:autoSpaceDN w:val="0"/>
        <w:adjustRightInd w:val="0"/>
        <w:spacing w:after="0" w:line="240" w:lineRule="auto"/>
        <w:jc w:val="left"/>
        <w:rPr>
          <w:ins w:id="539" w:author="Bence" w:date="2017-05-21T10:52:00Z"/>
          <w:rFonts w:ascii="Courier New" w:hAnsi="Courier New" w:cs="Courier New"/>
          <w:color w:val="000000"/>
          <w:sz w:val="20"/>
          <w:szCs w:val="20"/>
          <w:highlight w:val="white"/>
        </w:rPr>
      </w:pPr>
      <w:ins w:id="54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w:t>
        </w:r>
        <w:r>
          <w:rPr>
            <w:rFonts w:ascii="Courier New" w:hAnsi="Courier New" w:cs="Courier New"/>
            <w:b/>
            <w:bCs/>
            <w:color w:val="8000FF"/>
            <w:sz w:val="20"/>
            <w:szCs w:val="20"/>
            <w:highlight w:val="white"/>
          </w:rPr>
          <w:t>,</w:t>
        </w:r>
      </w:ins>
    </w:p>
    <w:p w14:paraId="5DFD0463" w14:textId="77777777" w:rsidR="00EE5175" w:rsidRDefault="00EE5175" w:rsidP="00EE5175">
      <w:pPr>
        <w:autoSpaceDE w:val="0"/>
        <w:autoSpaceDN w:val="0"/>
        <w:adjustRightInd w:val="0"/>
        <w:spacing w:after="0" w:line="240" w:lineRule="auto"/>
        <w:jc w:val="left"/>
        <w:rPr>
          <w:ins w:id="541" w:author="Bence" w:date="2017-05-21T10:52:00Z"/>
          <w:rFonts w:ascii="Courier New" w:hAnsi="Courier New" w:cs="Courier New"/>
          <w:color w:val="000000"/>
          <w:sz w:val="20"/>
          <w:szCs w:val="20"/>
          <w:highlight w:val="white"/>
        </w:rPr>
      </w:pPr>
      <w:ins w:id="54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E9E43A6" w14:textId="77777777" w:rsidR="00EE5175" w:rsidRDefault="00EE5175" w:rsidP="00EE5175">
      <w:pPr>
        <w:autoSpaceDE w:val="0"/>
        <w:autoSpaceDN w:val="0"/>
        <w:adjustRightInd w:val="0"/>
        <w:spacing w:after="0" w:line="240" w:lineRule="auto"/>
        <w:jc w:val="left"/>
        <w:rPr>
          <w:ins w:id="543" w:author="Bence" w:date="2017-05-21T10:52:00Z"/>
          <w:rFonts w:ascii="Courier New" w:hAnsi="Courier New" w:cs="Courier New"/>
          <w:color w:val="000000"/>
          <w:sz w:val="20"/>
          <w:szCs w:val="20"/>
          <w:highlight w:val="white"/>
        </w:rPr>
      </w:pPr>
      <w:ins w:id="54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896108C" w14:textId="77777777" w:rsidR="00EE5175" w:rsidRDefault="00EE5175" w:rsidP="00EE5175">
      <w:pPr>
        <w:autoSpaceDE w:val="0"/>
        <w:autoSpaceDN w:val="0"/>
        <w:adjustRightInd w:val="0"/>
        <w:spacing w:after="0" w:line="240" w:lineRule="auto"/>
        <w:jc w:val="left"/>
        <w:rPr>
          <w:ins w:id="545" w:author="Bence" w:date="2017-05-21T10:52:00Z"/>
          <w:rFonts w:ascii="Courier New" w:hAnsi="Courier New" w:cs="Courier New"/>
          <w:color w:val="000000"/>
          <w:sz w:val="20"/>
          <w:szCs w:val="20"/>
          <w:highlight w:val="white"/>
        </w:rPr>
      </w:pPr>
      <w:ins w:id="54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20058B26" w14:textId="77777777" w:rsidR="00EE5175" w:rsidRDefault="00EE5175" w:rsidP="00EE5175">
      <w:pPr>
        <w:autoSpaceDE w:val="0"/>
        <w:autoSpaceDN w:val="0"/>
        <w:adjustRightInd w:val="0"/>
        <w:spacing w:after="0" w:line="240" w:lineRule="auto"/>
        <w:jc w:val="left"/>
        <w:rPr>
          <w:ins w:id="547" w:author="Bence" w:date="2017-05-21T10:52:00Z"/>
          <w:rFonts w:ascii="Courier New" w:hAnsi="Courier New" w:cs="Courier New"/>
          <w:color w:val="000000"/>
          <w:sz w:val="20"/>
          <w:szCs w:val="20"/>
          <w:highlight w:val="white"/>
        </w:rPr>
      </w:pPr>
      <w:ins w:id="548"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FB804CD" w14:textId="77777777" w:rsidR="00EE5175" w:rsidRDefault="00EE5175" w:rsidP="00EE5175">
      <w:pPr>
        <w:autoSpaceDE w:val="0"/>
        <w:autoSpaceDN w:val="0"/>
        <w:adjustRightInd w:val="0"/>
        <w:spacing w:after="0" w:line="240" w:lineRule="auto"/>
        <w:jc w:val="left"/>
        <w:rPr>
          <w:ins w:id="549" w:author="Bence" w:date="2017-05-21T10:52:00Z"/>
          <w:rFonts w:ascii="Courier New" w:hAnsi="Courier New" w:cs="Courier New"/>
          <w:color w:val="000000"/>
          <w:sz w:val="20"/>
          <w:szCs w:val="20"/>
          <w:highlight w:val="white"/>
        </w:rPr>
      </w:pPr>
      <w:ins w:id="550"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19CF7B4" w14:textId="77777777" w:rsidR="00EE5175" w:rsidRDefault="00EE5175" w:rsidP="00EE5175">
      <w:pPr>
        <w:autoSpaceDE w:val="0"/>
        <w:autoSpaceDN w:val="0"/>
        <w:adjustRightInd w:val="0"/>
        <w:spacing w:after="0" w:line="240" w:lineRule="auto"/>
        <w:jc w:val="left"/>
        <w:rPr>
          <w:ins w:id="551" w:author="Bence" w:date="2017-05-21T10:52:00Z"/>
          <w:rFonts w:ascii="Courier New" w:hAnsi="Courier New" w:cs="Courier New"/>
          <w:color w:val="000000"/>
          <w:sz w:val="20"/>
          <w:szCs w:val="20"/>
          <w:highlight w:val="white"/>
        </w:rPr>
      </w:pPr>
      <w:ins w:id="55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1DD775F5" w14:textId="77777777" w:rsidR="00EE5175" w:rsidRDefault="00EE5175" w:rsidP="00EE5175">
      <w:pPr>
        <w:autoSpaceDE w:val="0"/>
        <w:autoSpaceDN w:val="0"/>
        <w:adjustRightInd w:val="0"/>
        <w:spacing w:after="0" w:line="240" w:lineRule="auto"/>
        <w:jc w:val="left"/>
        <w:rPr>
          <w:ins w:id="553" w:author="Bence" w:date="2017-05-21T10:52:00Z"/>
          <w:rFonts w:ascii="Courier New" w:hAnsi="Courier New" w:cs="Courier New"/>
          <w:color w:val="000000"/>
          <w:sz w:val="20"/>
          <w:szCs w:val="20"/>
          <w:highlight w:val="white"/>
        </w:rPr>
      </w:pPr>
      <w:ins w:id="554"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DD4E901" w14:textId="77777777" w:rsidR="00EE5175" w:rsidRDefault="00EE5175" w:rsidP="00EE5175">
      <w:pPr>
        <w:autoSpaceDE w:val="0"/>
        <w:autoSpaceDN w:val="0"/>
        <w:adjustRightInd w:val="0"/>
        <w:spacing w:after="0" w:line="240" w:lineRule="auto"/>
        <w:jc w:val="left"/>
        <w:rPr>
          <w:ins w:id="555" w:author="Bence" w:date="2017-05-21T10:52:00Z"/>
          <w:rFonts w:ascii="Courier New" w:hAnsi="Courier New" w:cs="Courier New"/>
          <w:color w:val="000000"/>
          <w:sz w:val="20"/>
          <w:szCs w:val="20"/>
          <w:highlight w:val="white"/>
        </w:rPr>
      </w:pPr>
      <w:ins w:id="556"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BFBC3A0" w14:textId="77777777" w:rsidR="00EE5175" w:rsidRDefault="00EE5175" w:rsidP="00EE5175">
      <w:pPr>
        <w:autoSpaceDE w:val="0"/>
        <w:autoSpaceDN w:val="0"/>
        <w:adjustRightInd w:val="0"/>
        <w:spacing w:after="0" w:line="240" w:lineRule="auto"/>
        <w:jc w:val="left"/>
        <w:rPr>
          <w:ins w:id="557" w:author="Bence" w:date="2017-05-21T10:52:00Z"/>
          <w:rFonts w:ascii="Courier New" w:hAnsi="Courier New" w:cs="Courier New"/>
          <w:color w:val="000000"/>
          <w:sz w:val="20"/>
          <w:szCs w:val="20"/>
          <w:highlight w:val="white"/>
        </w:rPr>
      </w:pPr>
      <w:ins w:id="55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248C9922" w14:textId="77777777" w:rsidR="00EE5175" w:rsidRDefault="00EE5175" w:rsidP="00EE5175">
      <w:pPr>
        <w:autoSpaceDE w:val="0"/>
        <w:autoSpaceDN w:val="0"/>
        <w:adjustRightInd w:val="0"/>
        <w:spacing w:after="0" w:line="240" w:lineRule="auto"/>
        <w:jc w:val="left"/>
        <w:rPr>
          <w:ins w:id="559" w:author="Bence" w:date="2017-05-21T10:52:00Z"/>
          <w:rFonts w:ascii="Courier New" w:hAnsi="Courier New" w:cs="Courier New"/>
          <w:color w:val="000000"/>
          <w:sz w:val="20"/>
          <w:szCs w:val="20"/>
          <w:highlight w:val="white"/>
        </w:rPr>
      </w:pPr>
      <w:ins w:id="560" w:author="Bence" w:date="2017-05-21T10:52:00Z">
        <w:r>
          <w:rPr>
            <w:rFonts w:ascii="Courier New" w:hAnsi="Courier New" w:cs="Courier New"/>
            <w:color w:val="000000"/>
            <w:sz w:val="20"/>
            <w:szCs w:val="20"/>
            <w:highlight w:val="white"/>
          </w:rPr>
          <w:lastRenderedPageBreak/>
          <w:t xml:space="preserve">          </w:t>
        </w:r>
        <w:r>
          <w:rPr>
            <w:rFonts w:ascii="Courier New" w:hAnsi="Courier New" w:cs="Courier New"/>
            <w:b/>
            <w:bCs/>
            <w:color w:val="8000FF"/>
            <w:sz w:val="20"/>
            <w:szCs w:val="20"/>
            <w:highlight w:val="white"/>
          </w:rPr>
          <w:t>},</w:t>
        </w:r>
      </w:ins>
    </w:p>
    <w:p w14:paraId="40DB762F" w14:textId="77777777" w:rsidR="00EE5175" w:rsidRDefault="00EE5175" w:rsidP="00EE5175">
      <w:pPr>
        <w:autoSpaceDE w:val="0"/>
        <w:autoSpaceDN w:val="0"/>
        <w:adjustRightInd w:val="0"/>
        <w:spacing w:after="0" w:line="240" w:lineRule="auto"/>
        <w:jc w:val="left"/>
        <w:rPr>
          <w:ins w:id="561" w:author="Bence" w:date="2017-05-21T10:52:00Z"/>
          <w:rFonts w:ascii="Courier New" w:hAnsi="Courier New" w:cs="Courier New"/>
          <w:color w:val="000000"/>
          <w:sz w:val="20"/>
          <w:szCs w:val="20"/>
          <w:highlight w:val="white"/>
        </w:rPr>
      </w:pPr>
      <w:ins w:id="562"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E51B1D4" w14:textId="77777777" w:rsidR="00EE5175" w:rsidRDefault="00EE5175" w:rsidP="00EE5175">
      <w:pPr>
        <w:autoSpaceDE w:val="0"/>
        <w:autoSpaceDN w:val="0"/>
        <w:adjustRightInd w:val="0"/>
        <w:spacing w:after="0" w:line="240" w:lineRule="auto"/>
        <w:jc w:val="left"/>
        <w:rPr>
          <w:ins w:id="563" w:author="Bence" w:date="2017-05-21T10:52:00Z"/>
          <w:rFonts w:ascii="Courier New" w:hAnsi="Courier New" w:cs="Courier New"/>
          <w:color w:val="000000"/>
          <w:sz w:val="20"/>
          <w:szCs w:val="20"/>
          <w:highlight w:val="white"/>
        </w:rPr>
      </w:pPr>
      <w:ins w:id="56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5F1FFA2A" w14:textId="77777777" w:rsidR="00EE5175" w:rsidRDefault="00EE5175" w:rsidP="00EE5175">
      <w:pPr>
        <w:autoSpaceDE w:val="0"/>
        <w:autoSpaceDN w:val="0"/>
        <w:adjustRightInd w:val="0"/>
        <w:spacing w:after="0" w:line="240" w:lineRule="auto"/>
        <w:jc w:val="left"/>
        <w:rPr>
          <w:ins w:id="565" w:author="Bence" w:date="2017-05-21T10:52:00Z"/>
          <w:rFonts w:ascii="Courier New" w:hAnsi="Courier New" w:cs="Courier New"/>
          <w:color w:val="000000"/>
          <w:sz w:val="20"/>
          <w:szCs w:val="20"/>
          <w:highlight w:val="white"/>
        </w:rPr>
      </w:pPr>
      <w:ins w:id="566"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8CD0987" w14:textId="77777777" w:rsidR="00EE5175" w:rsidRDefault="00EE5175" w:rsidP="00EE5175">
      <w:pPr>
        <w:autoSpaceDE w:val="0"/>
        <w:autoSpaceDN w:val="0"/>
        <w:adjustRightInd w:val="0"/>
        <w:spacing w:after="0" w:line="240" w:lineRule="auto"/>
        <w:jc w:val="left"/>
        <w:rPr>
          <w:ins w:id="567" w:author="Bence" w:date="2017-05-21T10:52:00Z"/>
          <w:rFonts w:ascii="Courier New" w:hAnsi="Courier New" w:cs="Courier New"/>
          <w:color w:val="000000"/>
          <w:sz w:val="20"/>
          <w:szCs w:val="20"/>
          <w:highlight w:val="white"/>
        </w:rPr>
      </w:pPr>
      <w:ins w:id="56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CF36BF1" w14:textId="77777777" w:rsidR="00EE5175" w:rsidRDefault="00EE5175" w:rsidP="00EE5175">
      <w:pPr>
        <w:autoSpaceDE w:val="0"/>
        <w:autoSpaceDN w:val="0"/>
        <w:adjustRightInd w:val="0"/>
        <w:spacing w:after="0" w:line="240" w:lineRule="auto"/>
        <w:jc w:val="left"/>
        <w:rPr>
          <w:ins w:id="569" w:author="Bence" w:date="2017-05-21T10:52:00Z"/>
          <w:rFonts w:ascii="Courier New" w:hAnsi="Courier New" w:cs="Courier New"/>
          <w:color w:val="000000"/>
          <w:sz w:val="20"/>
          <w:szCs w:val="20"/>
          <w:highlight w:val="white"/>
        </w:rPr>
      </w:pPr>
      <w:ins w:id="57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4180C59B" w14:textId="77777777" w:rsidR="00EE5175" w:rsidRDefault="00EE5175" w:rsidP="00EE5175">
      <w:pPr>
        <w:autoSpaceDE w:val="0"/>
        <w:autoSpaceDN w:val="0"/>
        <w:adjustRightInd w:val="0"/>
        <w:spacing w:after="0" w:line="240" w:lineRule="auto"/>
        <w:jc w:val="left"/>
        <w:rPr>
          <w:ins w:id="571" w:author="Bence" w:date="2017-05-21T10:52:00Z"/>
          <w:rFonts w:ascii="Courier New" w:hAnsi="Courier New" w:cs="Courier New"/>
          <w:color w:val="000000"/>
          <w:sz w:val="20"/>
          <w:szCs w:val="20"/>
          <w:highlight w:val="white"/>
        </w:rPr>
      </w:pPr>
      <w:ins w:id="572"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429A8F9" w14:textId="77777777" w:rsidR="00EE5175" w:rsidRDefault="00EE5175" w:rsidP="00EE5175">
      <w:pPr>
        <w:autoSpaceDE w:val="0"/>
        <w:autoSpaceDN w:val="0"/>
        <w:adjustRightInd w:val="0"/>
        <w:spacing w:after="0" w:line="240" w:lineRule="auto"/>
        <w:jc w:val="left"/>
        <w:rPr>
          <w:ins w:id="573" w:author="Bence" w:date="2017-05-21T10:52:00Z"/>
          <w:rFonts w:ascii="Courier New" w:hAnsi="Courier New" w:cs="Courier New"/>
          <w:color w:val="000000"/>
          <w:sz w:val="20"/>
          <w:szCs w:val="20"/>
          <w:highlight w:val="white"/>
        </w:rPr>
      </w:pPr>
      <w:ins w:id="574"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D440DE1" w14:textId="77777777" w:rsidR="00EE5175" w:rsidRDefault="00EE5175" w:rsidP="00EE5175">
      <w:pPr>
        <w:autoSpaceDE w:val="0"/>
        <w:autoSpaceDN w:val="0"/>
        <w:adjustRightInd w:val="0"/>
        <w:spacing w:after="0" w:line="240" w:lineRule="auto"/>
        <w:jc w:val="left"/>
        <w:rPr>
          <w:ins w:id="575" w:author="Bence" w:date="2017-05-21T10:52:00Z"/>
          <w:rFonts w:ascii="Courier New" w:hAnsi="Courier New" w:cs="Courier New"/>
          <w:color w:val="000000"/>
          <w:sz w:val="20"/>
          <w:szCs w:val="20"/>
          <w:highlight w:val="white"/>
        </w:rPr>
      </w:pPr>
      <w:ins w:id="576"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6D55E22" w14:textId="77777777" w:rsidR="00EE5175" w:rsidRDefault="00EE5175" w:rsidP="00EE5175">
      <w:pPr>
        <w:autoSpaceDE w:val="0"/>
        <w:autoSpaceDN w:val="0"/>
        <w:adjustRightInd w:val="0"/>
        <w:spacing w:after="0" w:line="240" w:lineRule="auto"/>
        <w:jc w:val="left"/>
        <w:rPr>
          <w:ins w:id="577" w:author="Bence" w:date="2017-05-21T10:52:00Z"/>
          <w:rFonts w:ascii="Courier New" w:hAnsi="Courier New" w:cs="Courier New"/>
          <w:color w:val="000000"/>
          <w:sz w:val="20"/>
          <w:szCs w:val="20"/>
          <w:highlight w:val="white"/>
        </w:rPr>
      </w:pPr>
      <w:ins w:id="578"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2891FB0" w14:textId="77777777" w:rsidR="00EE5175" w:rsidRDefault="00EE5175" w:rsidP="00EE5175">
      <w:pPr>
        <w:autoSpaceDE w:val="0"/>
        <w:autoSpaceDN w:val="0"/>
        <w:adjustRightInd w:val="0"/>
        <w:spacing w:after="0" w:line="240" w:lineRule="auto"/>
        <w:jc w:val="left"/>
        <w:rPr>
          <w:ins w:id="579" w:author="Bence" w:date="2017-05-21T10:52:00Z"/>
          <w:rFonts w:ascii="Courier New" w:hAnsi="Courier New" w:cs="Courier New"/>
          <w:color w:val="000000"/>
          <w:sz w:val="20"/>
          <w:szCs w:val="20"/>
          <w:highlight w:val="white"/>
        </w:rPr>
      </w:pPr>
      <w:ins w:id="580" w:author="Bence" w:date="2017-05-21T10:52:00Z">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191548A" w14:textId="77777777" w:rsidR="00EE5175" w:rsidRDefault="00EE5175" w:rsidP="00EE5175">
      <w:pPr>
        <w:autoSpaceDE w:val="0"/>
        <w:autoSpaceDN w:val="0"/>
        <w:adjustRightInd w:val="0"/>
        <w:spacing w:after="0" w:line="240" w:lineRule="auto"/>
        <w:jc w:val="left"/>
        <w:rPr>
          <w:ins w:id="581" w:author="Bence" w:date="2017-05-21T10:52:00Z"/>
          <w:rFonts w:ascii="Courier New" w:hAnsi="Courier New" w:cs="Courier New"/>
          <w:color w:val="000000"/>
          <w:sz w:val="20"/>
          <w:szCs w:val="20"/>
          <w:highlight w:val="white"/>
        </w:rPr>
      </w:pPr>
      <w:ins w:id="58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ins>
    </w:p>
    <w:p w14:paraId="1F65156B" w14:textId="77777777" w:rsidR="00EE5175" w:rsidRDefault="00EE5175" w:rsidP="00EE5175">
      <w:pPr>
        <w:autoSpaceDE w:val="0"/>
        <w:autoSpaceDN w:val="0"/>
        <w:adjustRightInd w:val="0"/>
        <w:spacing w:after="0" w:line="240" w:lineRule="auto"/>
        <w:jc w:val="left"/>
        <w:rPr>
          <w:ins w:id="583" w:author="Bence" w:date="2017-05-21T10:52:00Z"/>
          <w:rFonts w:ascii="Courier New" w:hAnsi="Courier New" w:cs="Courier New"/>
          <w:color w:val="000000"/>
          <w:sz w:val="20"/>
          <w:szCs w:val="20"/>
          <w:highlight w:val="white"/>
        </w:rPr>
      </w:pPr>
      <w:ins w:id="58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"format"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"table"</w:t>
        </w:r>
        <w:r>
          <w:rPr>
            <w:rFonts w:ascii="Courier New" w:hAnsi="Courier New" w:cs="Courier New"/>
            <w:b/>
            <w:bCs/>
            <w:color w:val="8000FF"/>
            <w:sz w:val="20"/>
            <w:szCs w:val="20"/>
            <w:highlight w:val="white"/>
          </w:rPr>
          <w:t>,</w:t>
        </w:r>
      </w:ins>
    </w:p>
    <w:p w14:paraId="03F367D7" w14:textId="77777777" w:rsidR="00EE5175" w:rsidRDefault="00EE5175" w:rsidP="00EE5175">
      <w:pPr>
        <w:autoSpaceDE w:val="0"/>
        <w:autoSpaceDN w:val="0"/>
        <w:adjustRightInd w:val="0"/>
        <w:spacing w:after="0" w:line="240" w:lineRule="auto"/>
        <w:jc w:val="left"/>
        <w:rPr>
          <w:ins w:id="585" w:author="Bence" w:date="2017-05-21T10:52:00Z"/>
          <w:rFonts w:ascii="Courier New" w:hAnsi="Courier New" w:cs="Courier New"/>
          <w:color w:val="000000"/>
          <w:sz w:val="20"/>
          <w:szCs w:val="20"/>
          <w:highlight w:val="white"/>
        </w:rPr>
      </w:pPr>
      <w:ins w:id="58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ins>
    </w:p>
    <w:p w14:paraId="2BE35EE6" w14:textId="77777777" w:rsidR="00EE5175" w:rsidRDefault="00EE5175" w:rsidP="00EE5175">
      <w:pPr>
        <w:autoSpaceDE w:val="0"/>
        <w:autoSpaceDN w:val="0"/>
        <w:adjustRightInd w:val="0"/>
        <w:spacing w:after="0" w:line="240" w:lineRule="auto"/>
        <w:jc w:val="left"/>
        <w:rPr>
          <w:ins w:id="587" w:author="Bence" w:date="2017-05-21T10:52:00Z"/>
          <w:rFonts w:ascii="Courier New" w:hAnsi="Courier New" w:cs="Courier New"/>
          <w:color w:val="000000"/>
          <w:sz w:val="20"/>
          <w:szCs w:val="20"/>
          <w:highlight w:val="white"/>
        </w:rPr>
      </w:pPr>
      <w:ins w:id="58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ins>
    </w:p>
    <w:p w14:paraId="4CBC7572" w14:textId="77777777" w:rsidR="00EE5175" w:rsidRDefault="00EE5175" w:rsidP="00EE5175">
      <w:pPr>
        <w:autoSpaceDE w:val="0"/>
        <w:autoSpaceDN w:val="0"/>
        <w:adjustRightInd w:val="0"/>
        <w:spacing w:after="0" w:line="240" w:lineRule="auto"/>
        <w:jc w:val="left"/>
        <w:rPr>
          <w:ins w:id="589" w:author="Bence" w:date="2017-05-21T10:52:00Z"/>
          <w:rFonts w:ascii="Courier New" w:hAnsi="Courier New" w:cs="Courier New"/>
          <w:color w:val="000000"/>
          <w:sz w:val="20"/>
          <w:szCs w:val="20"/>
          <w:highlight w:val="white"/>
        </w:rPr>
      </w:pPr>
      <w:ins w:id="59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4F272B9" w14:textId="77777777" w:rsidR="00EE5175" w:rsidRDefault="00EE5175" w:rsidP="00EE5175">
      <w:pPr>
        <w:autoSpaceDE w:val="0"/>
        <w:autoSpaceDN w:val="0"/>
        <w:adjustRightInd w:val="0"/>
        <w:spacing w:after="0" w:line="240" w:lineRule="auto"/>
        <w:jc w:val="left"/>
        <w:rPr>
          <w:ins w:id="591" w:author="Bence" w:date="2017-05-21T10:52:00Z"/>
          <w:rFonts w:ascii="Courier New" w:hAnsi="Courier New" w:cs="Courier New"/>
          <w:color w:val="000000"/>
          <w:sz w:val="20"/>
          <w:szCs w:val="20"/>
          <w:highlight w:val="white"/>
        </w:rPr>
      </w:pPr>
      <w:ins w:id="59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ins>
    </w:p>
    <w:p w14:paraId="14281B05" w14:textId="77777777" w:rsidR="00EE5175" w:rsidRDefault="00EE5175" w:rsidP="00EE5175">
      <w:pPr>
        <w:autoSpaceDE w:val="0"/>
        <w:autoSpaceDN w:val="0"/>
        <w:adjustRightInd w:val="0"/>
        <w:spacing w:after="0" w:line="240" w:lineRule="auto"/>
        <w:jc w:val="left"/>
        <w:rPr>
          <w:ins w:id="593" w:author="Bence" w:date="2017-05-21T10:52:00Z"/>
          <w:rFonts w:ascii="Courier New" w:hAnsi="Courier New" w:cs="Courier New"/>
          <w:color w:val="000000"/>
          <w:sz w:val="20"/>
          <w:szCs w:val="20"/>
          <w:highlight w:val="white"/>
        </w:rPr>
      </w:pPr>
      <w:ins w:id="59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w:t>
        </w:r>
        <w:r>
          <w:rPr>
            <w:rFonts w:ascii="Courier New" w:hAnsi="Courier New" w:cs="Courier New"/>
            <w:b/>
            <w:bCs/>
            <w:color w:val="8000FF"/>
            <w:sz w:val="20"/>
            <w:szCs w:val="20"/>
            <w:highlight w:val="white"/>
          </w:rPr>
          <w:t>,</w:t>
        </w:r>
      </w:ins>
    </w:p>
    <w:p w14:paraId="61A15360" w14:textId="77777777" w:rsidR="00EE5175" w:rsidRDefault="00EE5175" w:rsidP="00EE5175">
      <w:pPr>
        <w:autoSpaceDE w:val="0"/>
        <w:autoSpaceDN w:val="0"/>
        <w:adjustRightInd w:val="0"/>
        <w:spacing w:after="0" w:line="240" w:lineRule="auto"/>
        <w:jc w:val="left"/>
        <w:rPr>
          <w:ins w:id="595" w:author="Bence" w:date="2017-05-21T10:52:00Z"/>
          <w:rFonts w:ascii="Courier New" w:hAnsi="Courier New" w:cs="Courier New"/>
          <w:color w:val="000000"/>
          <w:sz w:val="20"/>
          <w:szCs w:val="20"/>
          <w:highlight w:val="white"/>
        </w:rPr>
      </w:pPr>
      <w:ins w:id="59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5086B70" w14:textId="77777777" w:rsidR="00EE5175" w:rsidRDefault="00EE5175" w:rsidP="00EE5175">
      <w:pPr>
        <w:autoSpaceDE w:val="0"/>
        <w:autoSpaceDN w:val="0"/>
        <w:adjustRightInd w:val="0"/>
        <w:spacing w:after="0" w:line="240" w:lineRule="auto"/>
        <w:jc w:val="left"/>
        <w:rPr>
          <w:ins w:id="597" w:author="Bence" w:date="2017-05-21T10:52:00Z"/>
          <w:rFonts w:ascii="Courier New" w:hAnsi="Courier New" w:cs="Courier New"/>
          <w:color w:val="000000"/>
          <w:sz w:val="20"/>
          <w:szCs w:val="20"/>
          <w:highlight w:val="white"/>
        </w:rPr>
      </w:pPr>
      <w:ins w:id="59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F0E47D5" w14:textId="77777777" w:rsidR="00EE5175" w:rsidRDefault="00EE5175" w:rsidP="00EE5175">
      <w:pPr>
        <w:autoSpaceDE w:val="0"/>
        <w:autoSpaceDN w:val="0"/>
        <w:adjustRightInd w:val="0"/>
        <w:spacing w:after="0" w:line="240" w:lineRule="auto"/>
        <w:jc w:val="left"/>
        <w:rPr>
          <w:ins w:id="599" w:author="Bence" w:date="2017-05-21T10:52:00Z"/>
          <w:rFonts w:ascii="Courier New" w:hAnsi="Courier New" w:cs="Courier New"/>
          <w:color w:val="000000"/>
          <w:sz w:val="20"/>
          <w:szCs w:val="20"/>
          <w:highlight w:val="white"/>
        </w:rPr>
      </w:pPr>
      <w:ins w:id="600"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51E68D4C" w14:textId="77777777" w:rsidR="00EE5175" w:rsidRDefault="00EE5175" w:rsidP="00EE5175">
      <w:pPr>
        <w:autoSpaceDE w:val="0"/>
        <w:autoSpaceDN w:val="0"/>
        <w:adjustRightInd w:val="0"/>
        <w:spacing w:after="0" w:line="240" w:lineRule="auto"/>
        <w:jc w:val="left"/>
        <w:rPr>
          <w:ins w:id="601" w:author="Bence" w:date="2017-05-21T10:52:00Z"/>
          <w:rFonts w:ascii="Courier New" w:hAnsi="Courier New" w:cs="Courier New"/>
          <w:color w:val="000000"/>
          <w:sz w:val="20"/>
          <w:szCs w:val="20"/>
          <w:highlight w:val="white"/>
        </w:rPr>
      </w:pPr>
      <w:ins w:id="602"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4C76B10" w14:textId="77777777" w:rsidR="00EE5175" w:rsidRDefault="00EE5175" w:rsidP="00EE5175">
      <w:pPr>
        <w:autoSpaceDE w:val="0"/>
        <w:autoSpaceDN w:val="0"/>
        <w:adjustRightInd w:val="0"/>
        <w:spacing w:after="0" w:line="240" w:lineRule="auto"/>
        <w:jc w:val="left"/>
        <w:rPr>
          <w:ins w:id="603" w:author="Bence" w:date="2017-05-21T10:52:00Z"/>
          <w:rFonts w:ascii="Courier New" w:hAnsi="Courier New" w:cs="Courier New"/>
          <w:color w:val="000000"/>
          <w:sz w:val="20"/>
          <w:szCs w:val="20"/>
          <w:highlight w:val="white"/>
        </w:rPr>
      </w:pPr>
      <w:ins w:id="604"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162FF1B" w14:textId="77777777" w:rsidR="00EE5175" w:rsidRDefault="00EE5175" w:rsidP="00EE5175">
      <w:pPr>
        <w:autoSpaceDE w:val="0"/>
        <w:autoSpaceDN w:val="0"/>
        <w:adjustRightInd w:val="0"/>
        <w:spacing w:after="0" w:line="240" w:lineRule="auto"/>
        <w:jc w:val="left"/>
        <w:rPr>
          <w:ins w:id="605" w:author="Bence" w:date="2017-05-21T10:52:00Z"/>
          <w:rFonts w:ascii="Courier New" w:hAnsi="Courier New" w:cs="Courier New"/>
          <w:color w:val="000000"/>
          <w:sz w:val="20"/>
          <w:szCs w:val="20"/>
          <w:highlight w:val="white"/>
        </w:rPr>
      </w:pPr>
      <w:ins w:id="606"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0DE194CA" w14:textId="77777777" w:rsidR="00EE5175" w:rsidRDefault="00EE5175" w:rsidP="00EE5175">
      <w:pPr>
        <w:autoSpaceDE w:val="0"/>
        <w:autoSpaceDN w:val="0"/>
        <w:adjustRightInd w:val="0"/>
        <w:spacing w:after="0" w:line="240" w:lineRule="auto"/>
        <w:jc w:val="left"/>
        <w:rPr>
          <w:ins w:id="607" w:author="Bence" w:date="2017-05-21T10:52:00Z"/>
          <w:rFonts w:ascii="Courier New" w:hAnsi="Courier New" w:cs="Courier New"/>
          <w:color w:val="000000"/>
          <w:sz w:val="20"/>
          <w:szCs w:val="20"/>
          <w:highlight w:val="white"/>
        </w:rPr>
      </w:pPr>
      <w:ins w:id="608"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ins>
    </w:p>
    <w:p w14:paraId="2215C507" w14:textId="77777777" w:rsidR="00EE5175" w:rsidRDefault="00EE5175" w:rsidP="00EE5175">
      <w:pPr>
        <w:autoSpaceDE w:val="0"/>
        <w:autoSpaceDN w:val="0"/>
        <w:adjustRightInd w:val="0"/>
        <w:spacing w:after="0" w:line="240" w:lineRule="auto"/>
        <w:jc w:val="left"/>
        <w:rPr>
          <w:ins w:id="609" w:author="Bence" w:date="2017-05-21T10:52:00Z"/>
          <w:rFonts w:ascii="Courier New" w:hAnsi="Courier New" w:cs="Courier New"/>
          <w:color w:val="000000"/>
          <w:sz w:val="20"/>
          <w:szCs w:val="20"/>
          <w:highlight w:val="white"/>
        </w:rPr>
      </w:pPr>
      <w:ins w:id="610"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834677F" w14:textId="77777777" w:rsidR="00EE5175" w:rsidRDefault="00EE5175" w:rsidP="00EE5175">
      <w:pPr>
        <w:autoSpaceDE w:val="0"/>
        <w:autoSpaceDN w:val="0"/>
        <w:adjustRightInd w:val="0"/>
        <w:spacing w:after="0" w:line="240" w:lineRule="auto"/>
        <w:jc w:val="left"/>
        <w:rPr>
          <w:ins w:id="611" w:author="Bence" w:date="2017-05-21T10:52:00Z"/>
          <w:rFonts w:ascii="Courier New" w:hAnsi="Courier New" w:cs="Courier New"/>
          <w:color w:val="000000"/>
          <w:sz w:val="20"/>
          <w:szCs w:val="20"/>
          <w:highlight w:val="white"/>
        </w:rPr>
      </w:pPr>
      <w:ins w:id="612"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4D7357B1" w14:textId="77777777" w:rsidR="00EE5175" w:rsidRDefault="00EE5175" w:rsidP="00EE5175">
      <w:pPr>
        <w:autoSpaceDE w:val="0"/>
        <w:autoSpaceDN w:val="0"/>
        <w:adjustRightInd w:val="0"/>
        <w:spacing w:after="0" w:line="240" w:lineRule="auto"/>
        <w:jc w:val="left"/>
        <w:rPr>
          <w:ins w:id="613" w:author="Bence" w:date="2017-05-21T10:52:00Z"/>
          <w:rFonts w:ascii="Courier New" w:hAnsi="Courier New" w:cs="Courier New"/>
          <w:color w:val="000000"/>
          <w:sz w:val="20"/>
          <w:szCs w:val="20"/>
          <w:highlight w:val="white"/>
        </w:rPr>
      </w:pPr>
      <w:ins w:id="614"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5CF7F1FF" w14:textId="77777777" w:rsidR="00EE5175" w:rsidRDefault="00EE5175" w:rsidP="00EE5175">
      <w:pPr>
        <w:autoSpaceDE w:val="0"/>
        <w:autoSpaceDN w:val="0"/>
        <w:adjustRightInd w:val="0"/>
        <w:spacing w:after="0" w:line="240" w:lineRule="auto"/>
        <w:jc w:val="left"/>
        <w:rPr>
          <w:ins w:id="615" w:author="Bence" w:date="2017-05-21T10:52:00Z"/>
          <w:rFonts w:ascii="Courier New" w:hAnsi="Courier New" w:cs="Courier New"/>
          <w:color w:val="000000"/>
          <w:sz w:val="20"/>
          <w:szCs w:val="20"/>
          <w:highlight w:val="white"/>
        </w:rPr>
      </w:pPr>
      <w:ins w:id="616"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F0BB587" w14:textId="77777777" w:rsidR="00EE5175" w:rsidRDefault="00EE5175" w:rsidP="00EE5175">
      <w:pPr>
        <w:autoSpaceDE w:val="0"/>
        <w:autoSpaceDN w:val="0"/>
        <w:adjustRightInd w:val="0"/>
        <w:spacing w:after="0" w:line="240" w:lineRule="auto"/>
        <w:jc w:val="left"/>
        <w:rPr>
          <w:ins w:id="617" w:author="Bence" w:date="2017-05-21T10:52:00Z"/>
          <w:rFonts w:ascii="Courier New" w:hAnsi="Courier New" w:cs="Courier New"/>
          <w:color w:val="000000"/>
          <w:sz w:val="20"/>
          <w:szCs w:val="20"/>
          <w:highlight w:val="white"/>
        </w:rPr>
      </w:pPr>
      <w:ins w:id="618"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6F3FD97A" w14:textId="77777777" w:rsidR="00EE5175" w:rsidRDefault="00EE5175" w:rsidP="00EE5175">
      <w:pPr>
        <w:autoSpaceDE w:val="0"/>
        <w:autoSpaceDN w:val="0"/>
        <w:adjustRightInd w:val="0"/>
        <w:spacing w:after="0" w:line="240" w:lineRule="auto"/>
        <w:jc w:val="left"/>
        <w:rPr>
          <w:ins w:id="619" w:author="Bence" w:date="2017-05-21T10:52:00Z"/>
          <w:rFonts w:ascii="Courier New" w:hAnsi="Courier New" w:cs="Courier New"/>
          <w:color w:val="000000"/>
          <w:sz w:val="20"/>
          <w:szCs w:val="20"/>
          <w:highlight w:val="white"/>
        </w:rPr>
      </w:pPr>
      <w:ins w:id="620"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F870A90" w14:textId="77777777" w:rsidR="00EE5175" w:rsidRDefault="00EE5175" w:rsidP="00EE5175">
      <w:pPr>
        <w:autoSpaceDE w:val="0"/>
        <w:autoSpaceDN w:val="0"/>
        <w:adjustRightInd w:val="0"/>
        <w:spacing w:after="0" w:line="240" w:lineRule="auto"/>
        <w:jc w:val="left"/>
        <w:rPr>
          <w:ins w:id="621" w:author="Bence" w:date="2017-05-21T10:52:00Z"/>
          <w:rFonts w:ascii="Courier New" w:hAnsi="Courier New" w:cs="Courier New"/>
          <w:color w:val="000000"/>
          <w:sz w:val="20"/>
          <w:szCs w:val="20"/>
          <w:highlight w:val="white"/>
        </w:rPr>
      </w:pPr>
      <w:ins w:id="622"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AAD3038" w14:textId="77777777" w:rsidR="00EE5175" w:rsidRDefault="00EE5175" w:rsidP="00EE5175">
      <w:pPr>
        <w:autoSpaceDE w:val="0"/>
        <w:autoSpaceDN w:val="0"/>
        <w:adjustRightInd w:val="0"/>
        <w:spacing w:after="0" w:line="240" w:lineRule="auto"/>
        <w:jc w:val="left"/>
        <w:rPr>
          <w:ins w:id="623" w:author="Bence" w:date="2017-05-21T10:52:00Z"/>
          <w:rFonts w:ascii="Courier New" w:hAnsi="Courier New" w:cs="Courier New"/>
          <w:color w:val="000000"/>
          <w:sz w:val="20"/>
          <w:szCs w:val="20"/>
          <w:highlight w:val="white"/>
        </w:rPr>
      </w:pPr>
      <w:ins w:id="624"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11FC290" w14:textId="77777777" w:rsidR="00EE5175" w:rsidRDefault="00EE5175" w:rsidP="00EE5175">
      <w:pPr>
        <w:autoSpaceDE w:val="0"/>
        <w:autoSpaceDN w:val="0"/>
        <w:adjustRightInd w:val="0"/>
        <w:spacing w:after="0" w:line="240" w:lineRule="auto"/>
        <w:jc w:val="left"/>
        <w:rPr>
          <w:ins w:id="625" w:author="Bence" w:date="2017-05-21T10:52:00Z"/>
          <w:rFonts w:ascii="Courier New" w:hAnsi="Courier New" w:cs="Courier New"/>
          <w:color w:val="000000"/>
          <w:sz w:val="20"/>
          <w:szCs w:val="20"/>
          <w:highlight w:val="white"/>
        </w:rPr>
      </w:pPr>
      <w:ins w:id="626"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A77EFA6" w14:textId="77777777" w:rsidR="00EE5175" w:rsidRDefault="00EE5175" w:rsidP="00EE5175">
      <w:pPr>
        <w:autoSpaceDE w:val="0"/>
        <w:autoSpaceDN w:val="0"/>
        <w:adjustRightInd w:val="0"/>
        <w:spacing w:after="0" w:line="240" w:lineRule="auto"/>
        <w:jc w:val="left"/>
        <w:rPr>
          <w:ins w:id="627" w:author="Bence" w:date="2017-05-21T10:52:00Z"/>
          <w:rFonts w:ascii="Courier New" w:hAnsi="Courier New" w:cs="Courier New"/>
          <w:color w:val="000000"/>
          <w:sz w:val="20"/>
          <w:szCs w:val="20"/>
          <w:highlight w:val="white"/>
        </w:rPr>
      </w:pPr>
      <w:ins w:id="628" w:author="Bence" w:date="2017-05-21T10:52:00Z">
        <w:r>
          <w:rPr>
            <w:rFonts w:ascii="Courier New" w:hAnsi="Courier New" w:cs="Courier New"/>
            <w:color w:val="000000"/>
            <w:sz w:val="20"/>
            <w:szCs w:val="20"/>
            <w:highlight w:val="white"/>
          </w:rPr>
          <w:tab/>
        </w:r>
      </w:ins>
    </w:p>
    <w:p w14:paraId="063164E9" w14:textId="77777777" w:rsidR="00EE5175" w:rsidRDefault="00EE5175" w:rsidP="00EE5175">
      <w:pPr>
        <w:autoSpaceDE w:val="0"/>
        <w:autoSpaceDN w:val="0"/>
        <w:adjustRightInd w:val="0"/>
        <w:spacing w:after="0" w:line="240" w:lineRule="auto"/>
        <w:jc w:val="left"/>
        <w:rPr>
          <w:ins w:id="629" w:author="Bence" w:date="2017-05-21T10:52:00Z"/>
          <w:rFonts w:ascii="Courier New" w:hAnsi="Courier New" w:cs="Courier New"/>
          <w:color w:val="000000"/>
          <w:sz w:val="20"/>
          <w:szCs w:val="20"/>
          <w:highlight w:val="white"/>
        </w:rPr>
      </w:pPr>
      <w:ins w:id="630"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80D49A6" w14:textId="2FF8FB90" w:rsidR="00301D50" w:rsidDel="0065500B" w:rsidRDefault="00EE5175" w:rsidP="00EE5175">
      <w:pPr>
        <w:autoSpaceDE w:val="0"/>
        <w:autoSpaceDN w:val="0"/>
        <w:adjustRightInd w:val="0"/>
        <w:spacing w:after="0" w:line="240" w:lineRule="auto"/>
        <w:jc w:val="left"/>
        <w:rPr>
          <w:del w:id="631" w:author="Bence" w:date="2017-05-21T10:48:00Z"/>
          <w:rFonts w:ascii="Courier New" w:hAnsi="Courier New" w:cs="Courier New"/>
          <w:color w:val="000000"/>
          <w:sz w:val="20"/>
          <w:szCs w:val="20"/>
          <w:highlight w:val="white"/>
        </w:rPr>
      </w:pPr>
      <w:ins w:id="632" w:author="Bence" w:date="2017-05-21T10:52:00Z">
        <w:r>
          <w:rPr>
            <w:rFonts w:ascii="Courier New" w:hAnsi="Courier New" w:cs="Courier New"/>
            <w:b/>
            <w:bCs/>
            <w:color w:val="8000FF"/>
            <w:sz w:val="20"/>
            <w:szCs w:val="20"/>
            <w:highlight w:val="white"/>
          </w:rPr>
          <w:t>}</w:t>
        </w:r>
      </w:ins>
      <w:del w:id="633" w:author="Bence" w:date="2017-05-21T10:48:00Z">
        <w:r w:rsidR="00301D50" w:rsidDel="0065500B">
          <w:rPr>
            <w:rFonts w:ascii="Courier New" w:hAnsi="Courier New" w:cs="Courier New"/>
            <w:b/>
            <w:bCs/>
            <w:color w:val="8000FF"/>
            <w:sz w:val="20"/>
            <w:szCs w:val="20"/>
            <w:highlight w:val="white"/>
          </w:rPr>
          <w:delText>{</w:delText>
        </w:r>
      </w:del>
    </w:p>
    <w:p w14:paraId="30CF516D" w14:textId="1A76245D" w:rsidR="00301D50" w:rsidDel="0065500B" w:rsidRDefault="00301D50" w:rsidP="00301D50">
      <w:pPr>
        <w:autoSpaceDE w:val="0"/>
        <w:autoSpaceDN w:val="0"/>
        <w:adjustRightInd w:val="0"/>
        <w:spacing w:after="0" w:line="240" w:lineRule="auto"/>
        <w:jc w:val="left"/>
        <w:rPr>
          <w:del w:id="634" w:author="Bence" w:date="2017-05-21T10:48:00Z"/>
          <w:rFonts w:ascii="Courier New" w:hAnsi="Courier New" w:cs="Courier New"/>
          <w:color w:val="000000"/>
          <w:sz w:val="20"/>
          <w:szCs w:val="20"/>
          <w:highlight w:val="white"/>
        </w:rPr>
      </w:pPr>
      <w:del w:id="63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"title"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"Szabály"</w:delText>
        </w:r>
        <w:r w:rsidDel="0065500B">
          <w:rPr>
            <w:rFonts w:ascii="Courier New" w:hAnsi="Courier New" w:cs="Courier New"/>
            <w:b/>
            <w:bCs/>
            <w:color w:val="8000FF"/>
            <w:sz w:val="20"/>
            <w:szCs w:val="20"/>
            <w:highlight w:val="white"/>
          </w:rPr>
          <w:delText>,</w:delText>
        </w:r>
      </w:del>
    </w:p>
    <w:p w14:paraId="1C73A0A3" w14:textId="1D1B9B93" w:rsidR="00301D50" w:rsidDel="0065500B" w:rsidRDefault="00301D50" w:rsidP="00301D50">
      <w:pPr>
        <w:autoSpaceDE w:val="0"/>
        <w:autoSpaceDN w:val="0"/>
        <w:adjustRightInd w:val="0"/>
        <w:spacing w:after="0" w:line="240" w:lineRule="auto"/>
        <w:jc w:val="left"/>
        <w:rPr>
          <w:del w:id="636" w:author="Bence" w:date="2017-05-21T10:48:00Z"/>
          <w:rFonts w:ascii="Courier New" w:hAnsi="Courier New" w:cs="Courier New"/>
          <w:color w:val="000000"/>
          <w:sz w:val="20"/>
          <w:szCs w:val="20"/>
          <w:highlight w:val="white"/>
        </w:rPr>
      </w:pPr>
      <w:del w:id="63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"object"</w:delText>
        </w:r>
        <w:r w:rsidDel="0065500B">
          <w:rPr>
            <w:rFonts w:ascii="Courier New" w:hAnsi="Courier New" w:cs="Courier New"/>
            <w:b/>
            <w:bCs/>
            <w:color w:val="8000FF"/>
            <w:sz w:val="20"/>
            <w:szCs w:val="20"/>
            <w:highlight w:val="white"/>
          </w:rPr>
          <w:delText>,</w:delText>
        </w:r>
      </w:del>
    </w:p>
    <w:p w14:paraId="1AE63F1F" w14:textId="30C349A2" w:rsidR="00301D50" w:rsidDel="0065500B" w:rsidRDefault="00301D50" w:rsidP="00301D50">
      <w:pPr>
        <w:autoSpaceDE w:val="0"/>
        <w:autoSpaceDN w:val="0"/>
        <w:adjustRightInd w:val="0"/>
        <w:spacing w:after="0" w:line="240" w:lineRule="auto"/>
        <w:jc w:val="left"/>
        <w:rPr>
          <w:del w:id="638" w:author="Bence" w:date="2017-05-21T10:48:00Z"/>
          <w:rFonts w:ascii="Courier New" w:hAnsi="Courier New" w:cs="Courier New"/>
          <w:color w:val="000000"/>
          <w:sz w:val="20"/>
          <w:szCs w:val="20"/>
          <w:highlight w:val="white"/>
        </w:rPr>
      </w:pPr>
      <w:del w:id="63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"properties"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E103AB1" w14:textId="6EB7A3BC" w:rsidR="00301D50" w:rsidDel="0065500B" w:rsidRDefault="00301D50" w:rsidP="00301D50">
      <w:pPr>
        <w:autoSpaceDE w:val="0"/>
        <w:autoSpaceDN w:val="0"/>
        <w:adjustRightInd w:val="0"/>
        <w:spacing w:after="0" w:line="240" w:lineRule="auto"/>
        <w:jc w:val="left"/>
        <w:rPr>
          <w:del w:id="640" w:author="Bence" w:date="2017-05-21T10:48:00Z"/>
          <w:rFonts w:ascii="Courier New" w:hAnsi="Courier New" w:cs="Courier New"/>
          <w:color w:val="000000"/>
          <w:sz w:val="20"/>
          <w:szCs w:val="20"/>
          <w:highlight w:val="white"/>
        </w:rPr>
      </w:pPr>
      <w:del w:id="64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"user_id"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FA85525" w14:textId="293171D7" w:rsidR="00301D50" w:rsidDel="0065500B" w:rsidRDefault="00301D50" w:rsidP="00301D50">
      <w:pPr>
        <w:autoSpaceDE w:val="0"/>
        <w:autoSpaceDN w:val="0"/>
        <w:adjustRightInd w:val="0"/>
        <w:spacing w:after="0" w:line="240" w:lineRule="auto"/>
        <w:jc w:val="left"/>
        <w:rPr>
          <w:del w:id="642" w:author="Bence" w:date="2017-05-21T10:48:00Z"/>
          <w:rFonts w:ascii="Courier New" w:hAnsi="Courier New" w:cs="Courier New"/>
          <w:color w:val="000000"/>
          <w:sz w:val="20"/>
          <w:szCs w:val="20"/>
          <w:highlight w:val="white"/>
        </w:rPr>
      </w:pPr>
      <w:del w:id="64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17D732CD" w14:textId="5E8949E4" w:rsidR="00301D50" w:rsidDel="0065500B" w:rsidRDefault="00301D50" w:rsidP="00301D50">
      <w:pPr>
        <w:autoSpaceDE w:val="0"/>
        <w:autoSpaceDN w:val="0"/>
        <w:adjustRightInd w:val="0"/>
        <w:spacing w:after="0" w:line="240" w:lineRule="auto"/>
        <w:jc w:val="left"/>
        <w:rPr>
          <w:del w:id="644" w:author="Bence" w:date="2017-05-21T10:48:00Z"/>
          <w:rFonts w:ascii="Courier New" w:hAnsi="Courier New" w:cs="Courier New"/>
          <w:color w:val="000000"/>
          <w:sz w:val="20"/>
          <w:szCs w:val="20"/>
          <w:highlight w:val="white"/>
        </w:rPr>
      </w:pPr>
      <w:del w:id="64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5C4AB74" w14:textId="57B6AFAC" w:rsidR="00301D50" w:rsidDel="0065500B" w:rsidRDefault="00301D50" w:rsidP="00301D50">
      <w:pPr>
        <w:autoSpaceDE w:val="0"/>
        <w:autoSpaceDN w:val="0"/>
        <w:adjustRightInd w:val="0"/>
        <w:spacing w:after="0" w:line="240" w:lineRule="auto"/>
        <w:jc w:val="left"/>
        <w:rPr>
          <w:del w:id="646" w:author="Bence" w:date="2017-05-21T10:48:00Z"/>
          <w:rFonts w:ascii="Courier New" w:hAnsi="Courier New" w:cs="Courier New"/>
          <w:color w:val="000000"/>
          <w:sz w:val="20"/>
          <w:szCs w:val="20"/>
          <w:highlight w:val="white"/>
        </w:rPr>
      </w:pPr>
      <w:del w:id="64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54F257D5" w14:textId="5FF7399A" w:rsidR="00301D50" w:rsidDel="0065500B" w:rsidRDefault="00301D50" w:rsidP="00301D50">
      <w:pPr>
        <w:autoSpaceDE w:val="0"/>
        <w:autoSpaceDN w:val="0"/>
        <w:adjustRightInd w:val="0"/>
        <w:spacing w:after="0" w:line="240" w:lineRule="auto"/>
        <w:jc w:val="left"/>
        <w:rPr>
          <w:del w:id="648" w:author="Bence" w:date="2017-05-21T10:48:00Z"/>
          <w:rFonts w:ascii="Courier New" w:hAnsi="Courier New" w:cs="Courier New"/>
          <w:color w:val="000000"/>
          <w:sz w:val="20"/>
          <w:szCs w:val="20"/>
          <w:highlight w:val="white"/>
        </w:rPr>
      </w:pPr>
      <w:del w:id="64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70206649" w14:textId="61072362" w:rsidR="00301D50" w:rsidDel="0065500B" w:rsidRDefault="00301D50" w:rsidP="00301D50">
      <w:pPr>
        <w:autoSpaceDE w:val="0"/>
        <w:autoSpaceDN w:val="0"/>
        <w:adjustRightInd w:val="0"/>
        <w:spacing w:after="0" w:line="240" w:lineRule="auto"/>
        <w:jc w:val="left"/>
        <w:rPr>
          <w:del w:id="650" w:author="Bence" w:date="2017-05-21T10:48:00Z"/>
          <w:rFonts w:ascii="Courier New" w:hAnsi="Courier New" w:cs="Courier New"/>
          <w:color w:val="000000"/>
          <w:sz w:val="20"/>
          <w:szCs w:val="20"/>
          <w:highlight w:val="white"/>
        </w:rPr>
      </w:pPr>
      <w:del w:id="65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600EB8B" w14:textId="14BBDB98" w:rsidR="00301D50" w:rsidDel="0065500B" w:rsidRDefault="00301D50" w:rsidP="00301D50">
      <w:pPr>
        <w:autoSpaceDE w:val="0"/>
        <w:autoSpaceDN w:val="0"/>
        <w:adjustRightInd w:val="0"/>
        <w:spacing w:after="0" w:line="240" w:lineRule="auto"/>
        <w:jc w:val="left"/>
        <w:rPr>
          <w:del w:id="652" w:author="Bence" w:date="2017-05-21T10:48:00Z"/>
          <w:rFonts w:ascii="Courier New" w:hAnsi="Courier New" w:cs="Courier New"/>
          <w:color w:val="000000"/>
          <w:sz w:val="20"/>
          <w:szCs w:val="20"/>
          <w:highlight w:val="white"/>
        </w:rPr>
      </w:pPr>
      <w:del w:id="65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"description"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C58F211" w14:textId="5F75D7AD" w:rsidR="00301D50" w:rsidDel="0065500B" w:rsidRDefault="00301D50" w:rsidP="00301D50">
      <w:pPr>
        <w:autoSpaceDE w:val="0"/>
        <w:autoSpaceDN w:val="0"/>
        <w:adjustRightInd w:val="0"/>
        <w:spacing w:after="0" w:line="240" w:lineRule="auto"/>
        <w:jc w:val="left"/>
        <w:rPr>
          <w:del w:id="654" w:author="Bence" w:date="2017-05-21T10:48:00Z"/>
          <w:rFonts w:ascii="Courier New" w:hAnsi="Courier New" w:cs="Courier New"/>
          <w:color w:val="000000"/>
          <w:sz w:val="20"/>
          <w:szCs w:val="20"/>
          <w:highlight w:val="white"/>
        </w:rPr>
      </w:pPr>
      <w:del w:id="65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4B4B1CFD" w14:textId="5BD075CB" w:rsidR="00301D50" w:rsidDel="0065500B" w:rsidRDefault="00301D50" w:rsidP="00301D50">
      <w:pPr>
        <w:autoSpaceDE w:val="0"/>
        <w:autoSpaceDN w:val="0"/>
        <w:adjustRightInd w:val="0"/>
        <w:spacing w:after="0" w:line="240" w:lineRule="auto"/>
        <w:jc w:val="left"/>
        <w:rPr>
          <w:del w:id="656" w:author="Bence" w:date="2017-05-21T10:48:00Z"/>
          <w:rFonts w:ascii="Courier New" w:hAnsi="Courier New" w:cs="Courier New"/>
          <w:color w:val="000000"/>
          <w:sz w:val="20"/>
          <w:szCs w:val="20"/>
          <w:highlight w:val="white"/>
        </w:rPr>
      </w:pPr>
      <w:del w:id="65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A3F333" w14:textId="7C794138" w:rsidR="00301D50" w:rsidDel="0065500B" w:rsidRDefault="00301D50" w:rsidP="00301D50">
      <w:pPr>
        <w:autoSpaceDE w:val="0"/>
        <w:autoSpaceDN w:val="0"/>
        <w:adjustRightInd w:val="0"/>
        <w:spacing w:after="0" w:line="240" w:lineRule="auto"/>
        <w:jc w:val="left"/>
        <w:rPr>
          <w:del w:id="658" w:author="Bence" w:date="2017-05-21T10:48:00Z"/>
          <w:rFonts w:ascii="Courier New" w:hAnsi="Courier New" w:cs="Courier New"/>
          <w:color w:val="000000"/>
          <w:sz w:val="20"/>
          <w:szCs w:val="20"/>
          <w:highlight w:val="white"/>
        </w:rPr>
      </w:pPr>
      <w:del w:id="65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"triggers"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BB5A478" w14:textId="54F6AE6D" w:rsidR="00301D50" w:rsidDel="0065500B" w:rsidRDefault="00301D50" w:rsidP="00301D50">
      <w:pPr>
        <w:autoSpaceDE w:val="0"/>
        <w:autoSpaceDN w:val="0"/>
        <w:adjustRightInd w:val="0"/>
        <w:spacing w:after="0" w:line="240" w:lineRule="auto"/>
        <w:jc w:val="left"/>
        <w:rPr>
          <w:del w:id="660" w:author="Bence" w:date="2017-05-21T10:48:00Z"/>
          <w:rFonts w:ascii="Courier New" w:hAnsi="Courier New" w:cs="Courier New"/>
          <w:color w:val="000000"/>
          <w:sz w:val="20"/>
          <w:szCs w:val="20"/>
          <w:highlight w:val="white"/>
        </w:rPr>
      </w:pPr>
      <w:del w:id="66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"array"</w:delText>
        </w:r>
        <w:r w:rsidDel="0065500B">
          <w:rPr>
            <w:rFonts w:ascii="Courier New" w:hAnsi="Courier New" w:cs="Courier New"/>
            <w:b/>
            <w:bCs/>
            <w:color w:val="8000FF"/>
            <w:sz w:val="20"/>
            <w:szCs w:val="20"/>
            <w:highlight w:val="white"/>
          </w:rPr>
          <w:delText>,</w:delText>
        </w:r>
      </w:del>
    </w:p>
    <w:p w14:paraId="02739199" w14:textId="74F54100" w:rsidR="00301D50" w:rsidDel="0065500B" w:rsidRDefault="00301D50" w:rsidP="00301D50">
      <w:pPr>
        <w:autoSpaceDE w:val="0"/>
        <w:autoSpaceDN w:val="0"/>
        <w:adjustRightInd w:val="0"/>
        <w:spacing w:after="0" w:line="240" w:lineRule="auto"/>
        <w:jc w:val="left"/>
        <w:rPr>
          <w:del w:id="662" w:author="Bence" w:date="2017-05-21T10:48:00Z"/>
          <w:rFonts w:ascii="Courier New" w:hAnsi="Courier New" w:cs="Courier New"/>
          <w:color w:val="000000"/>
          <w:sz w:val="20"/>
          <w:szCs w:val="20"/>
          <w:highlight w:val="white"/>
        </w:rPr>
      </w:pPr>
      <w:del w:id="66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"uniqueItems"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0000FF"/>
            <w:sz w:val="20"/>
            <w:szCs w:val="20"/>
            <w:highlight w:val="white"/>
          </w:rPr>
          <w:delText>true</w:delText>
        </w:r>
        <w:r w:rsidDel="0065500B">
          <w:rPr>
            <w:rFonts w:ascii="Courier New" w:hAnsi="Courier New" w:cs="Courier New"/>
            <w:b/>
            <w:bCs/>
            <w:color w:val="8000FF"/>
            <w:sz w:val="20"/>
            <w:szCs w:val="20"/>
            <w:highlight w:val="white"/>
          </w:rPr>
          <w:delText>,</w:delText>
        </w:r>
      </w:del>
    </w:p>
    <w:p w14:paraId="26A553C1" w14:textId="2DFEF2E6" w:rsidR="00301D50" w:rsidDel="0065500B" w:rsidRDefault="00301D50" w:rsidP="00301D50">
      <w:pPr>
        <w:autoSpaceDE w:val="0"/>
        <w:autoSpaceDN w:val="0"/>
        <w:adjustRightInd w:val="0"/>
        <w:spacing w:after="0" w:line="240" w:lineRule="auto"/>
        <w:jc w:val="left"/>
        <w:rPr>
          <w:del w:id="664" w:author="Bence" w:date="2017-05-21T10:48:00Z"/>
          <w:rFonts w:ascii="Courier New" w:hAnsi="Courier New" w:cs="Courier New"/>
          <w:color w:val="000000"/>
          <w:sz w:val="20"/>
          <w:szCs w:val="20"/>
          <w:highlight w:val="white"/>
        </w:rPr>
      </w:pPr>
      <w:del w:id="66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F8ADD4C" w14:textId="07445CC6" w:rsidR="00301D50" w:rsidDel="0065500B" w:rsidRDefault="00301D50" w:rsidP="00301D50">
      <w:pPr>
        <w:autoSpaceDE w:val="0"/>
        <w:autoSpaceDN w:val="0"/>
        <w:adjustRightInd w:val="0"/>
        <w:spacing w:after="0" w:line="240" w:lineRule="auto"/>
        <w:jc w:val="left"/>
        <w:rPr>
          <w:del w:id="666" w:author="Bence" w:date="2017-05-21T10:48:00Z"/>
          <w:rFonts w:ascii="Courier New" w:hAnsi="Courier New" w:cs="Courier New"/>
          <w:color w:val="000000"/>
          <w:sz w:val="20"/>
          <w:szCs w:val="20"/>
          <w:highlight w:val="white"/>
        </w:rPr>
      </w:pPr>
      <w:del w:id="66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"object"</w:delText>
        </w:r>
        <w:r w:rsidDel="0065500B">
          <w:rPr>
            <w:rFonts w:ascii="Courier New" w:hAnsi="Courier New" w:cs="Courier New"/>
            <w:b/>
            <w:bCs/>
            <w:color w:val="8000FF"/>
            <w:sz w:val="20"/>
            <w:szCs w:val="20"/>
            <w:highlight w:val="white"/>
          </w:rPr>
          <w:delText>,</w:delText>
        </w:r>
      </w:del>
    </w:p>
    <w:p w14:paraId="7D587057" w14:textId="3E765638" w:rsidR="00301D50" w:rsidDel="0065500B" w:rsidRDefault="00301D50" w:rsidP="00301D50">
      <w:pPr>
        <w:autoSpaceDE w:val="0"/>
        <w:autoSpaceDN w:val="0"/>
        <w:adjustRightInd w:val="0"/>
        <w:spacing w:after="0" w:line="240" w:lineRule="auto"/>
        <w:jc w:val="left"/>
        <w:rPr>
          <w:del w:id="668" w:author="Bence" w:date="2017-05-21T10:48:00Z"/>
          <w:rFonts w:ascii="Courier New" w:hAnsi="Courier New" w:cs="Courier New"/>
          <w:color w:val="000000"/>
          <w:sz w:val="20"/>
          <w:szCs w:val="20"/>
          <w:highlight w:val="white"/>
        </w:rPr>
      </w:pPr>
      <w:del w:id="66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"properties"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44DAC19A" w14:textId="589010BB" w:rsidR="00301D50" w:rsidDel="0065500B" w:rsidRDefault="00301D50" w:rsidP="00301D50">
      <w:pPr>
        <w:autoSpaceDE w:val="0"/>
        <w:autoSpaceDN w:val="0"/>
        <w:adjustRightInd w:val="0"/>
        <w:spacing w:after="0" w:line="240" w:lineRule="auto"/>
        <w:jc w:val="left"/>
        <w:rPr>
          <w:del w:id="670" w:author="Bence" w:date="2017-05-21T10:48:00Z"/>
          <w:rFonts w:ascii="Courier New" w:hAnsi="Courier New" w:cs="Courier New"/>
          <w:color w:val="000000"/>
          <w:sz w:val="20"/>
          <w:szCs w:val="20"/>
          <w:highlight w:val="white"/>
        </w:rPr>
      </w:pPr>
      <w:del w:id="67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741FE80" w14:textId="24FC000F" w:rsidR="00301D50" w:rsidDel="0065500B" w:rsidRDefault="00301D50" w:rsidP="00301D50">
      <w:pPr>
        <w:autoSpaceDE w:val="0"/>
        <w:autoSpaceDN w:val="0"/>
        <w:adjustRightInd w:val="0"/>
        <w:spacing w:after="0" w:line="240" w:lineRule="auto"/>
        <w:jc w:val="left"/>
        <w:rPr>
          <w:del w:id="672" w:author="Bence" w:date="2017-05-21T10:48:00Z"/>
          <w:rFonts w:ascii="Courier New" w:hAnsi="Courier New" w:cs="Courier New"/>
          <w:color w:val="000000"/>
          <w:sz w:val="20"/>
          <w:szCs w:val="20"/>
          <w:highlight w:val="white"/>
        </w:rPr>
      </w:pPr>
      <w:del w:id="67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59CD27E6" w14:textId="7A553190" w:rsidR="00301D50" w:rsidDel="0065500B" w:rsidRDefault="00301D50" w:rsidP="00301D50">
      <w:pPr>
        <w:autoSpaceDE w:val="0"/>
        <w:autoSpaceDN w:val="0"/>
        <w:adjustRightInd w:val="0"/>
        <w:spacing w:after="0" w:line="240" w:lineRule="auto"/>
        <w:jc w:val="left"/>
        <w:rPr>
          <w:del w:id="674" w:author="Bence" w:date="2017-05-21T10:48:00Z"/>
          <w:rFonts w:ascii="Courier New" w:hAnsi="Courier New" w:cs="Courier New"/>
          <w:color w:val="000000"/>
          <w:sz w:val="20"/>
          <w:szCs w:val="20"/>
          <w:highlight w:val="white"/>
        </w:rPr>
      </w:pPr>
      <w:del w:id="67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E80939F" w14:textId="1670A422" w:rsidR="00301D50" w:rsidDel="0065500B" w:rsidRDefault="00301D50" w:rsidP="00301D50">
      <w:pPr>
        <w:autoSpaceDE w:val="0"/>
        <w:autoSpaceDN w:val="0"/>
        <w:adjustRightInd w:val="0"/>
        <w:spacing w:after="0" w:line="240" w:lineRule="auto"/>
        <w:jc w:val="left"/>
        <w:rPr>
          <w:del w:id="676" w:author="Bence" w:date="2017-05-21T10:48:00Z"/>
          <w:rFonts w:ascii="Courier New" w:hAnsi="Courier New" w:cs="Courier New"/>
          <w:color w:val="000000"/>
          <w:sz w:val="20"/>
          <w:szCs w:val="20"/>
          <w:highlight w:val="white"/>
        </w:rPr>
      </w:pPr>
      <w:del w:id="67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5AC1846" w14:textId="299445C2" w:rsidR="00301D50" w:rsidDel="0065500B" w:rsidRDefault="00301D50" w:rsidP="00301D50">
      <w:pPr>
        <w:autoSpaceDE w:val="0"/>
        <w:autoSpaceDN w:val="0"/>
        <w:adjustRightInd w:val="0"/>
        <w:spacing w:after="0" w:line="240" w:lineRule="auto"/>
        <w:jc w:val="left"/>
        <w:rPr>
          <w:del w:id="678" w:author="Bence" w:date="2017-05-21T10:48:00Z"/>
          <w:rFonts w:ascii="Courier New" w:hAnsi="Courier New" w:cs="Courier New"/>
          <w:color w:val="000000"/>
          <w:sz w:val="20"/>
          <w:szCs w:val="20"/>
          <w:highlight w:val="white"/>
        </w:rPr>
      </w:pPr>
      <w:del w:id="67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062C0349" w14:textId="2163F65F" w:rsidR="00301D50" w:rsidDel="0065500B" w:rsidRDefault="00301D50" w:rsidP="00301D50">
      <w:pPr>
        <w:autoSpaceDE w:val="0"/>
        <w:autoSpaceDN w:val="0"/>
        <w:adjustRightInd w:val="0"/>
        <w:spacing w:after="0" w:line="240" w:lineRule="auto"/>
        <w:jc w:val="left"/>
        <w:rPr>
          <w:del w:id="680" w:author="Bence" w:date="2017-05-21T10:48:00Z"/>
          <w:rFonts w:ascii="Courier New" w:hAnsi="Courier New" w:cs="Courier New"/>
          <w:color w:val="000000"/>
          <w:sz w:val="20"/>
          <w:szCs w:val="20"/>
          <w:highlight w:val="white"/>
        </w:rPr>
      </w:pPr>
      <w:del w:id="68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186B06E" w14:textId="15480D2A" w:rsidR="00301D50" w:rsidDel="0065500B" w:rsidRDefault="00301D50" w:rsidP="00301D50">
      <w:pPr>
        <w:autoSpaceDE w:val="0"/>
        <w:autoSpaceDN w:val="0"/>
        <w:adjustRightInd w:val="0"/>
        <w:spacing w:after="0" w:line="240" w:lineRule="auto"/>
        <w:jc w:val="left"/>
        <w:rPr>
          <w:del w:id="682" w:author="Bence" w:date="2017-05-21T10:48:00Z"/>
          <w:rFonts w:ascii="Courier New" w:hAnsi="Courier New" w:cs="Courier New"/>
          <w:color w:val="000000"/>
          <w:sz w:val="20"/>
          <w:szCs w:val="20"/>
          <w:highlight w:val="white"/>
        </w:rPr>
      </w:pPr>
      <w:del w:id="68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"sensor_id"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72B4C8C" w14:textId="6D8B6C59" w:rsidR="00301D50" w:rsidDel="0065500B" w:rsidRDefault="00301D50" w:rsidP="00301D50">
      <w:pPr>
        <w:autoSpaceDE w:val="0"/>
        <w:autoSpaceDN w:val="0"/>
        <w:adjustRightInd w:val="0"/>
        <w:spacing w:after="0" w:line="240" w:lineRule="auto"/>
        <w:jc w:val="left"/>
        <w:rPr>
          <w:del w:id="684" w:author="Bence" w:date="2017-05-21T10:48:00Z"/>
          <w:rFonts w:ascii="Courier New" w:hAnsi="Courier New" w:cs="Courier New"/>
          <w:color w:val="000000"/>
          <w:sz w:val="20"/>
          <w:szCs w:val="20"/>
          <w:highlight w:val="white"/>
        </w:rPr>
      </w:pPr>
      <w:del w:id="68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23244F82" w14:textId="23F32C9A" w:rsidR="00301D50" w:rsidDel="0065500B" w:rsidRDefault="00301D50" w:rsidP="00301D50">
      <w:pPr>
        <w:autoSpaceDE w:val="0"/>
        <w:autoSpaceDN w:val="0"/>
        <w:adjustRightInd w:val="0"/>
        <w:spacing w:after="0" w:line="240" w:lineRule="auto"/>
        <w:jc w:val="left"/>
        <w:rPr>
          <w:del w:id="686" w:author="Bence" w:date="2017-05-21T10:48:00Z"/>
          <w:rFonts w:ascii="Courier New" w:hAnsi="Courier New" w:cs="Courier New"/>
          <w:color w:val="000000"/>
          <w:sz w:val="20"/>
          <w:szCs w:val="20"/>
          <w:highlight w:val="white"/>
        </w:rPr>
      </w:pPr>
      <w:del w:id="68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430AEDFE" w14:textId="73684CEF" w:rsidR="00301D50" w:rsidDel="0065500B" w:rsidRDefault="00301D50" w:rsidP="00301D50">
      <w:pPr>
        <w:autoSpaceDE w:val="0"/>
        <w:autoSpaceDN w:val="0"/>
        <w:adjustRightInd w:val="0"/>
        <w:spacing w:after="0" w:line="240" w:lineRule="auto"/>
        <w:jc w:val="left"/>
        <w:rPr>
          <w:del w:id="688" w:author="Bence" w:date="2017-05-21T10:48:00Z"/>
          <w:rFonts w:ascii="Courier New" w:hAnsi="Courier New" w:cs="Courier New"/>
          <w:color w:val="000000"/>
          <w:sz w:val="20"/>
          <w:szCs w:val="20"/>
          <w:highlight w:val="white"/>
        </w:rPr>
      </w:pPr>
      <w:del w:id="68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"operation"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558F2DB" w14:textId="3DA0D476" w:rsidR="00301D50" w:rsidDel="0065500B" w:rsidRDefault="00301D50" w:rsidP="00301D50">
      <w:pPr>
        <w:autoSpaceDE w:val="0"/>
        <w:autoSpaceDN w:val="0"/>
        <w:adjustRightInd w:val="0"/>
        <w:spacing w:after="0" w:line="240" w:lineRule="auto"/>
        <w:jc w:val="left"/>
        <w:rPr>
          <w:del w:id="690" w:author="Bence" w:date="2017-05-21T10:48:00Z"/>
          <w:rFonts w:ascii="Courier New" w:hAnsi="Courier New" w:cs="Courier New"/>
          <w:color w:val="000000"/>
          <w:sz w:val="20"/>
          <w:szCs w:val="20"/>
          <w:highlight w:val="white"/>
        </w:rPr>
      </w:pPr>
      <w:del w:id="69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10697D46" w14:textId="3F8BBF3E" w:rsidR="00301D50" w:rsidDel="0065500B" w:rsidRDefault="00301D50" w:rsidP="00301D50">
      <w:pPr>
        <w:autoSpaceDE w:val="0"/>
        <w:autoSpaceDN w:val="0"/>
        <w:adjustRightInd w:val="0"/>
        <w:spacing w:after="0" w:line="240" w:lineRule="auto"/>
        <w:jc w:val="left"/>
        <w:rPr>
          <w:del w:id="692" w:author="Bence" w:date="2017-05-21T10:48:00Z"/>
          <w:rFonts w:ascii="Courier New" w:hAnsi="Courier New" w:cs="Courier New"/>
          <w:color w:val="000000"/>
          <w:sz w:val="20"/>
          <w:szCs w:val="20"/>
          <w:highlight w:val="white"/>
        </w:rPr>
      </w:pPr>
      <w:del w:id="69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9F7A55F" w14:textId="4D3D3E75" w:rsidR="00301D50" w:rsidDel="0065500B" w:rsidRDefault="00301D50" w:rsidP="00301D50">
      <w:pPr>
        <w:autoSpaceDE w:val="0"/>
        <w:autoSpaceDN w:val="0"/>
        <w:adjustRightInd w:val="0"/>
        <w:spacing w:after="0" w:line="240" w:lineRule="auto"/>
        <w:jc w:val="left"/>
        <w:rPr>
          <w:del w:id="694" w:author="Bence" w:date="2017-05-21T10:48:00Z"/>
          <w:rFonts w:ascii="Courier New" w:hAnsi="Courier New" w:cs="Courier New"/>
          <w:color w:val="000000"/>
          <w:sz w:val="20"/>
          <w:szCs w:val="20"/>
          <w:highlight w:val="white"/>
        </w:rPr>
      </w:pPr>
      <w:del w:id="69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C8FF72A" w14:textId="0CCBF7D7" w:rsidR="00301D50" w:rsidDel="0065500B" w:rsidRDefault="00301D50" w:rsidP="00301D50">
      <w:pPr>
        <w:autoSpaceDE w:val="0"/>
        <w:autoSpaceDN w:val="0"/>
        <w:adjustRightInd w:val="0"/>
        <w:spacing w:after="0" w:line="240" w:lineRule="auto"/>
        <w:jc w:val="left"/>
        <w:rPr>
          <w:del w:id="696" w:author="Bence" w:date="2017-05-21T10:48:00Z"/>
          <w:rFonts w:ascii="Courier New" w:hAnsi="Courier New" w:cs="Courier New"/>
          <w:color w:val="000000"/>
          <w:sz w:val="20"/>
          <w:szCs w:val="20"/>
          <w:highlight w:val="white"/>
        </w:rPr>
      </w:pPr>
      <w:del w:id="69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6A09F54D" w14:textId="09A62A4E" w:rsidR="00301D50" w:rsidDel="0065500B" w:rsidRDefault="00301D50" w:rsidP="00301D50">
      <w:pPr>
        <w:autoSpaceDE w:val="0"/>
        <w:autoSpaceDN w:val="0"/>
        <w:adjustRightInd w:val="0"/>
        <w:spacing w:after="0" w:line="240" w:lineRule="auto"/>
        <w:jc w:val="left"/>
        <w:rPr>
          <w:del w:id="698" w:author="Bence" w:date="2017-05-21T10:48:00Z"/>
          <w:rFonts w:ascii="Courier New" w:hAnsi="Courier New" w:cs="Courier New"/>
          <w:color w:val="000000"/>
          <w:sz w:val="20"/>
          <w:szCs w:val="20"/>
          <w:highlight w:val="white"/>
        </w:rPr>
      </w:pPr>
      <w:del w:id="69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146C4F" w14:textId="3ACC4755" w:rsidR="00301D50" w:rsidDel="0065500B" w:rsidRDefault="00301D50" w:rsidP="00301D50">
      <w:pPr>
        <w:autoSpaceDE w:val="0"/>
        <w:autoSpaceDN w:val="0"/>
        <w:adjustRightInd w:val="0"/>
        <w:spacing w:after="0" w:line="240" w:lineRule="auto"/>
        <w:jc w:val="left"/>
        <w:rPr>
          <w:del w:id="700" w:author="Bence" w:date="2017-05-21T10:48:00Z"/>
          <w:rFonts w:ascii="Courier New" w:hAnsi="Courier New" w:cs="Courier New"/>
          <w:color w:val="000000"/>
          <w:sz w:val="20"/>
          <w:szCs w:val="20"/>
          <w:highlight w:val="white"/>
        </w:rPr>
      </w:pPr>
      <w:del w:id="70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98BC44C" w14:textId="4AE31C00" w:rsidR="00301D50" w:rsidDel="0065500B" w:rsidRDefault="00301D50" w:rsidP="00301D50">
      <w:pPr>
        <w:autoSpaceDE w:val="0"/>
        <w:autoSpaceDN w:val="0"/>
        <w:adjustRightInd w:val="0"/>
        <w:spacing w:after="0" w:line="240" w:lineRule="auto"/>
        <w:jc w:val="left"/>
        <w:rPr>
          <w:del w:id="702" w:author="Bence" w:date="2017-05-21T10:48:00Z"/>
          <w:rFonts w:ascii="Courier New" w:hAnsi="Courier New" w:cs="Courier New"/>
          <w:color w:val="000000"/>
          <w:sz w:val="20"/>
          <w:szCs w:val="20"/>
          <w:highlight w:val="white"/>
        </w:rPr>
      </w:pPr>
      <w:del w:id="70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1F6A142" w14:textId="6999B4EB" w:rsidR="00301D50" w:rsidDel="0065500B" w:rsidRDefault="00301D50" w:rsidP="00301D50">
      <w:pPr>
        <w:autoSpaceDE w:val="0"/>
        <w:autoSpaceDN w:val="0"/>
        <w:adjustRightInd w:val="0"/>
        <w:spacing w:after="0" w:line="240" w:lineRule="auto"/>
        <w:jc w:val="left"/>
        <w:rPr>
          <w:del w:id="704" w:author="Bence" w:date="2017-05-21T10:48:00Z"/>
          <w:rFonts w:ascii="Courier New" w:hAnsi="Courier New" w:cs="Courier New"/>
          <w:color w:val="000000"/>
          <w:sz w:val="20"/>
          <w:szCs w:val="20"/>
          <w:highlight w:val="white"/>
        </w:rPr>
      </w:pPr>
      <w:del w:id="70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D950803" w14:textId="042E075A" w:rsidR="00301D50" w:rsidDel="0065500B" w:rsidRDefault="00301D50" w:rsidP="00301D50">
      <w:pPr>
        <w:autoSpaceDE w:val="0"/>
        <w:autoSpaceDN w:val="0"/>
        <w:adjustRightInd w:val="0"/>
        <w:spacing w:after="0" w:line="240" w:lineRule="auto"/>
        <w:jc w:val="left"/>
        <w:rPr>
          <w:del w:id="706" w:author="Bence" w:date="2017-05-21T10:48:00Z"/>
          <w:rFonts w:ascii="Courier New" w:hAnsi="Courier New" w:cs="Courier New"/>
          <w:color w:val="000000"/>
          <w:sz w:val="20"/>
          <w:szCs w:val="20"/>
          <w:highlight w:val="white"/>
        </w:rPr>
      </w:pPr>
      <w:del w:id="70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9614D49" w14:textId="6F109CEA" w:rsidR="00301D50" w:rsidDel="0065500B" w:rsidRDefault="00301D50" w:rsidP="00301D50">
      <w:pPr>
        <w:autoSpaceDE w:val="0"/>
        <w:autoSpaceDN w:val="0"/>
        <w:adjustRightInd w:val="0"/>
        <w:spacing w:after="0" w:line="240" w:lineRule="auto"/>
        <w:jc w:val="left"/>
        <w:rPr>
          <w:del w:id="708" w:author="Bence" w:date="2017-05-21T10:48:00Z"/>
          <w:rFonts w:ascii="Courier New" w:hAnsi="Courier New" w:cs="Courier New"/>
          <w:color w:val="000000"/>
          <w:sz w:val="20"/>
          <w:szCs w:val="20"/>
          <w:highlight w:val="white"/>
        </w:rPr>
      </w:pPr>
      <w:del w:id="70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"array"</w:delText>
        </w:r>
        <w:r w:rsidDel="0065500B">
          <w:rPr>
            <w:rFonts w:ascii="Courier New" w:hAnsi="Courier New" w:cs="Courier New"/>
            <w:b/>
            <w:bCs/>
            <w:color w:val="8000FF"/>
            <w:sz w:val="20"/>
            <w:szCs w:val="20"/>
            <w:highlight w:val="white"/>
          </w:rPr>
          <w:delText>,</w:delText>
        </w:r>
      </w:del>
    </w:p>
    <w:p w14:paraId="74DEAD2D" w14:textId="1A7D872E" w:rsidR="00301D50" w:rsidDel="0065500B" w:rsidRDefault="00301D50" w:rsidP="00301D50">
      <w:pPr>
        <w:autoSpaceDE w:val="0"/>
        <w:autoSpaceDN w:val="0"/>
        <w:adjustRightInd w:val="0"/>
        <w:spacing w:after="0" w:line="240" w:lineRule="auto"/>
        <w:jc w:val="left"/>
        <w:rPr>
          <w:del w:id="710" w:author="Bence" w:date="2017-05-21T10:48:00Z"/>
          <w:rFonts w:ascii="Courier New" w:hAnsi="Courier New" w:cs="Courier New"/>
          <w:color w:val="000000"/>
          <w:sz w:val="20"/>
          <w:szCs w:val="20"/>
          <w:highlight w:val="white"/>
        </w:rPr>
      </w:pPr>
      <w:del w:id="71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"uniqueItems"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0000FF"/>
            <w:sz w:val="20"/>
            <w:szCs w:val="20"/>
            <w:highlight w:val="white"/>
          </w:rPr>
          <w:delText>true</w:delText>
        </w:r>
        <w:r w:rsidDel="0065500B">
          <w:rPr>
            <w:rFonts w:ascii="Courier New" w:hAnsi="Courier New" w:cs="Courier New"/>
            <w:b/>
            <w:bCs/>
            <w:color w:val="8000FF"/>
            <w:sz w:val="20"/>
            <w:szCs w:val="20"/>
            <w:highlight w:val="white"/>
          </w:rPr>
          <w:delText>,</w:delText>
        </w:r>
      </w:del>
    </w:p>
    <w:p w14:paraId="1DA69860" w14:textId="2344BC01" w:rsidR="00301D50" w:rsidDel="0065500B" w:rsidRDefault="00301D50" w:rsidP="00301D50">
      <w:pPr>
        <w:autoSpaceDE w:val="0"/>
        <w:autoSpaceDN w:val="0"/>
        <w:adjustRightInd w:val="0"/>
        <w:spacing w:after="0" w:line="240" w:lineRule="auto"/>
        <w:jc w:val="left"/>
        <w:rPr>
          <w:del w:id="712" w:author="Bence" w:date="2017-05-21T10:48:00Z"/>
          <w:rFonts w:ascii="Courier New" w:hAnsi="Courier New" w:cs="Courier New"/>
          <w:color w:val="000000"/>
          <w:sz w:val="20"/>
          <w:szCs w:val="20"/>
          <w:highlight w:val="white"/>
        </w:rPr>
      </w:pPr>
      <w:del w:id="71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306CA0" w14:textId="178FEC68" w:rsidR="00301D50" w:rsidDel="0065500B" w:rsidRDefault="00301D50" w:rsidP="00301D50">
      <w:pPr>
        <w:autoSpaceDE w:val="0"/>
        <w:autoSpaceDN w:val="0"/>
        <w:adjustRightInd w:val="0"/>
        <w:spacing w:after="0" w:line="240" w:lineRule="auto"/>
        <w:jc w:val="left"/>
        <w:rPr>
          <w:del w:id="714" w:author="Bence" w:date="2017-05-21T10:48:00Z"/>
          <w:rFonts w:ascii="Courier New" w:hAnsi="Courier New" w:cs="Courier New"/>
          <w:color w:val="000000"/>
          <w:sz w:val="20"/>
          <w:szCs w:val="20"/>
          <w:highlight w:val="white"/>
        </w:rPr>
      </w:pPr>
      <w:del w:id="71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"object"</w:delText>
        </w:r>
        <w:r w:rsidDel="0065500B">
          <w:rPr>
            <w:rFonts w:ascii="Courier New" w:hAnsi="Courier New" w:cs="Courier New"/>
            <w:b/>
            <w:bCs/>
            <w:color w:val="8000FF"/>
            <w:sz w:val="20"/>
            <w:szCs w:val="20"/>
            <w:highlight w:val="white"/>
          </w:rPr>
          <w:delText>,</w:delText>
        </w:r>
      </w:del>
    </w:p>
    <w:p w14:paraId="2BC3F01F" w14:textId="69C3400A" w:rsidR="00301D50" w:rsidDel="0065500B" w:rsidRDefault="00301D50" w:rsidP="00301D50">
      <w:pPr>
        <w:autoSpaceDE w:val="0"/>
        <w:autoSpaceDN w:val="0"/>
        <w:adjustRightInd w:val="0"/>
        <w:spacing w:after="0" w:line="240" w:lineRule="auto"/>
        <w:jc w:val="left"/>
        <w:rPr>
          <w:del w:id="716" w:author="Bence" w:date="2017-05-21T10:48:00Z"/>
          <w:rFonts w:ascii="Courier New" w:hAnsi="Courier New" w:cs="Courier New"/>
          <w:color w:val="000000"/>
          <w:sz w:val="20"/>
          <w:szCs w:val="20"/>
          <w:highlight w:val="white"/>
        </w:rPr>
      </w:pPr>
      <w:del w:id="71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"properties"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6DF9F5E" w14:textId="5EF9158A" w:rsidR="00301D50" w:rsidDel="0065500B" w:rsidRDefault="00301D50" w:rsidP="00301D50">
      <w:pPr>
        <w:autoSpaceDE w:val="0"/>
        <w:autoSpaceDN w:val="0"/>
        <w:adjustRightInd w:val="0"/>
        <w:spacing w:after="0" w:line="240" w:lineRule="auto"/>
        <w:jc w:val="left"/>
        <w:rPr>
          <w:del w:id="718" w:author="Bence" w:date="2017-05-21T10:48:00Z"/>
          <w:rFonts w:ascii="Courier New" w:hAnsi="Courier New" w:cs="Courier New"/>
          <w:color w:val="000000"/>
          <w:sz w:val="20"/>
          <w:szCs w:val="20"/>
          <w:highlight w:val="white"/>
        </w:rPr>
      </w:pPr>
      <w:del w:id="71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F1A547" w14:textId="22B1E5D8" w:rsidR="00301D50" w:rsidDel="0065500B" w:rsidRDefault="00301D50" w:rsidP="00301D50">
      <w:pPr>
        <w:autoSpaceDE w:val="0"/>
        <w:autoSpaceDN w:val="0"/>
        <w:adjustRightInd w:val="0"/>
        <w:spacing w:after="0" w:line="240" w:lineRule="auto"/>
        <w:jc w:val="left"/>
        <w:rPr>
          <w:del w:id="720" w:author="Bence" w:date="2017-05-21T10:48:00Z"/>
          <w:rFonts w:ascii="Courier New" w:hAnsi="Courier New" w:cs="Courier New"/>
          <w:color w:val="000000"/>
          <w:sz w:val="20"/>
          <w:szCs w:val="20"/>
          <w:highlight w:val="white"/>
        </w:rPr>
      </w:pPr>
      <w:del w:id="72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205E5D40" w14:textId="29D2D966" w:rsidR="00301D50" w:rsidDel="0065500B" w:rsidRDefault="00301D50" w:rsidP="00301D50">
      <w:pPr>
        <w:autoSpaceDE w:val="0"/>
        <w:autoSpaceDN w:val="0"/>
        <w:adjustRightInd w:val="0"/>
        <w:spacing w:after="0" w:line="240" w:lineRule="auto"/>
        <w:jc w:val="left"/>
        <w:rPr>
          <w:del w:id="722" w:author="Bence" w:date="2017-05-21T10:48:00Z"/>
          <w:rFonts w:ascii="Courier New" w:hAnsi="Courier New" w:cs="Courier New"/>
          <w:color w:val="000000"/>
          <w:sz w:val="20"/>
          <w:szCs w:val="20"/>
          <w:highlight w:val="white"/>
        </w:rPr>
      </w:pPr>
      <w:del w:id="72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5F2C2C87" w14:textId="56737A84" w:rsidR="00301D50" w:rsidDel="0065500B" w:rsidRDefault="00301D50" w:rsidP="00301D50">
      <w:pPr>
        <w:autoSpaceDE w:val="0"/>
        <w:autoSpaceDN w:val="0"/>
        <w:adjustRightInd w:val="0"/>
        <w:spacing w:after="0" w:line="240" w:lineRule="auto"/>
        <w:jc w:val="left"/>
        <w:rPr>
          <w:del w:id="724" w:author="Bence" w:date="2017-05-21T10:48:00Z"/>
          <w:rFonts w:ascii="Courier New" w:hAnsi="Courier New" w:cs="Courier New"/>
          <w:color w:val="000000"/>
          <w:sz w:val="20"/>
          <w:szCs w:val="20"/>
          <w:highlight w:val="white"/>
        </w:rPr>
      </w:pPr>
      <w:del w:id="72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"actuatorid"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CB50D70" w14:textId="571D846C" w:rsidR="00301D50" w:rsidDel="0065500B" w:rsidRDefault="00301D50" w:rsidP="00301D50">
      <w:pPr>
        <w:autoSpaceDE w:val="0"/>
        <w:autoSpaceDN w:val="0"/>
        <w:adjustRightInd w:val="0"/>
        <w:spacing w:after="0" w:line="240" w:lineRule="auto"/>
        <w:jc w:val="left"/>
        <w:rPr>
          <w:del w:id="726" w:author="Bence" w:date="2017-05-21T10:48:00Z"/>
          <w:rFonts w:ascii="Courier New" w:hAnsi="Courier New" w:cs="Courier New"/>
          <w:color w:val="000000"/>
          <w:sz w:val="20"/>
          <w:szCs w:val="20"/>
          <w:highlight w:val="white"/>
        </w:rPr>
      </w:pPr>
      <w:del w:id="72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08D145BA" w14:textId="087F0EB3" w:rsidR="00301D50" w:rsidDel="0065500B" w:rsidRDefault="00301D50" w:rsidP="00301D50">
      <w:pPr>
        <w:autoSpaceDE w:val="0"/>
        <w:autoSpaceDN w:val="0"/>
        <w:adjustRightInd w:val="0"/>
        <w:spacing w:after="0" w:line="240" w:lineRule="auto"/>
        <w:jc w:val="left"/>
        <w:rPr>
          <w:del w:id="728" w:author="Bence" w:date="2017-05-21T10:48:00Z"/>
          <w:rFonts w:ascii="Courier New" w:hAnsi="Courier New" w:cs="Courier New"/>
          <w:color w:val="000000"/>
          <w:sz w:val="20"/>
          <w:szCs w:val="20"/>
          <w:highlight w:val="white"/>
        </w:rPr>
      </w:pPr>
      <w:del w:id="72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5F6CA159" w14:textId="48A2A04A" w:rsidR="00301D50" w:rsidDel="0065500B" w:rsidRDefault="00301D50" w:rsidP="00301D50">
      <w:pPr>
        <w:autoSpaceDE w:val="0"/>
        <w:autoSpaceDN w:val="0"/>
        <w:adjustRightInd w:val="0"/>
        <w:spacing w:after="0" w:line="240" w:lineRule="auto"/>
        <w:jc w:val="left"/>
        <w:rPr>
          <w:del w:id="730" w:author="Bence" w:date="2017-05-21T10:48:00Z"/>
          <w:rFonts w:ascii="Courier New" w:hAnsi="Courier New" w:cs="Courier New"/>
          <w:color w:val="000000"/>
          <w:sz w:val="20"/>
          <w:szCs w:val="20"/>
          <w:highlight w:val="white"/>
        </w:rPr>
      </w:pPr>
      <w:del w:id="73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576B6AF" w14:textId="46FD902E" w:rsidR="00301D50" w:rsidDel="0065500B" w:rsidRDefault="00301D50" w:rsidP="00301D50">
      <w:pPr>
        <w:autoSpaceDE w:val="0"/>
        <w:autoSpaceDN w:val="0"/>
        <w:adjustRightInd w:val="0"/>
        <w:spacing w:after="0" w:line="240" w:lineRule="auto"/>
        <w:jc w:val="left"/>
        <w:rPr>
          <w:del w:id="732" w:author="Bence" w:date="2017-05-21T10:48:00Z"/>
          <w:rFonts w:ascii="Courier New" w:hAnsi="Courier New" w:cs="Courier New"/>
          <w:color w:val="000000"/>
          <w:sz w:val="20"/>
          <w:szCs w:val="20"/>
          <w:highlight w:val="white"/>
        </w:rPr>
      </w:pPr>
      <w:del w:id="73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164B523C" w14:textId="7A7F7EC1" w:rsidR="00301D50" w:rsidDel="0065500B" w:rsidRDefault="00301D50" w:rsidP="00301D50">
      <w:pPr>
        <w:autoSpaceDE w:val="0"/>
        <w:autoSpaceDN w:val="0"/>
        <w:adjustRightInd w:val="0"/>
        <w:spacing w:after="0" w:line="240" w:lineRule="auto"/>
        <w:jc w:val="left"/>
        <w:rPr>
          <w:del w:id="734" w:author="Bence" w:date="2017-05-21T10:48:00Z"/>
          <w:rFonts w:ascii="Courier New" w:hAnsi="Courier New" w:cs="Courier New"/>
          <w:color w:val="000000"/>
          <w:sz w:val="20"/>
          <w:szCs w:val="20"/>
          <w:highlight w:val="white"/>
        </w:rPr>
      </w:pPr>
      <w:del w:id="73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29E8888" w14:textId="61580B83" w:rsidR="00301D50" w:rsidDel="0065500B" w:rsidRDefault="00301D50" w:rsidP="00301D50">
      <w:pPr>
        <w:autoSpaceDE w:val="0"/>
        <w:autoSpaceDN w:val="0"/>
        <w:adjustRightInd w:val="0"/>
        <w:spacing w:after="0" w:line="240" w:lineRule="auto"/>
        <w:jc w:val="left"/>
        <w:rPr>
          <w:del w:id="736" w:author="Bence" w:date="2017-05-21T10:48:00Z"/>
          <w:rFonts w:ascii="Courier New" w:hAnsi="Courier New" w:cs="Courier New"/>
          <w:color w:val="000000"/>
          <w:sz w:val="20"/>
          <w:szCs w:val="20"/>
          <w:highlight w:val="white"/>
        </w:rPr>
      </w:pPr>
      <w:del w:id="73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6E8C735" w14:textId="0A9B94D2" w:rsidR="00301D50" w:rsidDel="0065500B" w:rsidRDefault="00301D50" w:rsidP="00301D50">
      <w:pPr>
        <w:autoSpaceDE w:val="0"/>
        <w:autoSpaceDN w:val="0"/>
        <w:adjustRightInd w:val="0"/>
        <w:spacing w:after="0" w:line="240" w:lineRule="auto"/>
        <w:jc w:val="left"/>
        <w:rPr>
          <w:del w:id="738" w:author="Bence" w:date="2017-05-21T10:48:00Z"/>
          <w:rFonts w:ascii="Courier New" w:hAnsi="Courier New" w:cs="Courier New"/>
          <w:color w:val="000000"/>
          <w:sz w:val="20"/>
          <w:szCs w:val="20"/>
          <w:highlight w:val="white"/>
        </w:rPr>
      </w:pPr>
      <w:del w:id="73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5B2F3B7B" w14:textId="1358FBF1" w:rsidR="00301D50" w:rsidDel="0065500B" w:rsidRDefault="00301D50" w:rsidP="00301D50">
      <w:pPr>
        <w:autoSpaceDE w:val="0"/>
        <w:autoSpaceDN w:val="0"/>
        <w:adjustRightInd w:val="0"/>
        <w:spacing w:after="0" w:line="240" w:lineRule="auto"/>
        <w:jc w:val="left"/>
        <w:rPr>
          <w:del w:id="740" w:author="Bence" w:date="2017-05-21T10:48:00Z"/>
          <w:rFonts w:ascii="Courier New" w:hAnsi="Courier New" w:cs="Courier New"/>
          <w:color w:val="000000"/>
          <w:sz w:val="20"/>
          <w:szCs w:val="20"/>
          <w:highlight w:val="white"/>
        </w:rPr>
      </w:pPr>
      <w:del w:id="741"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E09C802" w14:textId="3409032F" w:rsidR="00301D50" w:rsidDel="0065500B" w:rsidRDefault="00301D50" w:rsidP="00301D50">
      <w:pPr>
        <w:autoSpaceDE w:val="0"/>
        <w:autoSpaceDN w:val="0"/>
        <w:adjustRightInd w:val="0"/>
        <w:spacing w:after="0" w:line="240" w:lineRule="auto"/>
        <w:jc w:val="left"/>
        <w:rPr>
          <w:del w:id="742" w:author="Bence" w:date="2017-05-21T10:48:00Z"/>
          <w:rFonts w:ascii="Courier New" w:hAnsi="Courier New" w:cs="Courier New"/>
          <w:color w:val="000000"/>
          <w:sz w:val="20"/>
          <w:szCs w:val="20"/>
          <w:highlight w:val="white"/>
        </w:rPr>
      </w:pPr>
      <w:del w:id="743"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84AC4E7" w14:textId="7B6E599C" w:rsidR="00301D50" w:rsidDel="0065500B" w:rsidRDefault="00301D50" w:rsidP="00301D50">
      <w:pPr>
        <w:autoSpaceDE w:val="0"/>
        <w:autoSpaceDN w:val="0"/>
        <w:adjustRightInd w:val="0"/>
        <w:spacing w:after="0" w:line="240" w:lineRule="auto"/>
        <w:jc w:val="left"/>
        <w:rPr>
          <w:del w:id="744" w:author="Bence" w:date="2017-05-21T10:48:00Z"/>
          <w:rFonts w:ascii="Courier New" w:hAnsi="Courier New" w:cs="Courier New"/>
          <w:color w:val="000000"/>
          <w:sz w:val="20"/>
          <w:szCs w:val="20"/>
          <w:highlight w:val="white"/>
        </w:rPr>
      </w:pPr>
      <w:del w:id="745"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7709309" w14:textId="744A84A7" w:rsidR="00301D50" w:rsidDel="0065500B" w:rsidRDefault="00301D50" w:rsidP="00301D50">
      <w:pPr>
        <w:autoSpaceDE w:val="0"/>
        <w:autoSpaceDN w:val="0"/>
        <w:adjustRightInd w:val="0"/>
        <w:spacing w:after="0" w:line="240" w:lineRule="auto"/>
        <w:jc w:val="left"/>
        <w:rPr>
          <w:del w:id="746" w:author="Bence" w:date="2017-05-21T10:48:00Z"/>
          <w:rFonts w:ascii="Courier New" w:hAnsi="Courier New" w:cs="Courier New"/>
          <w:color w:val="000000"/>
          <w:sz w:val="20"/>
          <w:szCs w:val="20"/>
          <w:highlight w:val="white"/>
        </w:rPr>
      </w:pPr>
      <w:del w:id="747"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4C56DD4" w14:textId="17E9FAF3" w:rsidR="00301D50" w:rsidDel="0065500B" w:rsidRDefault="00301D50" w:rsidP="00301D50">
      <w:pPr>
        <w:autoSpaceDE w:val="0"/>
        <w:autoSpaceDN w:val="0"/>
        <w:adjustRightInd w:val="0"/>
        <w:spacing w:after="0" w:line="240" w:lineRule="auto"/>
        <w:jc w:val="left"/>
        <w:rPr>
          <w:del w:id="748" w:author="Bence" w:date="2017-05-21T10:48:00Z"/>
          <w:rFonts w:ascii="Courier New" w:hAnsi="Courier New" w:cs="Courier New"/>
          <w:color w:val="000000"/>
          <w:sz w:val="20"/>
          <w:szCs w:val="20"/>
          <w:highlight w:val="white"/>
        </w:rPr>
      </w:pPr>
      <w:del w:id="749"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5132247" w14:textId="53B5ACD5" w:rsidR="00754571" w:rsidDel="0065500B" w:rsidRDefault="00301D50" w:rsidP="00301D50">
      <w:pPr>
        <w:rPr>
          <w:del w:id="750" w:author="Bence" w:date="2017-05-21T10:48:00Z"/>
        </w:rPr>
      </w:pPr>
      <w:del w:id="751" w:author="Bence" w:date="2017-05-21T10:48:00Z">
        <w:r w:rsidDel="0065500B">
          <w:rPr>
            <w:rFonts w:ascii="Courier New" w:hAnsi="Courier New" w:cs="Courier New"/>
            <w:b/>
            <w:bCs/>
            <w:color w:val="8000FF"/>
            <w:sz w:val="20"/>
            <w:szCs w:val="20"/>
            <w:highlight w:val="white"/>
          </w:rPr>
          <w:delText>}</w:delText>
        </w:r>
      </w:del>
    </w:p>
    <w:p w14:paraId="034D5F53" w14:textId="77777777" w:rsidR="001B34E3" w:rsidRDefault="001B34E3" w:rsidP="00C46C8D">
      <w:pPr>
        <w:sectPr w:rsidR="001B34E3" w:rsidSect="00F63AE9">
          <w:type w:val="continuous"/>
          <w:pgSz w:w="11906" w:h="16838"/>
          <w:pgMar w:top="899" w:right="1418" w:bottom="1134" w:left="1418" w:header="709" w:footer="709" w:gutter="0"/>
          <w:cols w:num="2" w:sep="1" w:space="709"/>
          <w:docGrid w:linePitch="360"/>
        </w:sectPr>
      </w:pPr>
    </w:p>
    <w:p w14:paraId="6A16C379" w14:textId="6B71AED7" w:rsidR="0044704C" w:rsidRDefault="0044704C" w:rsidP="00C46C8D"/>
    <w:p w14:paraId="0655F651" w14:textId="77777777" w:rsidR="00135461" w:rsidRDefault="0000178E" w:rsidP="008D7D01">
      <w:pPr>
        <w:pStyle w:val="Cmsor3"/>
      </w:pPr>
      <w:bookmarkStart w:id="752" w:name="_Toc483054132"/>
      <w:r>
        <w:t>HighStock</w:t>
      </w:r>
      <w:bookmarkEnd w:id="752"/>
    </w:p>
    <w:p w14:paraId="2AD7307B" w14:textId="77777777" w:rsidR="0000178E" w:rsidRDefault="0000178E" w:rsidP="0000178E">
      <w:r>
        <w:t xml:space="preserve">A HighCharts egy tisztán JavaScript nyelven írt könyvtár, melynek segítségével webes környezetben készíthetünk grafikonokat. </w:t>
      </w:r>
    </w:p>
    <w:p w14:paraId="1C6BBB39" w14:textId="77777777" w:rsidR="0000178E" w:rsidRDefault="0000178E" w:rsidP="0000178E">
      <w:r>
        <w:t>A programcsomag része a</w:t>
      </w:r>
      <w:r w:rsidR="00192ED5">
        <w:t>z eredetileg tőzsdei adatsorok megjelenítésére készült</w:t>
      </w:r>
      <w:r>
        <w:t xml:space="preserve"> HighStock, </w:t>
      </w:r>
      <w:r w:rsidR="00192ED5">
        <w:t xml:space="preserve">de rugalmasságánál fogva szenzoradatok megjelenítésére is alkalmas. </w:t>
      </w:r>
      <w:r w:rsidR="00754571">
        <w:t xml:space="preserve">Az oldalon részletes API, számos tutorial és demo diagram segíti a megértést és a könnyű integrálhatóságot. </w:t>
      </w:r>
      <w:r w:rsidR="00192ED5">
        <w:t xml:space="preserve">Az eredetileg meglehetősen drága API-nak nem kereskedelmi célú felhasználásra létezik ingyenes </w:t>
      </w:r>
      <w:r w:rsidR="0044704C">
        <w:t>licensze</w:t>
      </w:r>
      <w:r w:rsidR="00192ED5">
        <w:t xml:space="preserve"> is, ami lehetővé tette a dolgozatban történő felhasználást</w:t>
      </w:r>
      <w:r w:rsidR="008E1FCD">
        <w:t xml:space="preserve"> is</w:t>
      </w:r>
      <w:r w:rsidR="00192ED5">
        <w:t xml:space="preserve">. </w:t>
      </w:r>
    </w:p>
    <w:p w14:paraId="6BFA39B2" w14:textId="77777777" w:rsidR="009F0D17" w:rsidRDefault="00CB6F2F" w:rsidP="009F0D17">
      <w:pPr>
        <w:keepNext/>
        <w:jc w:val="center"/>
      </w:pPr>
      <w:r>
        <w:rPr>
          <w:noProof/>
        </w:rPr>
        <w:lastRenderedPageBreak/>
        <w:drawing>
          <wp:inline distT="0" distB="0" distL="0" distR="0" wp14:anchorId="323496E5" wp14:editId="268DA4E9">
            <wp:extent cx="3568700" cy="2473810"/>
            <wp:effectExtent l="19050" t="0" r="0" b="0"/>
            <wp:docPr id="17" name="Kép 17" descr="Képtalálat a következ&amp;odblac;re: „high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éptalálat a következ&amp;odblac;re: „highsto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851" cy="2475301"/>
                    </a:xfrm>
                    <a:prstGeom prst="rect">
                      <a:avLst/>
                    </a:prstGeom>
                    <a:noFill/>
                    <a:ln>
                      <a:noFill/>
                    </a:ln>
                  </pic:spPr>
                </pic:pic>
              </a:graphicData>
            </a:graphic>
          </wp:inline>
        </w:drawing>
      </w:r>
    </w:p>
    <w:p w14:paraId="79844025" w14:textId="45A68FB1" w:rsidR="00CB6F2F" w:rsidRDefault="00811C16" w:rsidP="00811C16">
      <w:pPr>
        <w:pStyle w:val="Kpalrs"/>
      </w:pPr>
      <w:ins w:id="753" w:author="Bence" w:date="2017-05-21T11:34:00Z">
        <w:r>
          <w:fldChar w:fldCharType="begin"/>
        </w:r>
        <w:r>
          <w:instrText xml:space="preserve"> STYLEREF 1 \s </w:instrText>
        </w:r>
      </w:ins>
      <w:r>
        <w:fldChar w:fldCharType="separate"/>
      </w:r>
      <w:r>
        <w:rPr>
          <w:noProof/>
        </w:rPr>
        <w:t>2</w:t>
      </w:r>
      <w:ins w:id="754" w:author="Bence" w:date="2017-05-21T11:34:00Z">
        <w:r>
          <w:fldChar w:fldCharType="end"/>
        </w:r>
        <w:r>
          <w:t>.</w:t>
        </w:r>
        <w:r>
          <w:fldChar w:fldCharType="begin"/>
        </w:r>
        <w:r>
          <w:instrText xml:space="preserve"> SEQ ábra \* ARABIC \s 1 </w:instrText>
        </w:r>
      </w:ins>
      <w:r>
        <w:fldChar w:fldCharType="separate"/>
      </w:r>
      <w:ins w:id="755" w:author="Bence" w:date="2017-05-21T11:34:00Z">
        <w:r>
          <w:rPr>
            <w:noProof/>
          </w:rPr>
          <w:t>6</w:t>
        </w:r>
        <w:r>
          <w:fldChar w:fldCharType="end"/>
        </w:r>
      </w:ins>
      <w:del w:id="756"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C84FB3" w:rsidDel="00603F1F">
          <w:rPr>
            <w:noProof/>
          </w:rPr>
          <w:delText>6</w:delText>
        </w:r>
        <w:r w:rsidR="00FE5E5D" w:rsidDel="00603F1F">
          <w:fldChar w:fldCharType="end"/>
        </w:r>
      </w:del>
      <w:r w:rsidR="009F0D17">
        <w:t>. ábra A Highstock dolgozatban is használt grafikonja</w:t>
      </w:r>
    </w:p>
    <w:p w14:paraId="619DCD97" w14:textId="011F2A6E" w:rsidR="00B961B0" w:rsidRDefault="00B961B0" w:rsidP="00B961B0">
      <w:pPr>
        <w:pStyle w:val="Cmsor3"/>
      </w:pPr>
      <w:bookmarkStart w:id="757" w:name="_Toc483054133"/>
      <w:r>
        <w:t>Bootstrap</w:t>
      </w:r>
      <w:bookmarkEnd w:id="757"/>
    </w:p>
    <w:p w14:paraId="7DE50752" w14:textId="77777777" w:rsidR="00E30C5F" w:rsidRDefault="00B961B0" w:rsidP="00C06D70">
      <w:r>
        <w:t>A Bootstrap manapság a világon legtöbbet használt CSS</w:t>
      </w:r>
      <w:r>
        <w:rPr>
          <w:rStyle w:val="Lbjegyzet-hivatkozs"/>
        </w:rPr>
        <w:footnoteReference w:id="14"/>
      </w:r>
      <w:r>
        <w:t xml:space="preserve"> keretrendszer</w:t>
      </w:r>
      <w:r w:rsidR="00912585">
        <w:t>, melynek első verzióját a Twitter fejlesztői adták ki 2011-ben, de mára a reszponzív oldalfejlesztés egyik legfőbb eszközévé vált</w:t>
      </w:r>
      <w:r w:rsidR="00C06D70">
        <w:t xml:space="preserve">. </w:t>
      </w:r>
      <w:r w:rsidR="00912585">
        <w:t xml:space="preserve">Az open source megvalósítás, illetve hogy </w:t>
      </w:r>
      <w:r w:rsidR="00E30C5F">
        <w:t xml:space="preserve">2017-ben már a negyedik fő verzió megjelenésére számíthatunk, együttesen járulnak hozzá az egyre növekvő népszerűségéhez. </w:t>
      </w:r>
      <w:r w:rsidR="00C06D70">
        <w:t>Rendkívül sokféle, az oldalba beépíthető elemet tartalmaz, kezdve az egyszerű szövegformázási lehetőségektől egészen a táblázatokig vagy a tartalom oldalon belüli fülekbe szervezéséig.</w:t>
      </w:r>
    </w:p>
    <w:p w14:paraId="5656E374" w14:textId="29875344" w:rsidR="00B961B0" w:rsidRDefault="00E30C5F" w:rsidP="00B961B0">
      <w:r>
        <w:t>A Bootstrap használata egyszerű</w:t>
      </w:r>
      <w:r w:rsidR="00DE58B5">
        <w:t xml:space="preserve">, </w:t>
      </w:r>
      <w:r w:rsidR="00B15B39">
        <w:t>segítségével minimális</w:t>
      </w:r>
      <w:r>
        <w:t xml:space="preserve"> </w:t>
      </w:r>
      <w:r w:rsidR="00DE58B5">
        <w:t xml:space="preserve">erőfeszítéssel </w:t>
      </w:r>
      <w:r w:rsidR="008E1FCD">
        <w:rPr>
          <w:rStyle w:val="Jegyzethivatkozs"/>
        </w:rPr>
        <w:commentReference w:id="758"/>
      </w:r>
      <w:r>
        <w:t xml:space="preserve">készíthetünk reszponzív oldalakat. Ez kiemelt jelentőséggel bír, hiszen abban a korban, amikor a weboldalakat az okostelefonok kijelzőjétől kezdve a </w:t>
      </w:r>
      <w:r w:rsidR="008E1FCD">
        <w:t>PC</w:t>
      </w:r>
      <w:r>
        <w:t xml:space="preserve"> monitorokig egyaránt kényelmesen szeretnénk használni, </w:t>
      </w:r>
      <w:r w:rsidR="008B0577">
        <w:t xml:space="preserve">erre már nem plusz </w:t>
      </w:r>
      <w:r w:rsidR="00481A1E">
        <w:t>szolgáltatásként</w:t>
      </w:r>
      <w:r>
        <w:t xml:space="preserve">, hanem </w:t>
      </w:r>
      <w:r w:rsidR="00C06D70">
        <w:t xml:space="preserve">valós </w:t>
      </w:r>
      <w:r>
        <w:t>elvárás</w:t>
      </w:r>
      <w:r w:rsidR="008B0577">
        <w:t>ként tekinthetünk</w:t>
      </w:r>
      <w:r>
        <w:t xml:space="preserve">. </w:t>
      </w:r>
    </w:p>
    <w:p w14:paraId="5E60ACFC" w14:textId="77777777" w:rsidR="009A417B" w:rsidRDefault="009A417B" w:rsidP="009A417B">
      <w:pPr>
        <w:pStyle w:val="Cmsor3"/>
      </w:pPr>
      <w:bookmarkStart w:id="759" w:name="_Toc483054134"/>
      <w:r>
        <w:t>Master Login System</w:t>
      </w:r>
      <w:bookmarkEnd w:id="759"/>
    </w:p>
    <w:p w14:paraId="3DD92334" w14:textId="77777777" w:rsidR="009A417B" w:rsidRDefault="003B7ADC" w:rsidP="009A417B">
      <w:r>
        <w:t xml:space="preserve">A Master Login System egy bootstrap alapú user management keretrendszer, mely a szerver oldal alapjául szolgált. A php nyelven íródott rendszer a felhasználók kezelésére biztosít felületet, az ilyen rendszerektől elvárt alapvető </w:t>
      </w:r>
      <w:r w:rsidR="001C6D0E">
        <w:t>igényeket kiszolgálva</w:t>
      </w:r>
      <w:r>
        <w:t>.</w:t>
      </w:r>
      <w:r w:rsidR="001C6D0E">
        <w:t xml:space="preserve"> A rendszer funkciói:</w:t>
      </w:r>
    </w:p>
    <w:p w14:paraId="4E284BB2" w14:textId="77777777" w:rsidR="003B7ADC" w:rsidRDefault="003B7ADC" w:rsidP="003B7ADC">
      <w:pPr>
        <w:pStyle w:val="Listaszerbekezds"/>
        <w:numPr>
          <w:ilvl w:val="0"/>
          <w:numId w:val="18"/>
        </w:numPr>
      </w:pPr>
      <w:r>
        <w:t>Felhasználói alapműveletek (be -és kijelentkezés, regisztrálás, profil szerkesztése)</w:t>
      </w:r>
    </w:p>
    <w:p w14:paraId="7AECC247" w14:textId="77777777" w:rsidR="003B7ADC" w:rsidRDefault="003B7ADC" w:rsidP="003B7ADC">
      <w:pPr>
        <w:pStyle w:val="Listaszerbekezds"/>
        <w:numPr>
          <w:ilvl w:val="0"/>
          <w:numId w:val="18"/>
        </w:numPr>
      </w:pPr>
      <w:r>
        <w:t>Jogosultságkezelés (csoport alapú, admin, user, custom felhasználói csoportok)</w:t>
      </w:r>
    </w:p>
    <w:p w14:paraId="67E61D18" w14:textId="77777777" w:rsidR="003B7ADC" w:rsidRDefault="003B7ADC" w:rsidP="003B7ADC">
      <w:pPr>
        <w:pStyle w:val="Listaszerbekezds"/>
        <w:numPr>
          <w:ilvl w:val="0"/>
          <w:numId w:val="18"/>
        </w:numPr>
      </w:pPr>
      <w:r>
        <w:t>Admin panel</w:t>
      </w:r>
      <w:r w:rsidR="001C6D0E">
        <w:t xml:space="preserve"> (userek listázása, admin funkciók)</w:t>
      </w:r>
    </w:p>
    <w:p w14:paraId="01F712F1" w14:textId="77777777" w:rsidR="003B7ADC" w:rsidRDefault="003B7ADC" w:rsidP="003B7ADC">
      <w:pPr>
        <w:pStyle w:val="Listaszerbekezds"/>
        <w:numPr>
          <w:ilvl w:val="0"/>
          <w:numId w:val="18"/>
        </w:numPr>
      </w:pPr>
      <w:r>
        <w:t xml:space="preserve">Kapcsolattartási </w:t>
      </w:r>
      <w:r w:rsidR="008F6C44">
        <w:t>űrlapok</w:t>
      </w:r>
    </w:p>
    <w:p w14:paraId="500E124A" w14:textId="77777777" w:rsidR="0011511F" w:rsidRDefault="001C6D0E" w:rsidP="00F63AE9">
      <w:pPr>
        <w:keepNext/>
      </w:pPr>
      <w:r>
        <w:rPr>
          <w:noProof/>
        </w:rPr>
        <w:lastRenderedPageBreak/>
        <w:drawing>
          <wp:inline distT="0" distB="0" distL="0" distR="0" wp14:anchorId="22FC50B1" wp14:editId="44B06C2B">
            <wp:extent cx="5759450" cy="3027776"/>
            <wp:effectExtent l="0" t="0" r="0" b="1270"/>
            <wp:docPr id="5" name="Kép 5" descr="https://camo.githubusercontent.com/b70f0673b6d05a18bc00c53adeb6191332925149/687474703a2f2f7075752e73682f3367745a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70f0673b6d05a18bc00c53adeb6191332925149/687474703a2f2f7075752e73682f3367745a642e706e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027776"/>
                    </a:xfrm>
                    <a:prstGeom prst="rect">
                      <a:avLst/>
                    </a:prstGeom>
                    <a:noFill/>
                    <a:ln>
                      <a:noFill/>
                    </a:ln>
                  </pic:spPr>
                </pic:pic>
              </a:graphicData>
            </a:graphic>
          </wp:inline>
        </w:drawing>
      </w:r>
    </w:p>
    <w:p w14:paraId="7E9E4645" w14:textId="13D3C497" w:rsidR="001C6D0E" w:rsidRPr="009A417B" w:rsidRDefault="00811C16" w:rsidP="00811C16">
      <w:pPr>
        <w:pStyle w:val="Kpalrs"/>
      </w:pPr>
      <w:ins w:id="760" w:author="Bence" w:date="2017-05-21T11:34:00Z">
        <w:r>
          <w:fldChar w:fldCharType="begin"/>
        </w:r>
        <w:r>
          <w:instrText xml:space="preserve"> STYLEREF 1 \s </w:instrText>
        </w:r>
      </w:ins>
      <w:r>
        <w:fldChar w:fldCharType="separate"/>
      </w:r>
      <w:r>
        <w:rPr>
          <w:noProof/>
        </w:rPr>
        <w:t>2</w:t>
      </w:r>
      <w:ins w:id="761" w:author="Bence" w:date="2017-05-21T11:34:00Z">
        <w:r>
          <w:fldChar w:fldCharType="end"/>
        </w:r>
        <w:r>
          <w:t>.</w:t>
        </w:r>
        <w:r>
          <w:fldChar w:fldCharType="begin"/>
        </w:r>
        <w:r>
          <w:instrText xml:space="preserve"> SEQ ábra \* ARABIC \s 1 </w:instrText>
        </w:r>
      </w:ins>
      <w:r>
        <w:fldChar w:fldCharType="separate"/>
      </w:r>
      <w:ins w:id="762" w:author="Bence" w:date="2017-05-21T11:34:00Z">
        <w:r>
          <w:rPr>
            <w:noProof/>
          </w:rPr>
          <w:t>7</w:t>
        </w:r>
        <w:r>
          <w:fldChar w:fldCharType="end"/>
        </w:r>
      </w:ins>
      <w:del w:id="763" w:author="Bence" w:date="2017-05-20T14:22:00Z">
        <w:r w:rsidR="0011511F" w:rsidDel="00603F1F">
          <w:fldChar w:fldCharType="begin"/>
        </w:r>
        <w:r w:rsidR="0011511F" w:rsidDel="00603F1F">
          <w:delInstrText xml:space="preserve"> SEQ ábra \* ARABIC </w:delInstrText>
        </w:r>
        <w:r w:rsidR="0011511F" w:rsidDel="00603F1F">
          <w:fldChar w:fldCharType="separate"/>
        </w:r>
        <w:r w:rsidR="00C84FB3" w:rsidDel="00603F1F">
          <w:rPr>
            <w:noProof/>
          </w:rPr>
          <w:delText>7</w:delText>
        </w:r>
        <w:r w:rsidR="0011511F" w:rsidDel="00603F1F">
          <w:fldChar w:fldCharType="end"/>
        </w:r>
      </w:del>
      <w:r w:rsidR="0011511F">
        <w:t>. ábra Master Login System</w:t>
      </w:r>
    </w:p>
    <w:p w14:paraId="18FAB10B" w14:textId="5072F95A" w:rsidR="005E3854" w:rsidRDefault="008F6C44" w:rsidP="005E3854">
      <w:pPr>
        <w:pStyle w:val="Cmsor2"/>
      </w:pPr>
      <w:bookmarkStart w:id="764" w:name="_Toc483054135"/>
      <w:r>
        <w:t>Beágyazott f</w:t>
      </w:r>
      <w:r w:rsidR="0037742F">
        <w:t>ejlesztőkörnyezetek</w:t>
      </w:r>
      <w:bookmarkEnd w:id="764"/>
    </w:p>
    <w:p w14:paraId="6466B3A8" w14:textId="77777777" w:rsidR="005E3854" w:rsidRDefault="005E3854" w:rsidP="005E3854">
      <w:r>
        <w:t xml:space="preserve">Az ESP8266 megjelenése (2014 második fele) óta komoly népszerűségre tett szert, így érdemes időt szánni arra, hogy megvizsgáljuk a fejlesztés platformja tekintetében a fejlesztők számára milyen </w:t>
      </w:r>
      <w:r w:rsidR="008F6C44">
        <w:t xml:space="preserve">alternatív fejlesztőrendszereket </w:t>
      </w:r>
      <w:r>
        <w:t xml:space="preserve">képes nyújtani. Ennek már csak azért is jelentősége van, mert a </w:t>
      </w:r>
      <w:r w:rsidR="008F6C44">
        <w:t xml:space="preserve">diplomaterv </w:t>
      </w:r>
      <w:r>
        <w:t>készítése során magam is többször váltottam platformot</w:t>
      </w:r>
      <w:r w:rsidR="008D7D01">
        <w:t>.</w:t>
      </w:r>
    </w:p>
    <w:p w14:paraId="53072ADE" w14:textId="77777777" w:rsidR="00A20EE7" w:rsidRDefault="00A20EE7" w:rsidP="00A20EE7">
      <w:pPr>
        <w:pStyle w:val="Cmsor3"/>
      </w:pPr>
      <w:bookmarkStart w:id="765" w:name="_Toc483054136"/>
      <w:r>
        <w:t>AT-Command</w:t>
      </w:r>
      <w:bookmarkEnd w:id="765"/>
    </w:p>
    <w:p w14:paraId="550463A2" w14:textId="4D475865" w:rsidR="005E3854" w:rsidRDefault="005E3854" w:rsidP="005E3854">
      <w:r>
        <w:t xml:space="preserve">Az IC-n gyárilag is </w:t>
      </w:r>
      <w:r w:rsidR="008F6C44">
        <w:t>feltöltött</w:t>
      </w:r>
      <w:r>
        <w:t xml:space="preserve"> AT command nyelvet használó firmware használata indokolt lehet, ha az eszközt csak a </w:t>
      </w:r>
      <w:r w:rsidR="001B34E3">
        <w:t>wifi hálózathoz csatlakozáshoz</w:t>
      </w:r>
      <w:r w:rsidR="001B34E3" w:rsidDel="001B34E3">
        <w:t xml:space="preserve"> </w:t>
      </w:r>
      <w:r>
        <w:t xml:space="preserve">miatt használjuk, de </w:t>
      </w:r>
      <w:commentRangeStart w:id="766"/>
      <w:r>
        <w:t xml:space="preserve">komplexebb </w:t>
      </w:r>
      <w:commentRangeEnd w:id="766"/>
      <w:r w:rsidR="008F6C44">
        <w:rPr>
          <w:rStyle w:val="Jegyzethivatkozs"/>
        </w:rPr>
        <w:commentReference w:id="766"/>
      </w:r>
      <w:r>
        <w:t>alkalmazásokhoz (pl. szenzorhálózatban történő felhasználásnál) érdemes valami magasabb szintű nyelvet keresni a fejlesztéshez.</w:t>
      </w:r>
    </w:p>
    <w:p w14:paraId="246F27A7" w14:textId="77777777" w:rsidR="00D275F3" w:rsidRDefault="00D275F3" w:rsidP="00D275F3">
      <w:pPr>
        <w:pStyle w:val="Cmsor3"/>
      </w:pPr>
      <w:bookmarkStart w:id="767" w:name="_Toc483054137"/>
      <w:r>
        <w:t>NodeMCU</w:t>
      </w:r>
      <w:bookmarkEnd w:id="767"/>
    </w:p>
    <w:p w14:paraId="5750F76D" w14:textId="62497A2E" w:rsidR="005E3854" w:rsidRDefault="00D275F3" w:rsidP="008B0577">
      <w:r>
        <w:t xml:space="preserve">A fejlesztés kezdetén használt </w:t>
      </w:r>
      <w:r w:rsidR="00370DF0">
        <w:t xml:space="preserve">firmware </w:t>
      </w:r>
      <w:r w:rsidR="008F6C44">
        <w:rPr>
          <w:rStyle w:val="Jegyzethivatkozs"/>
        </w:rPr>
        <w:commentReference w:id="768"/>
      </w:r>
      <w:r>
        <w:t xml:space="preserve">a </w:t>
      </w:r>
      <w:r w:rsidR="005E3854">
        <w:t xml:space="preserve">NodeMCU nevet </w:t>
      </w:r>
      <w:r w:rsidR="008B0577">
        <w:t>viseli, mely egy C nyelven írt L</w:t>
      </w:r>
      <w:r w:rsidR="005E3854">
        <w:t xml:space="preserve">ua interpreter. </w:t>
      </w:r>
      <w:r w:rsidR="00897081">
        <w:t>A választás mellett elsődlegesen az szólt,</w:t>
      </w:r>
      <w:r w:rsidR="005E3854">
        <w:t xml:space="preserve"> hogy a</w:t>
      </w:r>
      <w:r w:rsidR="00F66E0E">
        <w:t xml:space="preserve">z ESP-t használó közösség </w:t>
      </w:r>
      <w:r w:rsidR="005E3854">
        <w:t>körében a korai szakaszban az egyik legnépszerűbb platform volt az ESP8266-on belül, így biztosítva a jól dokumentáltságot, a sok példakódot, valamint azt is, hogy a firmware</w:t>
      </w:r>
      <w:r w:rsidR="00CF67ED">
        <w:t>-</w:t>
      </w:r>
      <w:r w:rsidR="005E3854">
        <w:t>t a fejlesztők folyamatosan fejlesztik és karban</w:t>
      </w:r>
      <w:r w:rsidR="00176479">
        <w:t xml:space="preserve"> is </w:t>
      </w:r>
      <w:r w:rsidR="005E3854">
        <w:t xml:space="preserve">tartják. A NodeMCU kezdeti lendülete mára kissé erejét vesztette, de továbbra is a </w:t>
      </w:r>
      <w:r w:rsidR="00176479">
        <w:t xml:space="preserve">nagyobb </w:t>
      </w:r>
      <w:r w:rsidR="005E3854">
        <w:t>támogatottságú környezetek közé tartozik.</w:t>
      </w:r>
      <w:r w:rsidR="008B0577">
        <w:t xml:space="preserve"> Egyszerűbb üzleti logikájú működés megvalósítására minden további nélkül ajánlott a használata. A rendszer fejlesztése során azonban nálam stabilitási gondok léptek fel: a NodeMCU-nál sokszor okozott gondot a memóriakorlátok betartása, egy egyszerű webes felület létrehozása is már </w:t>
      </w:r>
      <w:r w:rsidR="008B0577">
        <w:lastRenderedPageBreak/>
        <w:t xml:space="preserve">komoly megszorításokat igényelt, ezek sokszor valószínűleg a firmware apróbb </w:t>
      </w:r>
      <w:r w:rsidR="00370DF0">
        <w:t>hibáiból eredő pazarló memóriahasználatra voltak visszavezethetőek</w:t>
      </w:r>
      <w:r w:rsidR="008B0577">
        <w:t>.</w:t>
      </w:r>
    </w:p>
    <w:p w14:paraId="5830EE8E" w14:textId="77777777" w:rsidR="00D275F3" w:rsidRDefault="00D275F3" w:rsidP="00D275F3">
      <w:pPr>
        <w:pStyle w:val="Cmsor3"/>
      </w:pPr>
      <w:bookmarkStart w:id="769" w:name="_Toc483054138"/>
      <w:r>
        <w:t>ESP SDK</w:t>
      </w:r>
      <w:bookmarkEnd w:id="769"/>
    </w:p>
    <w:p w14:paraId="683CB53F" w14:textId="70607B81" w:rsidR="005E3854" w:rsidRDefault="005E3854" w:rsidP="005E3854">
      <w:r>
        <w:t xml:space="preserve">A szakdolgozat készítésének kezdetén a </w:t>
      </w:r>
      <w:r w:rsidR="00370DF0">
        <w:t xml:space="preserve">firmware </w:t>
      </w:r>
      <w:r w:rsidR="009118F4">
        <w:rPr>
          <w:rStyle w:val="Jegyzethivatkozs"/>
        </w:rPr>
        <w:commentReference w:id="770"/>
      </w:r>
      <w:r>
        <w:t xml:space="preserve">váltás mellett </w:t>
      </w:r>
      <w:commentRangeStart w:id="771"/>
      <w:r>
        <w:t>döntöttem</w:t>
      </w:r>
      <w:commentRangeEnd w:id="771"/>
      <w:r w:rsidR="009118F4">
        <w:rPr>
          <w:rStyle w:val="Jegyzethivatkozs"/>
        </w:rPr>
        <w:commentReference w:id="771"/>
      </w:r>
      <w:r>
        <w:t xml:space="preserve">, </w:t>
      </w:r>
      <w:r w:rsidR="00586C59">
        <w:t xml:space="preserve">az egyik kipróbált új rendszer </w:t>
      </w:r>
      <w:r>
        <w:t>az ESP8266-ot gyártó Espressif által fejlesztett, így lényegében hivatalosnak tekinthető SDK lett. Ennek két alapvető változata az OS nélküli, és az RTOS</w:t>
      </w:r>
      <w:r w:rsidR="00F66E0E">
        <w:rPr>
          <w:rStyle w:val="Lbjegyzet-hivatkozs"/>
        </w:rPr>
        <w:footnoteReference w:id="15"/>
      </w:r>
      <w:r w:rsidR="007F75E8">
        <w:t xml:space="preserve"> </w:t>
      </w:r>
      <w:r>
        <w:t xml:space="preserve">alapú megvalósítás, </w:t>
      </w:r>
      <w:r w:rsidR="008B0577">
        <w:t xml:space="preserve">a fő különbség, hogy míg előbbiben az eseménykezelés elsősorban timer és call-back hívások segítségével valósul meg, utóbbi a </w:t>
      </w:r>
      <w:r w:rsidR="00A93A7B">
        <w:t>FreeRTOS</w:t>
      </w:r>
      <w:r w:rsidR="002A1EE8">
        <w:rPr>
          <w:rStyle w:val="Lbjegyzet-hivatkozs"/>
        </w:rPr>
        <w:footnoteReference w:id="16"/>
      </w:r>
      <w:r w:rsidR="002A1EE8">
        <w:t xml:space="preserve"> </w:t>
      </w:r>
      <w:r w:rsidR="00A93A7B">
        <w:t>ütemezőjére</w:t>
      </w:r>
      <w:r w:rsidR="008B0577">
        <w:t xml:space="preserve"> épít. </w:t>
      </w:r>
      <w:r w:rsidR="00897081">
        <w:t>Én a feladat jellegéhez való jobb illeszkedés miatt a NO</w:t>
      </w:r>
      <w:r w:rsidR="007F75E8">
        <w:t>N</w:t>
      </w:r>
      <w:r w:rsidR="00897081">
        <w:t>OS verziót használtam</w:t>
      </w:r>
      <w:r>
        <w:t xml:space="preserve">. </w:t>
      </w:r>
      <w:r w:rsidR="00586C59">
        <w:t xml:space="preserve">A </w:t>
      </w:r>
      <w:commentRangeStart w:id="772"/>
      <w:r w:rsidR="00586C59">
        <w:t xml:space="preserve">platform </w:t>
      </w:r>
      <w:commentRangeEnd w:id="772"/>
      <w:r w:rsidR="00A93A7B">
        <w:rPr>
          <w:rStyle w:val="Jegyzethivatkozs"/>
        </w:rPr>
        <w:commentReference w:id="772"/>
      </w:r>
      <w:r w:rsidR="00586C59">
        <w:t xml:space="preserve">mellett egyértelmű előny volt a </w:t>
      </w:r>
      <w:commentRangeStart w:id="773"/>
      <w:r w:rsidR="00586C59">
        <w:t>C nyelv</w:t>
      </w:r>
      <w:commentRangeEnd w:id="773"/>
      <w:r w:rsidR="00A93A7B">
        <w:rPr>
          <w:rStyle w:val="Jegyzethivatkozs"/>
        </w:rPr>
        <w:commentReference w:id="773"/>
      </w:r>
      <w:r w:rsidR="00897081">
        <w:t>,</w:t>
      </w:r>
      <w:r>
        <w:t xml:space="preserve"> magamhoz közelebbinek éreztem</w:t>
      </w:r>
      <w:r w:rsidR="00897081">
        <w:t xml:space="preserve"> és</w:t>
      </w:r>
      <w:r>
        <w:t xml:space="preserve"> </w:t>
      </w:r>
      <w:r w:rsidR="007F75E8">
        <w:t xml:space="preserve">felhasználható függvénykönyvtárak széles választékának köszönhetően </w:t>
      </w:r>
      <w:r>
        <w:t xml:space="preserve">több funkciót is </w:t>
      </w:r>
      <w:r w:rsidR="0035662A">
        <w:t xml:space="preserve">jelentősen </w:t>
      </w:r>
      <w:r>
        <w:t xml:space="preserve">kisebb munkával sikerült újraimplementálnom. </w:t>
      </w:r>
      <w:r w:rsidR="007F75E8">
        <w:t>Sajnos a működés implementálása során többször rá kellett jönnöm, hogy a kiadott SDK bár folyamatos fejlesztés alatt van, sajnos még mindig sok hibát tartalmaz, ami nehézkessé tette az eszközben rejlő lehetőségek kiaknázását. Például bár hivatalosan az API tartalmazta az SSDP</w:t>
      </w:r>
      <w:r w:rsidR="00EC55B3">
        <w:rPr>
          <w:rStyle w:val="Lbjegyzet-hivatkozs"/>
        </w:rPr>
        <w:footnoteReference w:id="17"/>
      </w:r>
      <w:r w:rsidR="007F75E8">
        <w:t xml:space="preserve"> implementációját, a valóságban ezt nem sikerült életre keltenem, az interneten az SDK fórumjait böngészve pedig azt tapasztaltam, hogy ez egy javításra váró hiba. </w:t>
      </w:r>
    </w:p>
    <w:p w14:paraId="7C020ECB" w14:textId="77777777" w:rsidR="00D275F3" w:rsidRDefault="00D275F3" w:rsidP="00D275F3">
      <w:pPr>
        <w:pStyle w:val="Cmsor3"/>
      </w:pPr>
      <w:bookmarkStart w:id="774" w:name="_Toc483054139"/>
      <w:r>
        <w:t>Arduino</w:t>
      </w:r>
      <w:bookmarkEnd w:id="774"/>
    </w:p>
    <w:p w14:paraId="75FE8AF0" w14:textId="71475E09" w:rsidR="009F0D17" w:rsidRDefault="005E3854" w:rsidP="005E3854">
      <w:r w:rsidRPr="008A62F3">
        <w:t xml:space="preserve">Az </w:t>
      </w:r>
      <w:r w:rsidRPr="008A62F3">
        <w:rPr>
          <w:bCs/>
        </w:rPr>
        <w:t>Arduino</w:t>
      </w:r>
      <w:r w:rsidRPr="008A62F3">
        <w:t xml:space="preserve"> egy az Atmel AVR mikrovezérlő családra épülő,</w:t>
      </w:r>
      <w:r w:rsidR="009F0D17">
        <w:t xml:space="preserve"> szintén C nyelvű</w:t>
      </w:r>
      <w:r w:rsidRPr="008A62F3">
        <w:t xml:space="preserve"> szabad szoftveres elektronikai fejlesztőplatform</w:t>
      </w:r>
      <w:r w:rsidR="009F0D17">
        <w:t>, mely alapvetően a gy</w:t>
      </w:r>
      <w:r w:rsidR="001C6D0E">
        <w:t xml:space="preserve">ártó saját eszközeihez készült és </w:t>
      </w:r>
      <w:r w:rsidR="0013421E">
        <w:t>„easy to use” szemlélete</w:t>
      </w:r>
      <w:r w:rsidR="009F0D17">
        <w:t xml:space="preserve"> révén hamar elterjedt</w:t>
      </w:r>
      <w:r w:rsidR="00152414">
        <w:t xml:space="preserve"> főleg a hobbi felhasználók körében</w:t>
      </w:r>
      <w:r w:rsidR="009F0D17">
        <w:t>. Ez a folyamat azzal járt, hogy hamarosan más több más eszközre is megjelent a platform implementációja, a kereskedelmi forgalomban való megjelenését követően erre az ESP8266 esetében sem kellett sokat várni.</w:t>
      </w:r>
      <w:r w:rsidR="00554C83">
        <w:t xml:space="preserve"> </w:t>
      </w:r>
      <w:r w:rsidR="002A1EE8">
        <w:t>Előnyei</w:t>
      </w:r>
      <w:r w:rsidR="00554C83">
        <w:t xml:space="preserve"> közé sorolható az egyszerű </w:t>
      </w:r>
      <w:r w:rsidR="00F07CD7">
        <w:t>használhatósága</w:t>
      </w:r>
      <w:r w:rsidR="00554C83">
        <w:t xml:space="preserve">, széles körű elterjedtsége, a funkciók </w:t>
      </w:r>
      <w:r w:rsidR="00F07CD7">
        <w:t xml:space="preserve">jól dokumentáltsága, rengeteg online példakód. </w:t>
      </w:r>
      <w:r w:rsidR="002A1EE8">
        <w:t>Ezen felül az ESP SDK-val tapasztaltakkal szemben az Arduino esetében azt tapasztaltam, hogy a leírt funkciók valóban működnek is, használat közben sokkal megbízhatóbbnak éreztem</w:t>
      </w:r>
      <w:r w:rsidR="00F07CD7">
        <w:t>,</w:t>
      </w:r>
      <w:r w:rsidR="002A1EE8">
        <w:t xml:space="preserve"> így</w:t>
      </w:r>
      <w:r w:rsidR="00F07CD7">
        <w:t xml:space="preserve"> az ESP modulokon végzett fejlesztést teljes egészében erre a platformra építettem fel.</w:t>
      </w:r>
    </w:p>
    <w:p w14:paraId="41250981" w14:textId="77777777" w:rsidR="009F0D17" w:rsidRDefault="0013421E" w:rsidP="0013421E">
      <w:pPr>
        <w:pStyle w:val="Cmsor3"/>
      </w:pPr>
      <w:bookmarkStart w:id="775" w:name="_Toc483054140"/>
      <w:r>
        <w:lastRenderedPageBreak/>
        <w:t xml:space="preserve">Egyéb </w:t>
      </w:r>
      <w:r w:rsidR="008D3CFF">
        <w:t>fejlesztőrendszerek</w:t>
      </w:r>
      <w:bookmarkEnd w:id="775"/>
    </w:p>
    <w:p w14:paraId="44EA7E7E" w14:textId="77777777" w:rsidR="005E3854" w:rsidRDefault="009F0D17" w:rsidP="005E3854">
      <w:r>
        <w:t>F</w:t>
      </w:r>
      <w:r w:rsidR="005E3854">
        <w:t xml:space="preserve">entieken felül természetesen léteznek más alternatívák is, például a </w:t>
      </w:r>
      <w:r w:rsidR="00ED222E">
        <w:t>P</w:t>
      </w:r>
      <w:r w:rsidR="005E3854">
        <w:t>ython fejlesztési felületet nyújtó MicroPython keretrendszernek is van implementációja ESP8266-ra, de ezekkel nem foglalkoztam részletesebben</w:t>
      </w:r>
      <w:r w:rsidR="00F07CD7">
        <w:t xml:space="preserve"> a dolgozat elkészítése során</w:t>
      </w:r>
      <w:r w:rsidR="005E3854">
        <w:t xml:space="preserve">. </w:t>
      </w:r>
    </w:p>
    <w:p w14:paraId="73037F70" w14:textId="77777777" w:rsidR="005E3854" w:rsidRDefault="005E3854" w:rsidP="000B05CD"/>
    <w:p w14:paraId="683CD975" w14:textId="14F180B7" w:rsidR="00F6036B" w:rsidRDefault="005E3854" w:rsidP="00F6036B">
      <w:pPr>
        <w:pStyle w:val="Cmsor1"/>
      </w:pPr>
      <w:bookmarkStart w:id="776" w:name="_Toc483054141"/>
      <w:r>
        <w:lastRenderedPageBreak/>
        <w:t>Tervezés</w:t>
      </w:r>
      <w:r w:rsidR="00142C0A">
        <w:t xml:space="preserve"> és megvalósítás</w:t>
      </w:r>
      <w:bookmarkEnd w:id="776"/>
    </w:p>
    <w:p w14:paraId="0D2ED858" w14:textId="0562BD1E" w:rsidR="0083127F" w:rsidRPr="00F63AE9" w:rsidRDefault="0083127F" w:rsidP="00F63AE9">
      <w:r>
        <w:t xml:space="preserve">Az előző fejezetben </w:t>
      </w:r>
      <w:r w:rsidR="00080A5C">
        <w:t>az üzleti és nyílt forráskódú megoldások megismerése során egyaránt azt láttam, hogy az újabb rendszerek már szinte kivétel nélkül előnyben részesítik a vezeték nélküli megoldásokat, hiszen ez biztosítja a könnyebb beépíthetőséget (már meglévő lakásba is)</w:t>
      </w:r>
      <w:r w:rsidR="003615E2">
        <w:t>, valamint</w:t>
      </w:r>
      <w:r w:rsidR="00080A5C">
        <w:t xml:space="preserve"> a rendszer elemeinek </w:t>
      </w:r>
      <w:r w:rsidR="003615E2">
        <w:t xml:space="preserve">cserélhetőségét és bővíthetőségét is. Kritikus tényező azonban a rendszerek ára, mely sok potenciális felhasználó számára jelenleg elérhetetlenné teszi az okosotthon rendszerek használatát. A tanulságok figyelembevételével ez a fejezet a korábban ismertetett technológiákra alapozva egy teljes okosotthon rendszer tervezési </w:t>
      </w:r>
      <w:r w:rsidR="00142C0A">
        <w:t xml:space="preserve">és elkészítési </w:t>
      </w:r>
      <w:r w:rsidR="003615E2">
        <w:t>folyamatát mutatja meg</w:t>
      </w:r>
      <w:r w:rsidR="00142C0A">
        <w:t>.</w:t>
      </w:r>
    </w:p>
    <w:p w14:paraId="016F3B65" w14:textId="77777777" w:rsidR="009A68FF" w:rsidRDefault="009A68FF" w:rsidP="009A68FF">
      <w:pPr>
        <w:pStyle w:val="Cmsor2"/>
        <w:rPr>
          <w:lang w:eastAsia="en-US"/>
        </w:rPr>
      </w:pPr>
      <w:bookmarkStart w:id="777" w:name="_Toc483054142"/>
      <w:r>
        <w:rPr>
          <w:lang w:eastAsia="en-US"/>
        </w:rPr>
        <w:t>A feladat célja</w:t>
      </w:r>
      <w:bookmarkEnd w:id="777"/>
    </w:p>
    <w:p w14:paraId="234635A9" w14:textId="59EF6C5D" w:rsidR="009A68FF" w:rsidRDefault="009A68FF" w:rsidP="009A68FF">
      <w:pPr>
        <w:rPr>
          <w:lang w:eastAsia="en-US"/>
        </w:rPr>
      </w:pPr>
      <w:r>
        <w:rPr>
          <w:lang w:eastAsia="en-US"/>
        </w:rPr>
        <w:t xml:space="preserve">A feladatban egy otthonautomatizálási projekt részeként </w:t>
      </w:r>
      <w:commentRangeStart w:id="778"/>
      <w:r>
        <w:rPr>
          <w:lang w:eastAsia="en-US"/>
        </w:rPr>
        <w:t xml:space="preserve">szeretnék </w:t>
      </w:r>
      <w:commentRangeEnd w:id="778"/>
      <w:r w:rsidR="008802D8">
        <w:rPr>
          <w:rStyle w:val="Jegyzethivatkozs"/>
        </w:rPr>
        <w:commentReference w:id="778"/>
      </w:r>
      <w:r>
        <w:rPr>
          <w:lang w:eastAsia="en-US"/>
        </w:rPr>
        <w:t xml:space="preserve">a kommunikáció támogatására létrehozni egy hálózatot, melynek csomópontjaiban az internetre kapcsolódni képes eszközök egy központi szerverrel kommunikálnának. </w:t>
      </w:r>
    </w:p>
    <w:p w14:paraId="57854F10" w14:textId="16FDB511" w:rsidR="009A68FF" w:rsidRDefault="00471BD0" w:rsidP="009A68FF">
      <w:pPr>
        <w:rPr>
          <w:lang w:eastAsia="en-US"/>
        </w:rPr>
      </w:pPr>
      <w:r>
        <w:rPr>
          <w:lang w:eastAsia="en-US"/>
        </w:rPr>
        <w:t>Az eszközök</w:t>
      </w:r>
      <w:r w:rsidR="009A68FF">
        <w:rPr>
          <w:lang w:eastAsia="en-US"/>
        </w:rPr>
        <w:t xml:space="preserve"> két funkciót valósítanak meg.  Egyrészt képesnek kell </w:t>
      </w:r>
      <w:r w:rsidR="00370DF0">
        <w:rPr>
          <w:lang w:eastAsia="en-US"/>
        </w:rPr>
        <w:t xml:space="preserve">lennie </w:t>
      </w:r>
      <w:r w:rsidR="009A68FF">
        <w:rPr>
          <w:lang w:eastAsia="en-US"/>
        </w:rPr>
        <w:t>arra, hogy a környezetükben található szenzoroktól előre meghatározott rendszerességgel adatokat gyűjtsenek és továbbítsák a szerver számára, amely aztán képes feldolgozni és megjeleníteni ezeket. Az eszközök másik felelőssége, hogy a szerverrel kommunikációs csatornát legyenek képesek felépíteni, és a központtól kapott utasításokat fogadva beavatkozzanak a környezetükben lévő eszközök működésébe.</w:t>
      </w:r>
    </w:p>
    <w:p w14:paraId="303706C5" w14:textId="549268E2" w:rsidR="009A68FF" w:rsidRDefault="009A68FF" w:rsidP="009A68FF">
      <w:pPr>
        <w:tabs>
          <w:tab w:val="left" w:pos="3140"/>
        </w:tabs>
        <w:rPr>
          <w:lang w:eastAsia="en-US"/>
        </w:rPr>
      </w:pPr>
      <w:r>
        <w:rPr>
          <w:lang w:eastAsia="en-US"/>
        </w:rPr>
        <w:t xml:space="preserve">Ugyancsak megvalósítandó feladat a </w:t>
      </w:r>
      <w:commentRangeStart w:id="779"/>
      <w:r>
        <w:rPr>
          <w:lang w:eastAsia="en-US"/>
        </w:rPr>
        <w:t xml:space="preserve">központi szerver </w:t>
      </w:r>
      <w:commentRangeEnd w:id="779"/>
      <w:r w:rsidR="008802D8">
        <w:rPr>
          <w:rStyle w:val="Jegyzethivatkozs"/>
        </w:rPr>
        <w:commentReference w:id="779"/>
      </w:r>
      <w:r>
        <w:rPr>
          <w:lang w:eastAsia="en-US"/>
        </w:rPr>
        <w:t xml:space="preserve">implementációja. Ennek több, a feladat szempontjából lényeges funkciója is van. Egyrészt képesnek kell lennie a szenzorok számára </w:t>
      </w:r>
      <w:r w:rsidR="00BE74A4">
        <w:rPr>
          <w:lang w:eastAsia="en-US"/>
        </w:rPr>
        <w:t>lehetőséget biztosítani a méréseik feltöltésére.</w:t>
      </w:r>
      <w:r>
        <w:rPr>
          <w:lang w:eastAsia="en-US"/>
        </w:rPr>
        <w:t xml:space="preserve"> Ezeket természetesen a rendszer más nélkülözhetetlen adataival együtt tárolni is szeretnénk, így szükséges, hogy valamilyen adatbázisunk is legyen. A központi szerver</w:t>
      </w:r>
      <w:r w:rsidR="00BE74A4">
        <w:rPr>
          <w:lang w:eastAsia="en-US"/>
        </w:rPr>
        <w:t>en szükséges egy webes felület kialakítása, ahol a felhasználók elvégezhetik a rendszer konfigurálását</w:t>
      </w:r>
      <w:r>
        <w:rPr>
          <w:lang w:eastAsia="en-US"/>
        </w:rPr>
        <w:t>.</w:t>
      </w:r>
      <w:r w:rsidR="00370DF0">
        <w:rPr>
          <w:lang w:eastAsia="en-US"/>
        </w:rPr>
        <w:t xml:space="preserve"> Természetesen egy weboldal tetszőleges számú otthont kiszolgálhat, a felhasználói jogosultságkezelésnek köszönhetőe</w:t>
      </w:r>
      <w:r w:rsidR="005D67D0">
        <w:rPr>
          <w:lang w:eastAsia="en-US"/>
        </w:rPr>
        <w:t>n az egyes rendszerek kezelőfelülete el van választva egymástól, a felhasználók csak a saját rendszereikhez kapnak hozzáférést.</w:t>
      </w:r>
    </w:p>
    <w:p w14:paraId="5937A584" w14:textId="40C91156" w:rsidR="00AB38A4" w:rsidRDefault="00AB38A4" w:rsidP="009A68FF">
      <w:pPr>
        <w:tabs>
          <w:tab w:val="left" w:pos="3140"/>
        </w:tabs>
        <w:rPr>
          <w:lang w:eastAsia="en-US"/>
        </w:rPr>
      </w:pPr>
      <w:r>
        <w:rPr>
          <w:lang w:eastAsia="en-US"/>
        </w:rPr>
        <w:t>Már a tervezési szakaszban érdemes foglalkozni az esetlegesen felmerülő problémákkal, amelyek a rend</w:t>
      </w:r>
      <w:r w:rsidR="002834F6">
        <w:rPr>
          <w:lang w:eastAsia="en-US"/>
        </w:rPr>
        <w:t>szer működését befolyásolják. Az int</w:t>
      </w:r>
      <w:r>
        <w:rPr>
          <w:lang w:eastAsia="en-US"/>
        </w:rPr>
        <w:t>e</w:t>
      </w:r>
      <w:r w:rsidR="002834F6">
        <w:rPr>
          <w:lang w:eastAsia="en-US"/>
        </w:rPr>
        <w:t>rneten keresztül adatokat továbbító e</w:t>
      </w:r>
      <w:r w:rsidR="00A90B15">
        <w:rPr>
          <w:lang w:eastAsia="en-US"/>
        </w:rPr>
        <w:t>szközök</w:t>
      </w:r>
      <w:r>
        <w:rPr>
          <w:lang w:eastAsia="en-US"/>
        </w:rPr>
        <w:t xml:space="preserve"> esetében például fontos kérdés az, hogy mi történik akkor, ha </w:t>
      </w:r>
      <w:r w:rsidR="002834F6">
        <w:rPr>
          <w:lang w:eastAsia="en-US"/>
        </w:rPr>
        <w:t xml:space="preserve">az internetkapcsolatunk valamilyen oknál fogva rövidebb, vagy akár hosszabb időre megszakad. Egy egyszerű architektúrában, ahol a szenzorok és beavatkozók a központi szerverrel kapcsolatot tartva csak </w:t>
      </w:r>
      <w:r w:rsidR="002834F6">
        <w:rPr>
          <w:lang w:eastAsia="en-US"/>
        </w:rPr>
        <w:lastRenderedPageBreak/>
        <w:t>üzeneteket küldenek és fogadnak, ez a probléma megszűnéséig a rendszer teljes időleges működésképtelenségét okozná, hiszen egyrészt a szenzoradatok nem érkeznek meg a szerverhez, másrészt a beavatkozónak küldött utasítások sem érnének célba. A probléma áthidalására érdemes olyan megoldást találni, ahol az internetkapcsolat megszakadása esetén is képesek a lakáson belüli eszközök működni, legfeljebb időlegesen a szerverről történő konfigurálási lehetőségeinket veszítjük el.</w:t>
      </w:r>
      <w:r w:rsidR="00BE74A4">
        <w:rPr>
          <w:lang w:eastAsia="en-US"/>
        </w:rPr>
        <w:t xml:space="preserve"> </w:t>
      </w:r>
    </w:p>
    <w:p w14:paraId="02F90CCF" w14:textId="3BDA099A" w:rsidR="00471BD0" w:rsidRDefault="00471BD0" w:rsidP="005B45E2">
      <w:pPr>
        <w:pStyle w:val="Cmsor2"/>
        <w:rPr>
          <w:lang w:eastAsia="en-US"/>
        </w:rPr>
      </w:pPr>
      <w:bookmarkStart w:id="780" w:name="_Toc483054143"/>
      <w:r>
        <w:rPr>
          <w:lang w:eastAsia="en-US"/>
        </w:rPr>
        <w:t>Követelmények</w:t>
      </w:r>
      <w:bookmarkEnd w:id="780"/>
    </w:p>
    <w:p w14:paraId="36AF3A81" w14:textId="77B6DB16" w:rsidR="00471BD0" w:rsidRDefault="00471BD0" w:rsidP="005B45E2">
      <w:pPr>
        <w:rPr>
          <w:lang w:eastAsia="en-US"/>
        </w:rPr>
      </w:pPr>
      <w:r>
        <w:rPr>
          <w:lang w:eastAsia="en-US"/>
        </w:rPr>
        <w:t>A 3.1 fejezetben leírtakat követően fontos lépés a rendszerre vonatkozó</w:t>
      </w:r>
      <w:r w:rsidR="00BE74A4">
        <w:rPr>
          <w:lang w:eastAsia="en-US"/>
        </w:rPr>
        <w:t xml:space="preserve"> legfontosabb</w:t>
      </w:r>
      <w:r>
        <w:rPr>
          <w:lang w:eastAsia="en-US"/>
        </w:rPr>
        <w:t xml:space="preserve"> elvárások áttekinthető pontokba szedett megfogalmazása, hiszen a későbbiekben ezen követelmények alapján lesz ellenőrizhető, hogy a rendszer teljesíti-e az előzetes elvárásokat. </w:t>
      </w:r>
    </w:p>
    <w:p w14:paraId="1F66CF9A" w14:textId="7BEB1163" w:rsidR="00BE74A4" w:rsidRDefault="00BE74A4" w:rsidP="005B45E2">
      <w:pPr>
        <w:pStyle w:val="Cmsor3"/>
        <w:rPr>
          <w:lang w:eastAsia="en-US"/>
        </w:rPr>
      </w:pPr>
      <w:bookmarkStart w:id="781" w:name="_Toc483054144"/>
      <w:r>
        <w:rPr>
          <w:lang w:eastAsia="en-US"/>
        </w:rPr>
        <w:t>Funkcionális követelmények</w:t>
      </w:r>
      <w:bookmarkEnd w:id="781"/>
    </w:p>
    <w:p w14:paraId="04070079" w14:textId="77741441" w:rsidR="00BE74A4" w:rsidRDefault="00BE74A4" w:rsidP="005B45E2">
      <w:pPr>
        <w:rPr>
          <w:lang w:eastAsia="en-US"/>
        </w:rPr>
      </w:pPr>
      <w:r>
        <w:rPr>
          <w:lang w:eastAsia="en-US"/>
        </w:rPr>
        <w:t>A teljes rendszerrel szemben támasztott legfontosabb követelmények:</w:t>
      </w:r>
    </w:p>
    <w:p w14:paraId="3B39EB30" w14:textId="2B3F7143" w:rsidR="00BE74A4" w:rsidRDefault="00BE74A4" w:rsidP="005B45E2">
      <w:pPr>
        <w:pStyle w:val="Listaszerbekezds"/>
        <w:numPr>
          <w:ilvl w:val="0"/>
          <w:numId w:val="22"/>
        </w:numPr>
        <w:rPr>
          <w:lang w:eastAsia="en-US"/>
        </w:rPr>
      </w:pPr>
      <w:r>
        <w:rPr>
          <w:lang w:eastAsia="en-US"/>
        </w:rPr>
        <w:t xml:space="preserve">Az okosotthon rendszerben szerepelnie kell </w:t>
      </w:r>
    </w:p>
    <w:p w14:paraId="3BE8E664" w14:textId="542F9DC4" w:rsidR="00BE74A4" w:rsidRDefault="00281A0F" w:rsidP="005B45E2">
      <w:pPr>
        <w:pStyle w:val="Listaszerbekezds"/>
        <w:numPr>
          <w:ilvl w:val="1"/>
          <w:numId w:val="22"/>
        </w:numPr>
        <w:rPr>
          <w:lang w:eastAsia="en-US"/>
        </w:rPr>
      </w:pPr>
      <w:r>
        <w:rPr>
          <w:lang w:eastAsia="en-US"/>
        </w:rPr>
        <w:t>egy központi szervernek</w:t>
      </w:r>
    </w:p>
    <w:p w14:paraId="756F9FB8" w14:textId="359FA67E" w:rsidR="00BE74A4" w:rsidRDefault="00BE74A4" w:rsidP="005B45E2">
      <w:pPr>
        <w:pStyle w:val="Listaszerbekezds"/>
        <w:numPr>
          <w:ilvl w:val="1"/>
          <w:numId w:val="22"/>
        </w:numPr>
        <w:rPr>
          <w:lang w:eastAsia="en-US"/>
        </w:rPr>
      </w:pPr>
      <w:r>
        <w:rPr>
          <w:lang w:eastAsia="en-US"/>
        </w:rPr>
        <w:t>szenzor eszközöknek, melyek képesek a környezetük érzékelésére, és a mért eredményeiket képesek továbbítani a megfelelő irányba</w:t>
      </w:r>
    </w:p>
    <w:p w14:paraId="48C30B56" w14:textId="31496379" w:rsidR="00BE74A4" w:rsidRDefault="00BE74A4" w:rsidP="005B45E2">
      <w:pPr>
        <w:pStyle w:val="Listaszerbekezds"/>
        <w:numPr>
          <w:ilvl w:val="1"/>
          <w:numId w:val="22"/>
        </w:numPr>
        <w:rPr>
          <w:lang w:eastAsia="en-US"/>
        </w:rPr>
      </w:pPr>
      <w:r>
        <w:rPr>
          <w:lang w:eastAsia="en-US"/>
        </w:rPr>
        <w:t>beavatkozó eszk</w:t>
      </w:r>
      <w:r w:rsidR="005629FE">
        <w:rPr>
          <w:lang w:eastAsia="en-US"/>
        </w:rPr>
        <w:t>özöknek, melyek kapott utasításoknak megfelelően képesek a környezetükbe történő beavatkozásra</w:t>
      </w:r>
    </w:p>
    <w:p w14:paraId="25051468" w14:textId="05211813" w:rsidR="00BE74A4" w:rsidRDefault="005629FE" w:rsidP="005B45E2">
      <w:pPr>
        <w:pStyle w:val="Listaszerbekezds"/>
        <w:numPr>
          <w:ilvl w:val="0"/>
          <w:numId w:val="22"/>
        </w:numPr>
        <w:rPr>
          <w:lang w:eastAsia="en-US"/>
        </w:rPr>
      </w:pPr>
      <w:r>
        <w:rPr>
          <w:lang w:eastAsia="en-US"/>
        </w:rPr>
        <w:t>A központi szerver feladata</w:t>
      </w:r>
    </w:p>
    <w:p w14:paraId="61A53132" w14:textId="50A75278" w:rsidR="005629FE" w:rsidRDefault="005629FE" w:rsidP="005B45E2">
      <w:pPr>
        <w:pStyle w:val="Listaszerbekezds"/>
        <w:numPr>
          <w:ilvl w:val="1"/>
          <w:numId w:val="22"/>
        </w:numPr>
        <w:rPr>
          <w:lang w:eastAsia="en-US"/>
        </w:rPr>
      </w:pPr>
      <w:r>
        <w:rPr>
          <w:lang w:eastAsia="en-US"/>
        </w:rPr>
        <w:t>fő adatbázis biztosítása</w:t>
      </w:r>
    </w:p>
    <w:p w14:paraId="3E13AF2B" w14:textId="3D445981" w:rsidR="005629FE" w:rsidRDefault="005629FE" w:rsidP="005B45E2">
      <w:pPr>
        <w:pStyle w:val="Listaszerbekezds"/>
        <w:numPr>
          <w:ilvl w:val="1"/>
          <w:numId w:val="22"/>
        </w:numPr>
        <w:rPr>
          <w:lang w:eastAsia="en-US"/>
        </w:rPr>
      </w:pPr>
      <w:r>
        <w:rPr>
          <w:lang w:eastAsia="en-US"/>
        </w:rPr>
        <w:t>felhasználói felület biztosítása</w:t>
      </w:r>
    </w:p>
    <w:p w14:paraId="022A84D5" w14:textId="1A670003" w:rsidR="005629FE" w:rsidRDefault="005629FE" w:rsidP="005B45E2">
      <w:pPr>
        <w:pStyle w:val="Listaszerbekezds"/>
        <w:numPr>
          <w:ilvl w:val="2"/>
          <w:numId w:val="22"/>
        </w:numPr>
        <w:rPr>
          <w:lang w:eastAsia="en-US"/>
        </w:rPr>
      </w:pPr>
      <w:r>
        <w:rPr>
          <w:lang w:eastAsia="en-US"/>
        </w:rPr>
        <w:t>alapvető user adminisztrációs feladatok</w:t>
      </w:r>
    </w:p>
    <w:p w14:paraId="7C78400A" w14:textId="1160D739" w:rsidR="005629FE" w:rsidRDefault="005629FE" w:rsidP="005B45E2">
      <w:pPr>
        <w:pStyle w:val="Listaszerbekezds"/>
        <w:numPr>
          <w:ilvl w:val="2"/>
          <w:numId w:val="22"/>
        </w:numPr>
        <w:rPr>
          <w:lang w:eastAsia="en-US"/>
        </w:rPr>
      </w:pPr>
      <w:r>
        <w:rPr>
          <w:lang w:eastAsia="en-US"/>
        </w:rPr>
        <w:t>eszköz kezelési feladatok (eszközök, szenzorok</w:t>
      </w:r>
      <w:r w:rsidR="00281A0F">
        <w:rPr>
          <w:lang w:eastAsia="en-US"/>
        </w:rPr>
        <w:t>,</w:t>
      </w:r>
      <w:r>
        <w:rPr>
          <w:lang w:eastAsia="en-US"/>
        </w:rPr>
        <w:t xml:space="preserve"> beavatkozók felvétele a rendszerbe, vezérlési szabályok megalkotására)</w:t>
      </w:r>
    </w:p>
    <w:p w14:paraId="4B2D542A" w14:textId="65906BC6" w:rsidR="00281A0F" w:rsidRDefault="00281A0F" w:rsidP="005B45E2">
      <w:pPr>
        <w:pStyle w:val="Listaszerbekezds"/>
        <w:numPr>
          <w:ilvl w:val="2"/>
          <w:numId w:val="22"/>
        </w:numPr>
        <w:rPr>
          <w:lang w:eastAsia="en-US"/>
        </w:rPr>
      </w:pPr>
      <w:r>
        <w:rPr>
          <w:lang w:eastAsia="en-US"/>
        </w:rPr>
        <w:t>szenzorhoz tartozó mérési adatok megtekinthetősége grafikon formájában</w:t>
      </w:r>
    </w:p>
    <w:p w14:paraId="36E8E636" w14:textId="07BFFF2A" w:rsidR="005629FE" w:rsidRDefault="005629FE" w:rsidP="005B45E2">
      <w:pPr>
        <w:pStyle w:val="Listaszerbekezds"/>
        <w:numPr>
          <w:ilvl w:val="1"/>
          <w:numId w:val="22"/>
        </w:numPr>
        <w:rPr>
          <w:lang w:eastAsia="en-US"/>
        </w:rPr>
      </w:pPr>
      <w:r>
        <w:rPr>
          <w:lang w:eastAsia="en-US"/>
        </w:rPr>
        <w:t>Forgalom kezelése</w:t>
      </w:r>
    </w:p>
    <w:p w14:paraId="6BAC9691" w14:textId="1031BB24" w:rsidR="005629FE" w:rsidRDefault="00281A0F" w:rsidP="005B45E2">
      <w:pPr>
        <w:pStyle w:val="Listaszerbekezds"/>
        <w:numPr>
          <w:ilvl w:val="2"/>
          <w:numId w:val="22"/>
        </w:numPr>
        <w:rPr>
          <w:lang w:eastAsia="en-US"/>
        </w:rPr>
      </w:pPr>
      <w:r>
        <w:rPr>
          <w:lang w:eastAsia="en-US"/>
        </w:rPr>
        <w:t>bejövő szenzor mérési eredmények</w:t>
      </w:r>
      <w:r w:rsidR="005629FE">
        <w:rPr>
          <w:lang w:eastAsia="en-US"/>
        </w:rPr>
        <w:t xml:space="preserve"> letárolása</w:t>
      </w:r>
    </w:p>
    <w:p w14:paraId="687F5BD9" w14:textId="5E6EC9CD" w:rsidR="005629FE" w:rsidRDefault="005629FE" w:rsidP="005B45E2">
      <w:pPr>
        <w:pStyle w:val="Listaszerbekezds"/>
        <w:numPr>
          <w:ilvl w:val="2"/>
          <w:numId w:val="22"/>
        </w:numPr>
        <w:rPr>
          <w:lang w:eastAsia="en-US"/>
        </w:rPr>
      </w:pPr>
      <w:r>
        <w:rPr>
          <w:lang w:eastAsia="en-US"/>
        </w:rPr>
        <w:t>HTTP kérésekre válaszként adatokat továbbítani a kérelmező számára</w:t>
      </w:r>
      <w:r w:rsidR="00281A0F">
        <w:rPr>
          <w:lang w:eastAsia="en-US"/>
        </w:rPr>
        <w:t xml:space="preserve"> (például egy adott területhez tartozó szabályadatbázis)</w:t>
      </w:r>
    </w:p>
    <w:p w14:paraId="4B3EFFE4" w14:textId="455E0353" w:rsidR="005629FE" w:rsidRDefault="005629FE" w:rsidP="005629FE">
      <w:pPr>
        <w:pStyle w:val="Listaszerbekezds"/>
        <w:numPr>
          <w:ilvl w:val="1"/>
          <w:numId w:val="22"/>
        </w:numPr>
        <w:rPr>
          <w:lang w:eastAsia="en-US"/>
        </w:rPr>
      </w:pPr>
      <w:r>
        <w:rPr>
          <w:lang w:eastAsia="en-US"/>
        </w:rPr>
        <w:t>egy szerver több otthont is képes</w:t>
      </w:r>
      <w:r w:rsidR="00281A0F">
        <w:rPr>
          <w:lang w:eastAsia="en-US"/>
        </w:rPr>
        <w:t xml:space="preserve"> kell</w:t>
      </w:r>
      <w:r>
        <w:rPr>
          <w:lang w:eastAsia="en-US"/>
        </w:rPr>
        <w:t xml:space="preserve"> legyen kiszolgálni</w:t>
      </w:r>
    </w:p>
    <w:p w14:paraId="20AE0A66" w14:textId="4B819F5A" w:rsidR="005629FE" w:rsidRDefault="00281A0F" w:rsidP="005629FE">
      <w:pPr>
        <w:pStyle w:val="Listaszerbekezds"/>
        <w:numPr>
          <w:ilvl w:val="1"/>
          <w:numId w:val="22"/>
        </w:numPr>
        <w:rPr>
          <w:lang w:eastAsia="en-US"/>
        </w:rPr>
      </w:pPr>
      <w:r>
        <w:rPr>
          <w:lang w:eastAsia="en-US"/>
        </w:rPr>
        <w:t>jogosultságkezelés, adott felhasználó csak a saját rendszerébe tartozó eszközökhöz kap szerkesztési és megtekinthetőségi jogokat</w:t>
      </w:r>
    </w:p>
    <w:p w14:paraId="46CB12F1" w14:textId="0061E89B" w:rsidR="00281A0F" w:rsidRDefault="00281A0F" w:rsidP="005B45E2">
      <w:pPr>
        <w:pStyle w:val="Listaszerbekezds"/>
        <w:numPr>
          <w:ilvl w:val="0"/>
          <w:numId w:val="22"/>
        </w:numPr>
        <w:rPr>
          <w:lang w:eastAsia="en-US"/>
        </w:rPr>
      </w:pPr>
      <w:r>
        <w:rPr>
          <w:lang w:eastAsia="en-US"/>
        </w:rPr>
        <w:t xml:space="preserve">A </w:t>
      </w:r>
      <w:r w:rsidR="002C72E9">
        <w:rPr>
          <w:lang w:eastAsia="en-US"/>
        </w:rPr>
        <w:t>szenzor feladata</w:t>
      </w:r>
    </w:p>
    <w:p w14:paraId="017657F0" w14:textId="48F37622" w:rsidR="00281A0F" w:rsidRDefault="002C72E9" w:rsidP="00281A0F">
      <w:pPr>
        <w:pStyle w:val="Listaszerbekezds"/>
        <w:numPr>
          <w:ilvl w:val="1"/>
          <w:numId w:val="22"/>
        </w:numPr>
        <w:rPr>
          <w:lang w:eastAsia="en-US"/>
        </w:rPr>
      </w:pPr>
      <w:r>
        <w:rPr>
          <w:lang w:eastAsia="en-US"/>
        </w:rPr>
        <w:lastRenderedPageBreak/>
        <w:t>a beállításoknak megfelelően mérési eredmények előállítása és továbbküldése</w:t>
      </w:r>
      <w:r w:rsidR="00962369">
        <w:rPr>
          <w:lang w:eastAsia="en-US"/>
        </w:rPr>
        <w:t xml:space="preserve"> a közös hálózaton</w:t>
      </w:r>
    </w:p>
    <w:p w14:paraId="1D6A3A4C" w14:textId="278527CD" w:rsidR="00281A0F" w:rsidRDefault="002C72E9" w:rsidP="005B45E2">
      <w:pPr>
        <w:pStyle w:val="Listaszerbekezds"/>
        <w:numPr>
          <w:ilvl w:val="0"/>
          <w:numId w:val="22"/>
        </w:numPr>
        <w:rPr>
          <w:lang w:eastAsia="en-US"/>
        </w:rPr>
      </w:pPr>
      <w:r>
        <w:rPr>
          <w:lang w:eastAsia="en-US"/>
        </w:rPr>
        <w:t>A beavatkozó feladata</w:t>
      </w:r>
    </w:p>
    <w:p w14:paraId="21ECC636" w14:textId="1F1AA7A1" w:rsidR="002C72E9" w:rsidRDefault="00962369" w:rsidP="002C72E9">
      <w:pPr>
        <w:pStyle w:val="Listaszerbekezds"/>
        <w:numPr>
          <w:ilvl w:val="1"/>
          <w:numId w:val="22"/>
        </w:numPr>
        <w:rPr>
          <w:lang w:eastAsia="en-US"/>
        </w:rPr>
      </w:pPr>
      <w:r>
        <w:rPr>
          <w:lang w:eastAsia="en-US"/>
        </w:rPr>
        <w:t xml:space="preserve">a közös hálózaton keresztül </w:t>
      </w:r>
      <w:r w:rsidR="002C72E9">
        <w:rPr>
          <w:lang w:eastAsia="en-US"/>
        </w:rPr>
        <w:t>kapott utasításokra való reagálás, a környezetbe való beavatkozás (például egy relé átkapcsolása)</w:t>
      </w:r>
    </w:p>
    <w:p w14:paraId="329B8699" w14:textId="01CEB988" w:rsidR="005629FE" w:rsidRDefault="002C72E9" w:rsidP="005B45E2">
      <w:pPr>
        <w:pStyle w:val="Cmsor3"/>
        <w:rPr>
          <w:lang w:eastAsia="en-US"/>
        </w:rPr>
      </w:pPr>
      <w:bookmarkStart w:id="782" w:name="_Toc483054145"/>
      <w:r>
        <w:rPr>
          <w:lang w:eastAsia="en-US"/>
        </w:rPr>
        <w:t>Nem funkcionális követelmények</w:t>
      </w:r>
      <w:bookmarkEnd w:id="782"/>
    </w:p>
    <w:p w14:paraId="72B05318" w14:textId="2A61EE6F" w:rsidR="002C72E9" w:rsidRDefault="002C72E9" w:rsidP="005B45E2">
      <w:pPr>
        <w:rPr>
          <w:lang w:eastAsia="en-US"/>
        </w:rPr>
      </w:pPr>
      <w:r>
        <w:rPr>
          <w:lang w:eastAsia="en-US"/>
        </w:rPr>
        <w:t>A funkcionális követelmények megfogalmazása mellett néhány nem funkcionális elvárást is támasztottam a készítendő rendszerrel szemben:</w:t>
      </w:r>
    </w:p>
    <w:p w14:paraId="0A04D133" w14:textId="2D01678C" w:rsidR="002C72E9" w:rsidRDefault="00BF122C" w:rsidP="005B45E2">
      <w:pPr>
        <w:pStyle w:val="Listaszerbekezds"/>
        <w:numPr>
          <w:ilvl w:val="0"/>
          <w:numId w:val="23"/>
        </w:numPr>
        <w:rPr>
          <w:lang w:eastAsia="en-US"/>
        </w:rPr>
      </w:pPr>
      <w:r>
        <w:rPr>
          <w:lang w:eastAsia="en-US"/>
        </w:rPr>
        <w:t>lehetőségekhez mérten a webes felület legyen felhasználóbarát, a használatához ne legyen szükség mély informatikai ismeretekre vagy előzetes betanulásra</w:t>
      </w:r>
    </w:p>
    <w:p w14:paraId="29EE2F24" w14:textId="407F01E1" w:rsidR="00BF122C" w:rsidRDefault="00BF122C" w:rsidP="005B45E2">
      <w:pPr>
        <w:pStyle w:val="Listaszerbekezds"/>
        <w:numPr>
          <w:ilvl w:val="0"/>
          <w:numId w:val="23"/>
        </w:numPr>
        <w:rPr>
          <w:lang w:eastAsia="en-US"/>
        </w:rPr>
      </w:pPr>
      <w:r>
        <w:rPr>
          <w:lang w:eastAsia="en-US"/>
        </w:rPr>
        <w:t>a rendszer a piaci rendszerekhez képest legyen olcsón előállítható</w:t>
      </w:r>
    </w:p>
    <w:p w14:paraId="6377F28C" w14:textId="5834104E" w:rsidR="00BF122C" w:rsidRDefault="00BF122C" w:rsidP="005B45E2">
      <w:pPr>
        <w:pStyle w:val="Listaszerbekezds"/>
        <w:numPr>
          <w:ilvl w:val="0"/>
          <w:numId w:val="23"/>
        </w:numPr>
        <w:rPr>
          <w:lang w:eastAsia="en-US"/>
        </w:rPr>
      </w:pPr>
      <w:r>
        <w:rPr>
          <w:lang w:eastAsia="en-US"/>
        </w:rPr>
        <w:t>az internetes kapcsolat megszakadása esetén az otthoni rendszer ne bénuljon teljesen meg, a felhasználói konfigurálást és a mérési eredmények valós idejű megjelenítését, tehát a szerver oldali beavatkozási lehetőségeket kivéve a működés ilyen esetben is legyen folyamatos</w:t>
      </w:r>
    </w:p>
    <w:p w14:paraId="4A0B8F94" w14:textId="7E968329" w:rsidR="009A68FF" w:rsidRDefault="00BF122C" w:rsidP="005B45E2">
      <w:pPr>
        <w:pStyle w:val="Listaszerbekezds"/>
        <w:numPr>
          <w:ilvl w:val="0"/>
          <w:numId w:val="23"/>
        </w:numPr>
        <w:rPr>
          <w:lang w:eastAsia="en-US"/>
        </w:rPr>
      </w:pPr>
      <w:r>
        <w:rPr>
          <w:lang w:eastAsia="en-US"/>
        </w:rPr>
        <w:t>lehetőség szerint törekedni kell a rendszer alacsony energiafogyasztására</w:t>
      </w:r>
    </w:p>
    <w:p w14:paraId="1C718088" w14:textId="648958A8" w:rsidR="00D464CA" w:rsidRDefault="00D464CA" w:rsidP="00077BD1">
      <w:pPr>
        <w:rPr>
          <w:lang w:eastAsia="en-US"/>
        </w:rPr>
      </w:pPr>
    </w:p>
    <w:p w14:paraId="424C7AF8" w14:textId="77777777" w:rsidR="009A68FF" w:rsidRPr="009A68FF" w:rsidRDefault="009A68FF" w:rsidP="009A68FF"/>
    <w:p w14:paraId="11BB309C" w14:textId="2A15EF71" w:rsidR="00D464CA" w:rsidRDefault="00717D22" w:rsidP="005B45E2">
      <w:pPr>
        <w:pStyle w:val="Cmsor2"/>
      </w:pPr>
      <w:bookmarkStart w:id="783" w:name="_Toc483054146"/>
      <w:bookmarkStart w:id="784" w:name="_Ref483124590"/>
      <w:r>
        <w:lastRenderedPageBreak/>
        <w:t>A rendszer topológiája</w:t>
      </w:r>
      <w:bookmarkEnd w:id="783"/>
      <w:bookmarkEnd w:id="784"/>
    </w:p>
    <w:p w14:paraId="1A303D9C" w14:textId="77777777" w:rsidR="00D464CA" w:rsidRDefault="00D464CA" w:rsidP="005B45E2">
      <w:pPr>
        <w:keepNext/>
        <w:jc w:val="left"/>
      </w:pPr>
      <w:r>
        <w:t xml:space="preserve">Az ismertetett követelmények figyelembe vételével a tervezés első lépéseként ismertetem, hogy milyen egységeket tervezek megvalósítani, és ezek hogyan kapcsolódnak egymáshoz. </w:t>
      </w:r>
    </w:p>
    <w:p w14:paraId="4DCB1103" w14:textId="4E227207" w:rsidR="005D67D0" w:rsidRDefault="00D464CA" w:rsidP="005B45E2">
      <w:pPr>
        <w:keepNext/>
        <w:jc w:val="left"/>
      </w:pPr>
      <w:r>
        <w:t>Ennek áttekintéséhez a 8. ábra nyújt segítséget:</w:t>
      </w:r>
      <w:r w:rsidR="005D67D0">
        <w:rPr>
          <w:noProof/>
        </w:rPr>
        <w:drawing>
          <wp:inline distT="0" distB="0" distL="0" distR="0" wp14:anchorId="202E563F" wp14:editId="571AF997">
            <wp:extent cx="5759450" cy="3331845"/>
            <wp:effectExtent l="0" t="0" r="0" b="190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331845"/>
                    </a:xfrm>
                    <a:prstGeom prst="rect">
                      <a:avLst/>
                    </a:prstGeom>
                  </pic:spPr>
                </pic:pic>
              </a:graphicData>
            </a:graphic>
          </wp:inline>
        </w:drawing>
      </w:r>
    </w:p>
    <w:bookmarkStart w:id="785" w:name="_Ref483065525"/>
    <w:p w14:paraId="712B17AB" w14:textId="4A8980D3" w:rsidR="00717D22" w:rsidRDefault="00811C16" w:rsidP="00811C16">
      <w:pPr>
        <w:pStyle w:val="Kpalrs"/>
      </w:pPr>
      <w:ins w:id="786" w:author="Bence" w:date="2017-05-21T11:34:00Z">
        <w:r>
          <w:fldChar w:fldCharType="begin"/>
        </w:r>
        <w:r>
          <w:instrText xml:space="preserve"> STYLEREF 1 \s </w:instrText>
        </w:r>
      </w:ins>
      <w:r>
        <w:fldChar w:fldCharType="separate"/>
      </w:r>
      <w:r>
        <w:rPr>
          <w:noProof/>
        </w:rPr>
        <w:t>3</w:t>
      </w:r>
      <w:ins w:id="787" w:author="Bence" w:date="2017-05-21T11:34:00Z">
        <w:r>
          <w:fldChar w:fldCharType="end"/>
        </w:r>
        <w:r>
          <w:t>.</w:t>
        </w:r>
        <w:r>
          <w:fldChar w:fldCharType="begin"/>
        </w:r>
        <w:r>
          <w:instrText xml:space="preserve"> SEQ ábra \* ARABIC \s 1 </w:instrText>
        </w:r>
      </w:ins>
      <w:r>
        <w:fldChar w:fldCharType="separate"/>
      </w:r>
      <w:ins w:id="788" w:author="Bence" w:date="2017-05-21T11:34:00Z">
        <w:r>
          <w:rPr>
            <w:noProof/>
          </w:rPr>
          <w:t>1</w:t>
        </w:r>
        <w:r>
          <w:fldChar w:fldCharType="end"/>
        </w:r>
      </w:ins>
      <w:del w:id="789" w:author="Bence" w:date="2017-05-20T14:22:00Z">
        <w:r w:rsidR="005D67D0" w:rsidDel="00603F1F">
          <w:fldChar w:fldCharType="begin"/>
        </w:r>
        <w:r w:rsidR="005D67D0" w:rsidDel="00603F1F">
          <w:delInstrText xml:space="preserve"> SEQ ábra \* ARABIC </w:delInstrText>
        </w:r>
        <w:r w:rsidR="005D67D0" w:rsidDel="00603F1F">
          <w:fldChar w:fldCharType="separate"/>
        </w:r>
        <w:r w:rsidR="00C84FB3" w:rsidDel="00603F1F">
          <w:rPr>
            <w:noProof/>
          </w:rPr>
          <w:delText>8</w:delText>
        </w:r>
        <w:r w:rsidR="005D67D0" w:rsidDel="00603F1F">
          <w:fldChar w:fldCharType="end"/>
        </w:r>
      </w:del>
      <w:r w:rsidR="005D67D0">
        <w:t>. ábra</w:t>
      </w:r>
      <w:bookmarkEnd w:id="785"/>
      <w:r w:rsidR="005D67D0">
        <w:t xml:space="preserve"> A rendszer topológiája</w:t>
      </w:r>
    </w:p>
    <w:p w14:paraId="1D37F196" w14:textId="2E17C427" w:rsidR="00B61DA8" w:rsidRDefault="00B61DA8" w:rsidP="00717D22">
      <w:r>
        <w:t>A központi szerver az ábra bal oldalán látható. A szürke négyzet egy, fizikailag és logikailag is  egy helyen lévő egysége</w:t>
      </w:r>
      <w:r w:rsidR="008802D8">
        <w:t>ke</w:t>
      </w:r>
      <w:r>
        <w:t xml:space="preserve">t takar, nevezzük </w:t>
      </w:r>
      <w:r w:rsidR="005D67D0">
        <w:t>lakásnak</w:t>
      </w:r>
      <w:r w:rsidR="00DE610F">
        <w:t xml:space="preserve">. A </w:t>
      </w:r>
      <w:r w:rsidR="005D67D0">
        <w:t xml:space="preserve">lakás </w:t>
      </w:r>
      <w:r w:rsidR="00DE610F">
        <w:t>alapvetően három</w:t>
      </w:r>
      <w:r>
        <w:t xml:space="preserve"> féle elemet tartalmaz,</w:t>
      </w:r>
      <w:r w:rsidR="00D464CA">
        <w:t xml:space="preserve"> a már ismert</w:t>
      </w:r>
      <w:r>
        <w:t xml:space="preserve"> szenzorokat</w:t>
      </w:r>
      <w:r w:rsidR="00D464CA">
        <w:t xml:space="preserve"> és</w:t>
      </w:r>
      <w:r>
        <w:t xml:space="preserve"> beavatkozókat, illetve</w:t>
      </w:r>
      <w:r w:rsidR="00EC55B3">
        <w:t xml:space="preserve"> kötelező elemként</w:t>
      </w:r>
      <w:r>
        <w:t xml:space="preserve"> mindenhova </w:t>
      </w:r>
      <w:r w:rsidR="00DE610F">
        <w:t xml:space="preserve">tartozik egy helyi </w:t>
      </w:r>
      <w:r w:rsidR="008802D8">
        <w:t xml:space="preserve">menedzser </w:t>
      </w:r>
      <w:r w:rsidR="00DE610F">
        <w:t>is. Az természetesen</w:t>
      </w:r>
      <w:r>
        <w:t xml:space="preserve"> nincs kizárva, hogy</w:t>
      </w:r>
      <w:r w:rsidR="00DE610F">
        <w:t xml:space="preserve"> utóbbinak</w:t>
      </w:r>
      <w:r>
        <w:t xml:space="preserve"> fizikailag valamelyik</w:t>
      </w:r>
      <w:r w:rsidR="008802D8">
        <w:t xml:space="preserve"> szenzor vagy beavatkozó</w:t>
      </w:r>
      <w:r>
        <w:t xml:space="preserve"> eszköz lássa el a feladatát</w:t>
      </w:r>
      <w:r w:rsidR="00DE610F">
        <w:t>, ahogy egy modul is lehet beavatkozó és szenzor is egyszerre, de a logikai szétválasztás miatt érdemes külön is gondolni rájuk. A központi szerverrel a helyi</w:t>
      </w:r>
      <w:r w:rsidR="00281A0F">
        <w:t xml:space="preserve"> </w:t>
      </w:r>
      <w:r w:rsidR="001268E0">
        <w:t xml:space="preserve">menedzserünk </w:t>
      </w:r>
      <w:r w:rsidR="00DE610F">
        <w:t xml:space="preserve">kommunikál, a többi modul rajta keresztül tartja a kapcsolatot, azaz a szenzorok ide küldik az adataikat, a beavatkozókat pedig közvetlen módon a lokális </w:t>
      </w:r>
      <w:r w:rsidR="001268E0">
        <w:t xml:space="preserve">menedzser </w:t>
      </w:r>
      <w:r w:rsidR="00DE610F">
        <w:t>utasítja, a saját központi szerverről frissített adatbázisa alapján.</w:t>
      </w:r>
      <w:r w:rsidR="00D464CA">
        <w:t xml:space="preserve"> A kommunikáció módja két IC (amiből az egyik a menedzser) köz</w:t>
      </w:r>
      <w:r w:rsidR="00AC2D4F">
        <w:t>ött TCP kapcsolat segítségével valósul meg, míg a menedzser és szerver között csak a szerver által biztosított HTTP lekérdezeseken keresztül történhet</w:t>
      </w:r>
      <w:r w:rsidR="00495CA1">
        <w:t xml:space="preserve"> a</w:t>
      </w:r>
      <w:r w:rsidR="00AC2D4F">
        <w:t xml:space="preserve"> kommunikáció. Ez egyúttal azt is jelenti, hogy a szerver nem tud közvetlen módon kommunikációt kezdeményezni, de a rendszer megtervezése s</w:t>
      </w:r>
      <w:ins w:id="790" w:author="Bence" w:date="2017-05-19T03:26:00Z">
        <w:r w:rsidR="00CC3ED5">
          <w:t>orán ezzel a megkötéssel számoltam.</w:t>
        </w:r>
      </w:ins>
    </w:p>
    <w:p w14:paraId="063BC1B7" w14:textId="00915343" w:rsidR="00717D22" w:rsidRDefault="00DE4C7F" w:rsidP="00F85831">
      <w:pPr>
        <w:pStyle w:val="Cmsor2"/>
      </w:pPr>
      <w:bookmarkStart w:id="791" w:name="_Toc483054147"/>
      <w:r>
        <w:lastRenderedPageBreak/>
        <w:t>ESP eszközök működése</w:t>
      </w:r>
      <w:bookmarkEnd w:id="791"/>
    </w:p>
    <w:p w14:paraId="560E9FAA" w14:textId="77777777" w:rsidR="00DE4C7F" w:rsidRDefault="00DE4C7F" w:rsidP="00DE4C7F">
      <w:pPr>
        <w:pStyle w:val="Cmsor3"/>
        <w:rPr>
          <w:lang w:eastAsia="en-US"/>
        </w:rPr>
      </w:pPr>
      <w:bookmarkStart w:id="792" w:name="_Toc483054148"/>
      <w:r>
        <w:rPr>
          <w:lang w:eastAsia="en-US"/>
        </w:rPr>
        <w:t>Felhasználói interakciók</w:t>
      </w:r>
      <w:bookmarkEnd w:id="792"/>
    </w:p>
    <w:p w14:paraId="0A1031E0" w14:textId="631B78FD" w:rsidR="00DE4C7F" w:rsidRPr="007E51E8" w:rsidRDefault="00DE4C7F" w:rsidP="00DE4C7F">
      <w:pPr>
        <w:rPr>
          <w:lang w:eastAsia="en-US"/>
        </w:rPr>
      </w:pPr>
      <w:r>
        <w:rPr>
          <w:lang w:eastAsia="en-US"/>
        </w:rPr>
        <w:t>A rendszer tervezése során figyelemmel kell lenni arra, hogy a legfeljebb átlagos informatikai ismeretekkel rendelkező felhasználók számára is minél könnyebben kezelhető legyen. Ennek jegyében a felhasználó rendszerbe való beavatkozási lehetőségeit az ESP boardon igyekeztem minimalizálni. A 8. ábrán láthatjuk, hogy a felhasználók feladata lényegében kimerül egy egyszeri inicializálásban, amit majd egy eszköz által szolgáltatott webes felületen tehetnek meg. Univerzális eszközök esetén a felhasználó ugyanezen a felületen a működési módot is kiválaszthatja, de ez a lépés előre meghatározott feladattal rendelkező ESP-k használata esetén kihagyható. A boardon található gomb segítségével probléma esetén bármikor újra lehet indítani, áramkimaradás (vagy lemerült elem) esetén a probléma megoldását követően ez automatikusan megtörténik. Minden más műveletet a felhasználó a szerver később bemutatott webes felületén tud végrehajtani.</w:t>
      </w:r>
    </w:p>
    <w:p w14:paraId="2A560E2E" w14:textId="77777777" w:rsidR="00DE4C7F" w:rsidRDefault="00DE4C7F" w:rsidP="00DE4C7F">
      <w:pPr>
        <w:keepNext/>
        <w:jc w:val="center"/>
      </w:pPr>
      <w:r>
        <w:rPr>
          <w:noProof/>
        </w:rPr>
        <w:drawing>
          <wp:inline distT="0" distB="0" distL="0" distR="0" wp14:anchorId="16C23E66" wp14:editId="34E08AEC">
            <wp:extent cx="4675910" cy="3187558"/>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488" cy="3190679"/>
                    </a:xfrm>
                    <a:prstGeom prst="rect">
                      <a:avLst/>
                    </a:prstGeom>
                  </pic:spPr>
                </pic:pic>
              </a:graphicData>
            </a:graphic>
          </wp:inline>
        </w:drawing>
      </w:r>
    </w:p>
    <w:p w14:paraId="426AD034" w14:textId="35C452C6" w:rsidR="00DE4C7F" w:rsidRDefault="00811C16" w:rsidP="00811C16">
      <w:pPr>
        <w:pStyle w:val="Kpalrs"/>
      </w:pPr>
      <w:ins w:id="793" w:author="Bence" w:date="2017-05-21T11:34:00Z">
        <w:r>
          <w:fldChar w:fldCharType="begin"/>
        </w:r>
        <w:r>
          <w:instrText xml:space="preserve"> STYLEREF 1 \s </w:instrText>
        </w:r>
      </w:ins>
      <w:r>
        <w:fldChar w:fldCharType="separate"/>
      </w:r>
      <w:r>
        <w:rPr>
          <w:noProof/>
        </w:rPr>
        <w:t>3</w:t>
      </w:r>
      <w:ins w:id="794" w:author="Bence" w:date="2017-05-21T11:34:00Z">
        <w:r>
          <w:fldChar w:fldCharType="end"/>
        </w:r>
        <w:r>
          <w:t>.</w:t>
        </w:r>
        <w:r>
          <w:fldChar w:fldCharType="begin"/>
        </w:r>
        <w:r>
          <w:instrText xml:space="preserve"> SEQ ábra \* ARABIC \s 1 </w:instrText>
        </w:r>
      </w:ins>
      <w:r>
        <w:fldChar w:fldCharType="separate"/>
      </w:r>
      <w:ins w:id="795" w:author="Bence" w:date="2017-05-21T11:34:00Z">
        <w:r>
          <w:rPr>
            <w:noProof/>
          </w:rPr>
          <w:t>2</w:t>
        </w:r>
        <w:r>
          <w:fldChar w:fldCharType="end"/>
        </w:r>
      </w:ins>
      <w:del w:id="796" w:author="Bence" w:date="2017-05-20T14:22:00Z">
        <w:r w:rsidR="00DE4C7F" w:rsidDel="00603F1F">
          <w:fldChar w:fldCharType="begin"/>
        </w:r>
        <w:r w:rsidR="00DE4C7F" w:rsidDel="00603F1F">
          <w:delInstrText xml:space="preserve"> SEQ ábra \* ARABIC </w:delInstrText>
        </w:r>
        <w:r w:rsidR="00DE4C7F" w:rsidDel="00603F1F">
          <w:fldChar w:fldCharType="separate"/>
        </w:r>
        <w:r w:rsidR="00C84FB3" w:rsidDel="00603F1F">
          <w:rPr>
            <w:noProof/>
          </w:rPr>
          <w:delText>9</w:delText>
        </w:r>
        <w:r w:rsidR="00DE4C7F" w:rsidDel="00603F1F">
          <w:fldChar w:fldCharType="end"/>
        </w:r>
      </w:del>
      <w:r w:rsidR="00DE4C7F">
        <w:t>. ábra Eszköz oldali felhasználói use casek</w:t>
      </w:r>
    </w:p>
    <w:p w14:paraId="194310A2" w14:textId="0ABE2E07" w:rsidR="00DE4C7F" w:rsidRDefault="00E55AE9" w:rsidP="00F63AE9">
      <w:pPr>
        <w:pStyle w:val="Cmsor2"/>
      </w:pPr>
      <w:bookmarkStart w:id="797" w:name="_Toc483054149"/>
      <w:r>
        <w:t>Hálózati hozzáférés inicializálása</w:t>
      </w:r>
      <w:bookmarkEnd w:id="797"/>
    </w:p>
    <w:p w14:paraId="0579FEA0" w14:textId="0D0E4B8F" w:rsidR="00DE4C7F" w:rsidRDefault="00DE4C7F" w:rsidP="00641DBD">
      <w:pPr>
        <w:pPrChange w:id="798" w:author="Bence" w:date="2017-05-21T09:53:00Z">
          <w:pPr>
            <w:jc w:val="left"/>
          </w:pPr>
        </w:pPrChange>
      </w:pPr>
      <w:r>
        <w:t xml:space="preserve">Bármilyen ESP eszköz esetén a kommunikáció egyetlen csatornája a vezeték nélküli hálózat, </w:t>
      </w:r>
      <w:r w:rsidR="00E55AE9">
        <w:t xml:space="preserve">így </w:t>
      </w:r>
      <w:r>
        <w:t xml:space="preserve">az eszköz indulását követően első feladatként szükséges, hogy a modul felcsatlakozzon valamilyen előre meghatározott vezeték nélküli hálózatra, ez például lehet a lakás otthoni </w:t>
      </w:r>
      <w:r w:rsidR="00E55AE9">
        <w:t>WiFi hálózata</w:t>
      </w:r>
      <w:r>
        <w:t>.</w:t>
      </w:r>
    </w:p>
    <w:p w14:paraId="38715636" w14:textId="294A9D2B" w:rsidR="00E55AE9" w:rsidRDefault="00E55AE9" w:rsidP="00641DBD">
      <w:pPr>
        <w:pPrChange w:id="799" w:author="Bence" w:date="2017-05-21T09:53:00Z">
          <w:pPr>
            <w:jc w:val="left"/>
          </w:pPr>
        </w:pPrChange>
      </w:pPr>
      <w:r>
        <w:lastRenderedPageBreak/>
        <w:t xml:space="preserve">Ennek jegyében az eszköz első indításának úgy kell megtörténnie, </w:t>
      </w:r>
      <w:r w:rsidR="00DE4C7F">
        <w:t xml:space="preserve">hogy a felhasználó </w:t>
      </w:r>
      <w:r>
        <w:t xml:space="preserve">megadhassa </w:t>
      </w:r>
      <w:r w:rsidR="00DE4C7F">
        <w:t>a Wi</w:t>
      </w:r>
      <w:r w:rsidR="00142C0A">
        <w:t>F</w:t>
      </w:r>
      <w:r w:rsidR="00DE4C7F">
        <w:t xml:space="preserve">i-re történő csatlakozásához szükséges SSID és password </w:t>
      </w:r>
      <w:r>
        <w:t>adatokat</w:t>
      </w:r>
      <w:r w:rsidR="00DE4C7F">
        <w:t>.</w:t>
      </w:r>
      <w:r>
        <w:t xml:space="preserve"> Ennek biztosítására az első alkalommal Acces Pointként induló eszköz által szolgáltatott weboldal fog szolgálni.</w:t>
      </w:r>
      <w:r w:rsidR="00DE4C7F">
        <w:t xml:space="preserve"> </w:t>
      </w:r>
      <w:r>
        <w:t xml:space="preserve">Ha ez megtörtént, a </w:t>
      </w:r>
      <w:r w:rsidR="00DE4C7F">
        <w:t>modul automatikusan s</w:t>
      </w:r>
      <w:commentRangeStart w:id="800"/>
      <w:r w:rsidR="00DE4C7F">
        <w:t xml:space="preserve">tation </w:t>
      </w:r>
      <w:commentRangeEnd w:id="800"/>
      <w:r w:rsidR="00DE4C7F">
        <w:rPr>
          <w:rStyle w:val="Jegyzethivatkozs"/>
        </w:rPr>
        <w:commentReference w:id="800"/>
      </w:r>
      <w:r w:rsidR="00DE4C7F">
        <w:t xml:space="preserve">módba vált, </w:t>
      </w:r>
      <w:r>
        <w:t>majd a saját működési módjának megfelelően már bármikor tud csatlakozni a hálózathoz, megnyitva az utat a többi eszközzel és a szerverrel történő kommunikációhoz.</w:t>
      </w:r>
    </w:p>
    <w:p w14:paraId="4035267E" w14:textId="3694859E" w:rsidR="00DE4C7F" w:rsidRDefault="00E55AE9" w:rsidP="00641DBD">
      <w:pPr>
        <w:rPr>
          <w:ins w:id="801" w:author="Bence" w:date="2017-05-21T08:40:00Z"/>
        </w:rPr>
        <w:pPrChange w:id="802" w:author="Bence" w:date="2017-05-21T09:53:00Z">
          <w:pPr>
            <w:jc w:val="left"/>
          </w:pPr>
        </w:pPrChange>
      </w:pPr>
      <w:r>
        <w:t>Természetesen sokféle okból előfordulhat, hogy a megadott vezeték nélküli csatlakozási adatokat módosítani kell, így a felhasználó számára bármikor  lehetővé kell tenni, hogy újrainicializálja az eszközt</w:t>
      </w:r>
      <w:r w:rsidR="00962369">
        <w:t>.</w:t>
      </w:r>
    </w:p>
    <w:p w14:paraId="6F850936" w14:textId="5C29EA74" w:rsidR="008C21E7" w:rsidRDefault="008C21E7" w:rsidP="00641DBD">
      <w:pPr>
        <w:rPr>
          <w:ins w:id="803" w:author="Bence" w:date="2017-05-21T09:46:00Z"/>
        </w:rPr>
        <w:pPrChange w:id="804" w:author="Bence" w:date="2017-05-21T09:53:00Z">
          <w:pPr>
            <w:jc w:val="left"/>
          </w:pPr>
        </w:pPrChange>
      </w:pPr>
      <w:ins w:id="805" w:author="Bence" w:date="2017-05-21T08:40:00Z">
        <w:r>
          <w:t>A feladat megoldásához az Arduinohoz készül</w:t>
        </w:r>
      </w:ins>
      <w:ins w:id="806" w:author="Bence" w:date="2017-05-21T08:41:00Z">
        <w:r>
          <w:t>t</w:t>
        </w:r>
      </w:ins>
      <w:ins w:id="807" w:author="Bence" w:date="2017-05-21T08:40:00Z">
        <w:r>
          <w:t xml:space="preserve"> külső </w:t>
        </w:r>
      </w:ins>
      <w:ins w:id="808" w:author="Bence" w:date="2017-05-21T08:41:00Z">
        <w:r>
          <w:t>WifiManager könyvtárat használtam fel, ez lehetőv</w:t>
        </w:r>
      </w:ins>
      <w:ins w:id="809" w:author="Bence" w:date="2017-05-21T08:42:00Z">
        <w:r>
          <w:t>é tette, hogy az első indításkor a felhasználó beállíthassa a hálózati hiteletesítési adatokat, amelyet az</w:t>
        </w:r>
      </w:ins>
      <w:ins w:id="810" w:author="Bence" w:date="2017-05-21T08:46:00Z">
        <w:r>
          <w:t xml:space="preserve"> eszköz a saját</w:t>
        </w:r>
      </w:ins>
      <w:ins w:id="811" w:author="Bence" w:date="2017-05-21T08:42:00Z">
        <w:r>
          <w:t xml:space="preserve"> EEPROM-jába </w:t>
        </w:r>
      </w:ins>
      <w:ins w:id="812" w:author="Bence" w:date="2017-05-21T08:44:00Z">
        <w:r>
          <w:t xml:space="preserve">ment le, így a konfiguráció egyszeri szükséges </w:t>
        </w:r>
      </w:ins>
      <w:ins w:id="813" w:author="Bence" w:date="2017-05-21T08:46:00Z">
        <w:r>
          <w:t xml:space="preserve">művelet, minden további indításnál rendelkezésre állnak az adatok. </w:t>
        </w:r>
      </w:ins>
    </w:p>
    <w:p w14:paraId="4F145488" w14:textId="3F9D71EB" w:rsidR="00641DBD" w:rsidRDefault="00641DBD" w:rsidP="00641DBD">
      <w:pPr>
        <w:rPr>
          <w:ins w:id="814" w:author="Bence" w:date="2017-05-21T09:49:00Z"/>
        </w:rPr>
        <w:pPrChange w:id="815" w:author="Bence" w:date="2017-05-21T09:53:00Z">
          <w:pPr>
            <w:jc w:val="left"/>
          </w:pPr>
        </w:pPrChange>
      </w:pPr>
      <w:ins w:id="816" w:author="Bence" w:date="2017-05-21T09:46:00Z">
        <w:r>
          <w:t>A felhasználói folyamat lépéseit néhány ábrán mutatom be. A</w:t>
        </w:r>
      </w:ins>
      <w:ins w:id="817" w:author="Bence" w:date="2017-05-21T09:48:00Z">
        <w:r>
          <w:t xml:space="preserve">z inicializálandó </w:t>
        </w:r>
      </w:ins>
      <w:ins w:id="818" w:author="Bence" w:date="2017-05-21T09:46:00Z">
        <w:r>
          <w:t>eszköz</w:t>
        </w:r>
      </w:ins>
      <w:ins w:id="819" w:author="Bence" w:date="2017-05-21T09:48:00Z">
        <w:r>
          <w:t xml:space="preserve"> indulását követően</w:t>
        </w:r>
      </w:ins>
      <w:ins w:id="820" w:author="Bence" w:date="2017-05-21T09:46:00Z">
        <w:r>
          <w:t xml:space="preserve"> </w:t>
        </w:r>
        <w:r w:rsidRPr="00641DBD">
          <w:rPr>
            <w:i/>
            <w:rPrChange w:id="821" w:author="Bence" w:date="2017-05-21T09:49:00Z">
              <w:rPr/>
            </w:rPrChange>
          </w:rPr>
          <w:t>ESP</w:t>
        </w:r>
      </w:ins>
      <w:ins w:id="822" w:author="Bence" w:date="2017-05-21T09:48:00Z">
        <w:r w:rsidRPr="00641DBD">
          <w:rPr>
            <w:i/>
            <w:rPrChange w:id="823" w:author="Bence" w:date="2017-05-21T09:49:00Z">
              <w:rPr/>
            </w:rPrChange>
          </w:rPr>
          <w:t>Config</w:t>
        </w:r>
        <w:r>
          <w:t xml:space="preserve"> SSID-vel indul AP-ként, a csatlakozáshoz használt jelszó alapesetben </w:t>
        </w:r>
        <w:r w:rsidRPr="00641DBD">
          <w:rPr>
            <w:i/>
            <w:rPrChange w:id="824" w:author="Bence" w:date="2017-05-21T09:49:00Z">
              <w:rPr/>
            </w:rPrChange>
          </w:rPr>
          <w:t>password</w:t>
        </w:r>
        <w:r>
          <w:t>.</w:t>
        </w:r>
      </w:ins>
      <w:ins w:id="825" w:author="Bence" w:date="2017-05-21T09:49:00Z">
        <w:r>
          <w:t xml:space="preserve"> A csatlakozást követően</w:t>
        </w:r>
      </w:ins>
      <w:ins w:id="826" w:author="Bence" w:date="2017-05-21T09:52:00Z">
        <w:r>
          <w:t xml:space="preserve"> böngészőből</w:t>
        </w:r>
      </w:ins>
      <w:ins w:id="827" w:author="Bence" w:date="2017-05-21T09:49:00Z">
        <w:r>
          <w:t xml:space="preserve"> a 192.168.4.1 címen </w:t>
        </w:r>
      </w:ins>
      <w:ins w:id="828" w:author="Bence" w:date="2017-05-21T09:52:00Z">
        <w:r>
          <w:t>elérhetjük a konfigurációs felületet</w:t>
        </w:r>
      </w:ins>
      <w:ins w:id="829" w:author="Bence" w:date="2017-05-21T09:53:00Z">
        <w:r>
          <w:t xml:space="preserve">, </w:t>
        </w:r>
      </w:ins>
      <w:ins w:id="830" w:author="Bence" w:date="2017-05-21T09:54:00Z">
        <w:r>
          <w:t xml:space="preserve">ahogy azt </w:t>
        </w:r>
      </w:ins>
      <w:ins w:id="831" w:author="Bence" w:date="2017-05-21T09:53:00Z">
        <w:r>
          <w:t xml:space="preserve">a </w:t>
        </w:r>
      </w:ins>
      <w:ins w:id="832" w:author="Bence" w:date="2017-05-21T09:54:00Z">
        <w:r>
          <w:fldChar w:fldCharType="begin"/>
        </w:r>
        <w:r>
          <w:instrText xml:space="preserve"> REF _Ref483123778 \h </w:instrText>
        </w:r>
      </w:ins>
      <w:r>
        <w:fldChar w:fldCharType="separate"/>
      </w:r>
      <w:ins w:id="833" w:author="Bence" w:date="2017-05-21T09:54:00Z">
        <w:r>
          <w:rPr>
            <w:noProof/>
          </w:rPr>
          <w:t>3</w:t>
        </w:r>
        <w:r>
          <w:t>.</w:t>
        </w:r>
        <w:r>
          <w:rPr>
            <w:noProof/>
          </w:rPr>
          <w:t>3</w:t>
        </w:r>
        <w:r>
          <w:t>. ábra</w:t>
        </w:r>
        <w:r>
          <w:fldChar w:fldCharType="end"/>
        </w:r>
        <w:r>
          <w:t xml:space="preserve"> is mutatja.</w:t>
        </w:r>
      </w:ins>
    </w:p>
    <w:p w14:paraId="73D3CC06" w14:textId="40B34C79" w:rsidR="00641DBD" w:rsidRDefault="001663A7" w:rsidP="00641DBD">
      <w:pPr>
        <w:keepNext/>
        <w:jc w:val="center"/>
        <w:rPr>
          <w:ins w:id="834" w:author="Bence" w:date="2017-05-21T09:53:00Z"/>
        </w:rPr>
        <w:pPrChange w:id="835" w:author="Bence" w:date="2017-05-21T09:53:00Z">
          <w:pPr/>
        </w:pPrChange>
      </w:pPr>
      <w:ins w:id="836" w:author="Bence" w:date="2017-05-21T10:12:00Z">
        <w:r>
          <w:pict w14:anchorId="39899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233.1pt;height:260.25pt">
              <v:imagedata r:id="rId23" o:title="kép4"/>
            </v:shape>
          </w:pict>
        </w:r>
      </w:ins>
    </w:p>
    <w:bookmarkStart w:id="837" w:name="_Ref483123778"/>
    <w:p w14:paraId="58E3C7C8" w14:textId="2E8A78A7" w:rsidR="00641DBD" w:rsidRDefault="00811C16" w:rsidP="00811C16">
      <w:pPr>
        <w:pStyle w:val="Kpalrs"/>
        <w:pPrChange w:id="838" w:author="Bence" w:date="2017-05-21T11:34:00Z">
          <w:pPr>
            <w:jc w:val="left"/>
          </w:pPr>
        </w:pPrChange>
      </w:pPr>
      <w:ins w:id="839" w:author="Bence" w:date="2017-05-21T11:34:00Z">
        <w:r>
          <w:fldChar w:fldCharType="begin"/>
        </w:r>
        <w:r>
          <w:instrText xml:space="preserve"> STYLEREF 1 \s </w:instrText>
        </w:r>
      </w:ins>
      <w:r>
        <w:fldChar w:fldCharType="separate"/>
      </w:r>
      <w:r>
        <w:rPr>
          <w:noProof/>
        </w:rPr>
        <w:t>3</w:t>
      </w:r>
      <w:ins w:id="840" w:author="Bence" w:date="2017-05-21T11:34:00Z">
        <w:r>
          <w:fldChar w:fldCharType="end"/>
        </w:r>
        <w:r>
          <w:t>.</w:t>
        </w:r>
        <w:r>
          <w:fldChar w:fldCharType="begin"/>
        </w:r>
        <w:r>
          <w:instrText xml:space="preserve"> SEQ ábra \* ARABIC \s 1 </w:instrText>
        </w:r>
      </w:ins>
      <w:r>
        <w:fldChar w:fldCharType="separate"/>
      </w:r>
      <w:ins w:id="841" w:author="Bence" w:date="2017-05-21T11:34:00Z">
        <w:r>
          <w:rPr>
            <w:noProof/>
          </w:rPr>
          <w:t>3</w:t>
        </w:r>
        <w:r>
          <w:fldChar w:fldCharType="end"/>
        </w:r>
      </w:ins>
      <w:ins w:id="842" w:author="Bence" w:date="2017-05-21T09:53:00Z">
        <w:r w:rsidR="00641DBD">
          <w:t>. ábra</w:t>
        </w:r>
        <w:bookmarkEnd w:id="837"/>
        <w:r w:rsidR="00641DBD">
          <w:t xml:space="preserve"> ESP konfigurációs felület nyitóoldala</w:t>
        </w:r>
      </w:ins>
    </w:p>
    <w:p w14:paraId="7BA237C9" w14:textId="18E7A7B7" w:rsidR="00DE4C7F" w:rsidRDefault="00D40D40" w:rsidP="00F63AE9">
      <w:pPr>
        <w:rPr>
          <w:ins w:id="843" w:author="Bence" w:date="2017-05-21T10:12:00Z"/>
          <w:lang w:eastAsia="en-US"/>
        </w:rPr>
      </w:pPr>
      <w:ins w:id="844" w:author="Bence" w:date="2017-05-21T09:57:00Z">
        <w:r>
          <w:rPr>
            <w:lang w:eastAsia="en-US"/>
          </w:rPr>
          <w:t xml:space="preserve">A felső két opció használható a konfiguráláshoz, a különbség, hogy az elsőben a nyilvánosan látható SSID-vel rendelkező hálózatokat az ESP kilistázza, így mi ezeket listából is </w:t>
        </w:r>
        <w:r>
          <w:rPr>
            <w:lang w:eastAsia="en-US"/>
          </w:rPr>
          <w:lastRenderedPageBreak/>
          <w:t>kiválaszthatjuk. A másodikban egyszerűen megadjuk a hálózat két paraméterét a felbukkanó ablakban. (</w:t>
        </w:r>
      </w:ins>
      <w:ins w:id="845" w:author="Bence" w:date="2017-05-21T10:14:00Z">
        <w:r w:rsidR="001663A7">
          <w:rPr>
            <w:lang w:eastAsia="en-US"/>
          </w:rPr>
          <w:fldChar w:fldCharType="begin"/>
        </w:r>
        <w:r w:rsidR="001663A7">
          <w:rPr>
            <w:lang w:eastAsia="en-US"/>
          </w:rPr>
          <w:instrText xml:space="preserve"> REF _Ref483125005 \h </w:instrText>
        </w:r>
        <w:r w:rsidR="001663A7">
          <w:rPr>
            <w:lang w:eastAsia="en-US"/>
          </w:rPr>
        </w:r>
      </w:ins>
      <w:r w:rsidR="001663A7">
        <w:rPr>
          <w:lang w:eastAsia="en-US"/>
        </w:rPr>
        <w:fldChar w:fldCharType="separate"/>
      </w:r>
      <w:ins w:id="846" w:author="Bence" w:date="2017-05-21T10:14:00Z">
        <w:r w:rsidR="001663A7">
          <w:rPr>
            <w:noProof/>
          </w:rPr>
          <w:t>3</w:t>
        </w:r>
        <w:r w:rsidR="001663A7">
          <w:t>.</w:t>
        </w:r>
        <w:r w:rsidR="001663A7">
          <w:rPr>
            <w:noProof/>
          </w:rPr>
          <w:t>4</w:t>
        </w:r>
        <w:r w:rsidR="001663A7">
          <w:t>. ábra</w:t>
        </w:r>
        <w:r w:rsidR="001663A7">
          <w:rPr>
            <w:lang w:eastAsia="en-US"/>
          </w:rPr>
          <w:fldChar w:fldCharType="end"/>
        </w:r>
      </w:ins>
      <w:ins w:id="847" w:author="Bence" w:date="2017-05-21T09:57:00Z">
        <w:r>
          <w:rPr>
            <w:lang w:eastAsia="en-US"/>
          </w:rPr>
          <w:t>)</w:t>
        </w:r>
      </w:ins>
    </w:p>
    <w:p w14:paraId="7C8672A3" w14:textId="77777777" w:rsidR="001663A7" w:rsidRDefault="001663A7" w:rsidP="001663A7">
      <w:pPr>
        <w:keepNext/>
        <w:jc w:val="center"/>
        <w:rPr>
          <w:ins w:id="848" w:author="Bence" w:date="2017-05-21T10:13:00Z"/>
        </w:rPr>
        <w:pPrChange w:id="849" w:author="Bence" w:date="2017-05-21T10:13:00Z">
          <w:pPr/>
        </w:pPrChange>
      </w:pPr>
      <w:ins w:id="850" w:author="Bence" w:date="2017-05-21T10:12:00Z">
        <w:r>
          <w:rPr>
            <w:lang w:eastAsia="en-US"/>
          </w:rPr>
          <w:pict w14:anchorId="6E584943">
            <v:shape id="_x0000_i1159" type="#_x0000_t75" style="width:229.55pt;height:171.75pt">
              <v:imagedata r:id="rId24" o:title="kép2"/>
            </v:shape>
          </w:pict>
        </w:r>
      </w:ins>
    </w:p>
    <w:bookmarkStart w:id="851" w:name="_Ref483125005"/>
    <w:p w14:paraId="0429A81A" w14:textId="72BD575C" w:rsidR="001663A7" w:rsidRDefault="00811C16" w:rsidP="00811C16">
      <w:pPr>
        <w:pStyle w:val="Kpalrs"/>
        <w:rPr>
          <w:ins w:id="852" w:author="Bence" w:date="2017-05-21T09:59:00Z"/>
        </w:rPr>
        <w:pPrChange w:id="853" w:author="Bence" w:date="2017-05-21T11:34:00Z">
          <w:pPr/>
        </w:pPrChange>
      </w:pPr>
      <w:ins w:id="854" w:author="Bence" w:date="2017-05-21T11:34:00Z">
        <w:r>
          <w:fldChar w:fldCharType="begin"/>
        </w:r>
        <w:r>
          <w:instrText xml:space="preserve"> STYLEREF 1 \s </w:instrText>
        </w:r>
      </w:ins>
      <w:r>
        <w:fldChar w:fldCharType="separate"/>
      </w:r>
      <w:r>
        <w:rPr>
          <w:noProof/>
        </w:rPr>
        <w:t>3</w:t>
      </w:r>
      <w:ins w:id="855" w:author="Bence" w:date="2017-05-21T11:34:00Z">
        <w:r>
          <w:fldChar w:fldCharType="end"/>
        </w:r>
        <w:r>
          <w:t>.</w:t>
        </w:r>
        <w:r>
          <w:fldChar w:fldCharType="begin"/>
        </w:r>
        <w:r>
          <w:instrText xml:space="preserve"> SEQ ábra \* ARABIC \s 1 </w:instrText>
        </w:r>
      </w:ins>
      <w:r>
        <w:fldChar w:fldCharType="separate"/>
      </w:r>
      <w:ins w:id="856" w:author="Bence" w:date="2017-05-21T11:34:00Z">
        <w:r>
          <w:rPr>
            <w:noProof/>
          </w:rPr>
          <w:t>4</w:t>
        </w:r>
        <w:r>
          <w:fldChar w:fldCharType="end"/>
        </w:r>
      </w:ins>
      <w:ins w:id="857" w:author="Bence" w:date="2017-05-21T10:13:00Z">
        <w:r w:rsidR="001663A7">
          <w:t>. ábra</w:t>
        </w:r>
        <w:bookmarkEnd w:id="851"/>
        <w:r w:rsidR="001663A7">
          <w:t xml:space="preserve"> Hálózati adatok megadása a konfigurációs felületen</w:t>
        </w:r>
      </w:ins>
    </w:p>
    <w:p w14:paraId="2D3A3CA5" w14:textId="5E299DB5" w:rsidR="001663A7" w:rsidRDefault="00D40D40" w:rsidP="00F63AE9">
      <w:pPr>
        <w:rPr>
          <w:ins w:id="858" w:author="Bence" w:date="2017-05-21T10:00:00Z"/>
          <w:lang w:eastAsia="en-US"/>
        </w:rPr>
      </w:pPr>
      <w:ins w:id="859" w:author="Bence" w:date="2017-05-21T09:59:00Z">
        <w:r>
          <w:rPr>
            <w:lang w:eastAsia="en-US"/>
          </w:rPr>
          <w:t xml:space="preserve">Az </w:t>
        </w:r>
      </w:ins>
      <w:ins w:id="860" w:author="Bence" w:date="2017-05-21T10:00:00Z">
        <w:r>
          <w:rPr>
            <w:lang w:eastAsia="en-US"/>
          </w:rPr>
          <w:t>követően válaszként értesülünk a művelet sikerességéről, az ESP újraindul, ezúttal már a saját működési módjában.</w:t>
        </w:r>
      </w:ins>
    </w:p>
    <w:p w14:paraId="25E0692D" w14:textId="2BD753B6" w:rsidR="00D40D40" w:rsidRDefault="00D40D40" w:rsidP="00F63AE9">
      <w:pPr>
        <w:rPr>
          <w:ins w:id="861" w:author="Bence" w:date="2017-05-21T10:00:00Z"/>
          <w:lang w:eastAsia="en-US"/>
        </w:rPr>
      </w:pPr>
      <w:ins w:id="862" w:author="Bence" w:date="2017-05-21T10:00:00Z">
        <w:r>
          <w:rPr>
            <w:lang w:eastAsia="en-US"/>
          </w:rPr>
          <w:t xml:space="preserve">Az Info menüpontban megtekinthetjük az eszközünk alapadatait, ezek közül a MAC címre szükség is lehet majd az eszköz szerver oldali regisztrációjánál. </w:t>
        </w:r>
      </w:ins>
      <w:ins w:id="863" w:author="Bence" w:date="2017-05-21T10:06:00Z">
        <w:r w:rsidR="001663A7">
          <w:rPr>
            <w:lang w:eastAsia="en-US"/>
          </w:rPr>
          <w:t>(</w:t>
        </w:r>
      </w:ins>
      <w:ins w:id="864" w:author="Bence" w:date="2017-05-21T10:14:00Z">
        <w:r w:rsidR="001663A7">
          <w:rPr>
            <w:lang w:eastAsia="en-US"/>
          </w:rPr>
          <w:fldChar w:fldCharType="begin"/>
        </w:r>
        <w:r w:rsidR="001663A7">
          <w:rPr>
            <w:lang w:eastAsia="en-US"/>
          </w:rPr>
          <w:instrText xml:space="preserve"> REF _Ref483123778 \h </w:instrText>
        </w:r>
        <w:r w:rsidR="001663A7">
          <w:rPr>
            <w:lang w:eastAsia="en-US"/>
          </w:rPr>
        </w:r>
      </w:ins>
      <w:r w:rsidR="001663A7">
        <w:rPr>
          <w:lang w:eastAsia="en-US"/>
        </w:rPr>
        <w:fldChar w:fldCharType="separate"/>
      </w:r>
      <w:ins w:id="865" w:author="Bence" w:date="2017-05-21T10:14:00Z">
        <w:r w:rsidR="001663A7">
          <w:rPr>
            <w:noProof/>
          </w:rPr>
          <w:t>3</w:t>
        </w:r>
        <w:r w:rsidR="001663A7">
          <w:t>.</w:t>
        </w:r>
        <w:r w:rsidR="001663A7">
          <w:rPr>
            <w:noProof/>
          </w:rPr>
          <w:t>3</w:t>
        </w:r>
        <w:r w:rsidR="001663A7">
          <w:t>. ábra</w:t>
        </w:r>
        <w:r w:rsidR="001663A7">
          <w:rPr>
            <w:lang w:eastAsia="en-US"/>
          </w:rPr>
          <w:fldChar w:fldCharType="end"/>
        </w:r>
      </w:ins>
      <w:ins w:id="866" w:author="Bence" w:date="2017-05-21T10:06:00Z">
        <w:r w:rsidR="001663A7">
          <w:rPr>
            <w:lang w:eastAsia="en-US"/>
          </w:rPr>
          <w:t>)</w:t>
        </w:r>
      </w:ins>
    </w:p>
    <w:p w14:paraId="0F426299" w14:textId="77777777" w:rsidR="001663A7" w:rsidRDefault="001663A7" w:rsidP="001663A7">
      <w:pPr>
        <w:keepNext/>
        <w:jc w:val="center"/>
        <w:rPr>
          <w:ins w:id="867" w:author="Bence" w:date="2017-05-21T10:13:00Z"/>
        </w:rPr>
        <w:pPrChange w:id="868" w:author="Bence" w:date="2017-05-21T10:13:00Z">
          <w:pPr>
            <w:jc w:val="center"/>
          </w:pPr>
        </w:pPrChange>
      </w:pPr>
      <w:ins w:id="869" w:author="Bence" w:date="2017-05-21T10:12:00Z">
        <w:r>
          <w:rPr>
            <w:lang w:eastAsia="en-US"/>
          </w:rPr>
          <w:pict w14:anchorId="35F47C9F">
            <v:shape id="_x0000_i1160" type="#_x0000_t75" style="width:177.65pt;height:243.15pt">
              <v:imagedata r:id="rId25" o:title="kép3"/>
            </v:shape>
          </w:pict>
        </w:r>
      </w:ins>
    </w:p>
    <w:p w14:paraId="129CDDE8" w14:textId="7954B8C6" w:rsidR="00D40D40" w:rsidRDefault="00811C16" w:rsidP="00811C16">
      <w:pPr>
        <w:pStyle w:val="Kpalrs"/>
        <w:rPr>
          <w:ins w:id="870" w:author="Bence" w:date="2017-05-21T10:02:00Z"/>
        </w:rPr>
        <w:pPrChange w:id="871" w:author="Bence" w:date="2017-05-21T11:34:00Z">
          <w:pPr/>
        </w:pPrChange>
      </w:pPr>
      <w:ins w:id="872" w:author="Bence" w:date="2017-05-21T11:34:00Z">
        <w:r>
          <w:fldChar w:fldCharType="begin"/>
        </w:r>
        <w:r>
          <w:instrText xml:space="preserve"> STYLEREF 1 \s </w:instrText>
        </w:r>
      </w:ins>
      <w:r>
        <w:fldChar w:fldCharType="separate"/>
      </w:r>
      <w:r>
        <w:rPr>
          <w:noProof/>
        </w:rPr>
        <w:t>3</w:t>
      </w:r>
      <w:ins w:id="873" w:author="Bence" w:date="2017-05-21T11:34:00Z">
        <w:r>
          <w:fldChar w:fldCharType="end"/>
        </w:r>
        <w:r>
          <w:t>.</w:t>
        </w:r>
        <w:r>
          <w:fldChar w:fldCharType="begin"/>
        </w:r>
        <w:r>
          <w:instrText xml:space="preserve"> SEQ ábra \* ARABIC \s 1 </w:instrText>
        </w:r>
      </w:ins>
      <w:r>
        <w:fldChar w:fldCharType="separate"/>
      </w:r>
      <w:ins w:id="874" w:author="Bence" w:date="2017-05-21T11:34:00Z">
        <w:r>
          <w:rPr>
            <w:noProof/>
          </w:rPr>
          <w:t>5</w:t>
        </w:r>
        <w:r>
          <w:fldChar w:fldCharType="end"/>
        </w:r>
      </w:ins>
      <w:ins w:id="875" w:author="Bence" w:date="2017-05-21T10:13:00Z">
        <w:r w:rsidR="001663A7">
          <w:t>. ábra Info oldal a konfigurációs felületen</w:t>
        </w:r>
      </w:ins>
    </w:p>
    <w:p w14:paraId="55637D38" w14:textId="11BF8F92" w:rsidR="00D40D40" w:rsidRPr="00F63AE9" w:rsidRDefault="00D40D40" w:rsidP="00F63AE9">
      <w:pPr>
        <w:rPr>
          <w:lang w:eastAsia="en-US"/>
        </w:rPr>
      </w:pPr>
      <w:ins w:id="876" w:author="Bence" w:date="2017-05-21T10:02:00Z">
        <w:r>
          <w:rPr>
            <w:lang w:eastAsia="en-US"/>
          </w:rPr>
          <w:t>A Reset opciót választva az eszköz törli az esetlegesen mentett adatokat és újraindul.</w:t>
        </w:r>
      </w:ins>
    </w:p>
    <w:p w14:paraId="406AA37C" w14:textId="5F4333ED" w:rsidR="00DE4C7F" w:rsidRPr="00F63AE9" w:rsidRDefault="00DE4C7F" w:rsidP="00F63AE9">
      <w:pPr>
        <w:pStyle w:val="Cmsor2"/>
      </w:pPr>
      <w:bookmarkStart w:id="877" w:name="_Toc483054150"/>
      <w:r>
        <w:t>Működési módok</w:t>
      </w:r>
      <w:bookmarkEnd w:id="877"/>
    </w:p>
    <w:p w14:paraId="0C2D10FC" w14:textId="01562E54" w:rsidR="00AB38A4" w:rsidRDefault="007A70EC" w:rsidP="00F63AE9">
      <w:r>
        <w:t>A</w:t>
      </w:r>
      <w:del w:id="878" w:author="Bence" w:date="2017-05-21T10:07:00Z">
        <w:r w:rsidDel="001663A7">
          <w:delText xml:space="preserve"> </w:delText>
        </w:r>
      </w:del>
      <w:ins w:id="879" w:author="Bence" w:date="2017-05-21T10:07:00Z">
        <w:r w:rsidR="001663A7">
          <w:t xml:space="preserve"> </w:t>
        </w:r>
        <w:r w:rsidR="001663A7">
          <w:fldChar w:fldCharType="begin"/>
        </w:r>
        <w:r w:rsidR="001663A7">
          <w:instrText xml:space="preserve"> REF _Ref483124590 \r \h </w:instrText>
        </w:r>
      </w:ins>
      <w:r w:rsidR="001663A7">
        <w:fldChar w:fldCharType="separate"/>
      </w:r>
      <w:ins w:id="880" w:author="Bence" w:date="2017-05-21T10:07:00Z">
        <w:r w:rsidR="001663A7">
          <w:t>3.3</w:t>
        </w:r>
        <w:r w:rsidR="001663A7">
          <w:fldChar w:fldCharType="end"/>
        </w:r>
        <w:r w:rsidR="001663A7">
          <w:t xml:space="preserve"> fejezet megmutatta</w:t>
        </w:r>
      </w:ins>
      <w:del w:id="881" w:author="Bence" w:date="2017-05-21T10:07:00Z">
        <w:r w:rsidDel="001663A7">
          <w:delText>fentiekből láthatjuk</w:delText>
        </w:r>
      </w:del>
      <w:r>
        <w:t xml:space="preserve">, hogy az ESP eszközök több, felelősségét tekintve jól elkülöníthető funkciókat biztosítanak. A szenzor, beavatkozó és menedzser eszközöket a lakás különböző </w:t>
      </w:r>
      <w:r>
        <w:lastRenderedPageBreak/>
        <w:t>pontjain lehet elhelyezni igény szerint. Az elkülönített működési módok nem jelentik azt, hogy egy eszköz csak egy feladatot képes ellátni: a lakásnak lehetnek olyan pontjai, ahol egy helyen van szükségünk szenzor</w:t>
      </w:r>
      <w:ins w:id="882" w:author="Bence" w:date="2017-05-21T10:08:00Z">
        <w:r w:rsidR="001663A7">
          <w:t>okra</w:t>
        </w:r>
      </w:ins>
      <w:r>
        <w:t xml:space="preserve"> és beavatkozó</w:t>
      </w:r>
      <w:ins w:id="883" w:author="Bence" w:date="2017-05-21T10:08:00Z">
        <w:r w:rsidR="001663A7">
          <w:t>kra</w:t>
        </w:r>
      </w:ins>
      <w:r>
        <w:t xml:space="preserve"> </w:t>
      </w:r>
      <w:del w:id="884" w:author="Bence" w:date="2017-05-21T10:08:00Z">
        <w:r w:rsidDel="001663A7">
          <w:delText xml:space="preserve">eszközökre </w:delText>
        </w:r>
      </w:del>
      <w:r>
        <w:t>is. Ilyenkor cél</w:t>
      </w:r>
      <w:r w:rsidR="00DE4C7F">
        <w:t xml:space="preserve"> lehet</w:t>
      </w:r>
      <w:r>
        <w:t>, hogy ne kelljen két modult telepítenünk, d</w:t>
      </w:r>
      <w:r w:rsidR="00AB38A4">
        <w:t>e figyelembe kell venni, hogy a működések és megszorításaik eltérhetnek, ezekre figyelni kell az implementációnál. Például az olyan beavatkozó eszköz, mely szenzor kiolvasási és továbbítási műveleteket végez, nem aludhat el a szenzoradatok kiolvasását követően, hiszen a beavatkozó feladatai folyamatos kapcsolatot feltételeznek a menedzser eszközzel. Helyette a szenzor életciklus egyszerűen egy ütemezett feladat, ami bizonyos időközönként lefut.</w:t>
      </w:r>
    </w:p>
    <w:p w14:paraId="3D834220" w14:textId="79711388" w:rsidR="00753170" w:rsidRDefault="00AB38A4" w:rsidP="00F63AE9">
      <w:pPr>
        <w:pStyle w:val="Cmsor3"/>
      </w:pPr>
      <w:bookmarkStart w:id="885" w:name="_Toc483054151"/>
      <w:r>
        <w:t>Szenzor</w:t>
      </w:r>
      <w:bookmarkEnd w:id="885"/>
    </w:p>
    <w:p w14:paraId="6F8CABC0" w14:textId="000CDF75" w:rsidR="009372A1" w:rsidRDefault="009372A1" w:rsidP="009372A1">
      <w:r>
        <w:t xml:space="preserve">A szenzorhálózat csomópontjaiban az eszköz </w:t>
      </w:r>
      <w:r w:rsidR="00AE0DDB">
        <w:t xml:space="preserve">fő </w:t>
      </w:r>
      <w:r w:rsidR="005C4CA5">
        <w:t>feladata</w:t>
      </w:r>
      <w:r w:rsidR="00AE0DDB">
        <w:t xml:space="preserve">, hogy előre meghatározott időközönként </w:t>
      </w:r>
      <w:r w:rsidR="005D67D0">
        <w:t>érzékelőivel méréseket végezzen</w:t>
      </w:r>
      <w:r w:rsidR="00AE0DDB">
        <w:t xml:space="preserve">, majd a kiolvasott adatokat </w:t>
      </w:r>
      <w:r w:rsidR="00717D22">
        <w:t xml:space="preserve">továbbítsa </w:t>
      </w:r>
      <w:r w:rsidR="001C403A">
        <w:t>a menedzser eszköznek</w:t>
      </w:r>
      <w:r w:rsidR="00AE0DDB">
        <w:t>. Ebben az üzemmódban az eszköz az idő legnagyobb részében valójában nem csinál semmit, hisz két mérés</w:t>
      </w:r>
      <w:r w:rsidR="002945BC">
        <w:t xml:space="preserve"> között az elküldést követően a modulnak semmilyen feladata sincs. Emiatt a fogyasztás optimalizálása érdekében ebben az időszakban célszerű </w:t>
      </w:r>
      <w:r w:rsidR="0051451F">
        <w:t xml:space="preserve">alvó </w:t>
      </w:r>
      <w:r w:rsidR="002945BC">
        <w:t xml:space="preserve">módban üzemeltetni az eszközt megmondva, hogy mennyi idő elteltével ébredjen fel újra az új mérés elvégzéséhez. Ha ilyen módon készítjük el a programunkat, akkor optimális esetben az eszköz akár elemről is működtethetővé válik (hosszú ideig, hónapokig, vagy akár évekig működhet elemcsere nélkül), ami kihelyezett szenzorhálózati csomópontoknál egy fontos szempont lehet. </w:t>
      </w:r>
    </w:p>
    <w:p w14:paraId="02A5D4B2" w14:textId="08E53205" w:rsidR="00B67007" w:rsidRPr="009372A1" w:rsidRDefault="00B67007" w:rsidP="009372A1">
      <w:r>
        <w:t>A fej</w:t>
      </w:r>
      <w:r w:rsidR="00C77C74">
        <w:t>lesztés eredményeként a</w:t>
      </w:r>
      <w:r w:rsidR="00FB063E">
        <w:t xml:space="preserve"> beállított</w:t>
      </w:r>
      <w:r w:rsidR="00C77C74">
        <w:t xml:space="preserve"> szenzor</w:t>
      </w:r>
      <w:r w:rsidR="00FB063E">
        <w:t xml:space="preserve"> eszköz</w:t>
      </w:r>
      <w:r w:rsidR="00C77C74">
        <w:t xml:space="preserve"> </w:t>
      </w:r>
      <w:r>
        <w:t>egy</w:t>
      </w:r>
      <w:r w:rsidR="007A70EC">
        <w:t xml:space="preserve"> egyszerűsített</w:t>
      </w:r>
      <w:r>
        <w:t xml:space="preserve"> ciklusa a következőképp vázolható.</w:t>
      </w:r>
    </w:p>
    <w:p w14:paraId="1E478643" w14:textId="136660B6" w:rsidR="003B7BB2" w:rsidRDefault="00FB063E" w:rsidP="00F63AE9">
      <w:pPr>
        <w:keepNext/>
      </w:pPr>
      <w:r>
        <w:rPr>
          <w:noProof/>
        </w:rPr>
        <w:lastRenderedPageBreak/>
        <w:drawing>
          <wp:inline distT="0" distB="0" distL="0" distR="0" wp14:anchorId="5ABAD67B" wp14:editId="2C640025">
            <wp:extent cx="5759450" cy="4930775"/>
            <wp:effectExtent l="0" t="0" r="0" b="317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930775"/>
                    </a:xfrm>
                    <a:prstGeom prst="rect">
                      <a:avLst/>
                    </a:prstGeom>
                  </pic:spPr>
                </pic:pic>
              </a:graphicData>
            </a:graphic>
          </wp:inline>
        </w:drawing>
      </w:r>
    </w:p>
    <w:p w14:paraId="38F6770E" w14:textId="5D11D87E" w:rsidR="003B7BB2" w:rsidRDefault="00811C16" w:rsidP="00811C16">
      <w:pPr>
        <w:pStyle w:val="Kpalrs"/>
      </w:pPr>
      <w:ins w:id="886" w:author="Bence" w:date="2017-05-21T11:34:00Z">
        <w:r>
          <w:fldChar w:fldCharType="begin"/>
        </w:r>
        <w:r>
          <w:instrText xml:space="preserve"> STYLEREF 1 \s </w:instrText>
        </w:r>
      </w:ins>
      <w:r>
        <w:fldChar w:fldCharType="separate"/>
      </w:r>
      <w:r>
        <w:rPr>
          <w:noProof/>
        </w:rPr>
        <w:t>3</w:t>
      </w:r>
      <w:ins w:id="887" w:author="Bence" w:date="2017-05-21T11:34:00Z">
        <w:r>
          <w:fldChar w:fldCharType="end"/>
        </w:r>
        <w:r>
          <w:t>.</w:t>
        </w:r>
        <w:r>
          <w:fldChar w:fldCharType="begin"/>
        </w:r>
        <w:r>
          <w:instrText xml:space="preserve"> SEQ ábra \* ARABIC \s 1 </w:instrText>
        </w:r>
      </w:ins>
      <w:r>
        <w:fldChar w:fldCharType="separate"/>
      </w:r>
      <w:ins w:id="888" w:author="Bence" w:date="2017-05-21T11:34:00Z">
        <w:r>
          <w:rPr>
            <w:noProof/>
          </w:rPr>
          <w:t>6</w:t>
        </w:r>
        <w:r>
          <w:fldChar w:fldCharType="end"/>
        </w:r>
      </w:ins>
      <w:del w:id="889" w:author="Bence" w:date="2017-05-20T14:22:00Z">
        <w:r w:rsidR="003B7BB2" w:rsidDel="00603F1F">
          <w:fldChar w:fldCharType="begin"/>
        </w:r>
        <w:r w:rsidR="003B7BB2" w:rsidDel="00603F1F">
          <w:delInstrText xml:space="preserve"> SEQ ábra \* ARABIC </w:delInstrText>
        </w:r>
        <w:r w:rsidR="003B7BB2" w:rsidDel="00603F1F">
          <w:fldChar w:fldCharType="separate"/>
        </w:r>
        <w:r w:rsidR="00C84FB3" w:rsidDel="00603F1F">
          <w:rPr>
            <w:noProof/>
          </w:rPr>
          <w:delText>10</w:delText>
        </w:r>
        <w:r w:rsidR="003B7BB2" w:rsidDel="00603F1F">
          <w:fldChar w:fldCharType="end"/>
        </w:r>
      </w:del>
      <w:r w:rsidR="003B7BB2">
        <w:t>. ábra Egy szenzor életciklusa</w:t>
      </w:r>
    </w:p>
    <w:p w14:paraId="392F61DA" w14:textId="77777777" w:rsidR="00B67007" w:rsidRPr="00753170" w:rsidRDefault="00B67007" w:rsidP="00753170"/>
    <w:p w14:paraId="51440A02" w14:textId="4CF8A21F" w:rsidR="00FB063E" w:rsidRDefault="00FB063E" w:rsidP="000701CE">
      <w:r>
        <w:t xml:space="preserve">A folyamat mindig úgy kezdődik, hogy a szenzor eszköz elindul, ami legtöbb esetben a deep sleep állapotból való felébredést jelenti, de a már beállított eszköz tápfeszültséget kapva (például elemcserénél) szintén ezt a folyamatot indítja el. </w:t>
      </w:r>
    </w:p>
    <w:p w14:paraId="79706024" w14:textId="644488F6" w:rsidR="007A70EC" w:rsidRDefault="007A70EC" w:rsidP="000701CE">
      <w:r>
        <w:t>Kliensként a TCP hálózaton keresztül kapcsolódik a menedzser eszközhöz, a kapcsolat felépítésének sikeressége</w:t>
      </w:r>
      <w:r w:rsidR="00AB38A4">
        <w:t xml:space="preserve"> esetén pedig végigmegy a saját, regisztrált szenzorain, egyenként elvégzi az értékek kiolvasását és rögtön továbbítja is a menedzser eszközöknek.</w:t>
      </w:r>
      <w:r w:rsidR="0011511F">
        <w:t xml:space="preserve"> Ha az adatok továbbítása nem sikerül, akkor meghatározott számban újra próbálkozik a művelettel. Az összes szenzoradat átküldését követően az eszköz visszatér alvó üzemmódba, a következő mérési ciklus kezdetéig nincs feladata.  </w:t>
      </w:r>
    </w:p>
    <w:p w14:paraId="69C9B9F1" w14:textId="774070FD" w:rsidR="00307ABA" w:rsidRDefault="00B67007" w:rsidP="000701CE">
      <w:r>
        <w:t xml:space="preserve">A </w:t>
      </w:r>
      <w:r w:rsidR="004752C9">
        <w:t>beküldésnél a szenzornak az alábbiakat kötelezően meg kell adnia:</w:t>
      </w:r>
    </w:p>
    <w:p w14:paraId="0596CE87" w14:textId="3CD46578" w:rsidR="007250EB" w:rsidRDefault="00AB3257" w:rsidP="007250EB">
      <w:pPr>
        <w:rPr>
          <w:ins w:id="890" w:author="Bence" w:date="2017-05-20T13:34:00Z"/>
        </w:rPr>
        <w:pPrChange w:id="891" w:author="Bence" w:date="2017-05-20T13:34:00Z">
          <w:pPr>
            <w:spacing w:after="160" w:line="259" w:lineRule="auto"/>
            <w:jc w:val="left"/>
          </w:pPr>
        </w:pPrChange>
      </w:pPr>
      <w:r>
        <w:t>(TODO, a táblázatot átírni, ez nem pontos már)</w:t>
      </w:r>
    </w:p>
    <w:tbl>
      <w:tblPr>
        <w:tblStyle w:val="Rcsostblzat"/>
        <w:tblW w:w="0" w:type="auto"/>
        <w:tblLook w:val="04A0" w:firstRow="1" w:lastRow="0" w:firstColumn="1" w:lastColumn="0" w:noHBand="0" w:noVBand="1"/>
      </w:tblPr>
      <w:tblGrid>
        <w:gridCol w:w="2830"/>
        <w:gridCol w:w="6230"/>
      </w:tblGrid>
      <w:tr w:rsidR="007250EB" w14:paraId="12583A5B" w14:textId="77777777" w:rsidTr="00085478">
        <w:tc>
          <w:tcPr>
            <w:tcW w:w="2830" w:type="dxa"/>
          </w:tcPr>
          <w:p w14:paraId="0BC609A0" w14:textId="77777777" w:rsidR="007250EB" w:rsidRPr="00B67007" w:rsidRDefault="007250EB" w:rsidP="00085478">
            <w:pPr>
              <w:rPr>
                <w:moveTo w:id="892" w:author="Bence" w:date="2017-05-20T13:34:00Z"/>
                <w:b/>
              </w:rPr>
            </w:pPr>
            <w:moveToRangeStart w:id="893" w:author="Bence" w:date="2017-05-20T13:34:00Z" w:name="move483050585"/>
            <w:moveTo w:id="894" w:author="Bence" w:date="2017-05-20T13:34:00Z">
              <w:r w:rsidRPr="00B67007">
                <w:rPr>
                  <w:b/>
                </w:rPr>
                <w:lastRenderedPageBreak/>
                <w:t>Változó neve</w:t>
              </w:r>
            </w:moveTo>
          </w:p>
        </w:tc>
        <w:tc>
          <w:tcPr>
            <w:tcW w:w="6230" w:type="dxa"/>
          </w:tcPr>
          <w:p w14:paraId="476BEC62" w14:textId="77777777" w:rsidR="007250EB" w:rsidRPr="00B67007" w:rsidRDefault="007250EB" w:rsidP="00085478">
            <w:pPr>
              <w:rPr>
                <w:moveTo w:id="895" w:author="Bence" w:date="2017-05-20T13:34:00Z"/>
                <w:b/>
              </w:rPr>
            </w:pPr>
            <w:moveTo w:id="896" w:author="Bence" w:date="2017-05-20T13:34:00Z">
              <w:r w:rsidRPr="00B67007">
                <w:rPr>
                  <w:b/>
                </w:rPr>
                <w:t>Változó jelentése</w:t>
              </w:r>
            </w:moveTo>
          </w:p>
        </w:tc>
      </w:tr>
      <w:tr w:rsidR="007250EB" w14:paraId="482B80CC" w14:textId="77777777" w:rsidTr="00085478">
        <w:tc>
          <w:tcPr>
            <w:tcW w:w="2830" w:type="dxa"/>
          </w:tcPr>
          <w:p w14:paraId="5DC364DD" w14:textId="77777777" w:rsidR="007250EB" w:rsidRDefault="007250EB" w:rsidP="00085478">
            <w:pPr>
              <w:rPr>
                <w:moveTo w:id="897" w:author="Bence" w:date="2017-05-20T13:34:00Z"/>
              </w:rPr>
            </w:pPr>
            <w:moveTo w:id="898" w:author="Bence" w:date="2017-05-20T13:34:00Z">
              <w:r>
                <w:t>d</w:t>
              </w:r>
              <w:r w:rsidRPr="00753170">
                <w:t>eviceName</w:t>
              </w:r>
            </w:moveTo>
          </w:p>
        </w:tc>
        <w:tc>
          <w:tcPr>
            <w:tcW w:w="6230" w:type="dxa"/>
          </w:tcPr>
          <w:p w14:paraId="2C0147C8" w14:textId="77777777" w:rsidR="007250EB" w:rsidRDefault="007250EB" w:rsidP="00085478">
            <w:pPr>
              <w:rPr>
                <w:moveTo w:id="899" w:author="Bence" w:date="2017-05-20T13:34:00Z"/>
              </w:rPr>
            </w:pPr>
            <w:moveTo w:id="900" w:author="Bence" w:date="2017-05-20T13:34:00Z">
              <w:r>
                <w:t>a szerver által történő azonosításra szolgál a csomópontban szereplő eszköz neve, ez nyílván egy egyedi azonosító, gyakorlatilag a szenzor eszköz MAC címe</w:t>
              </w:r>
            </w:moveTo>
          </w:p>
        </w:tc>
      </w:tr>
      <w:tr w:rsidR="007250EB" w14:paraId="2693896C" w14:textId="77777777" w:rsidTr="00085478">
        <w:tc>
          <w:tcPr>
            <w:tcW w:w="2830" w:type="dxa"/>
          </w:tcPr>
          <w:p w14:paraId="47F8F457" w14:textId="77777777" w:rsidR="007250EB" w:rsidRDefault="007250EB" w:rsidP="00085478">
            <w:pPr>
              <w:rPr>
                <w:moveTo w:id="901" w:author="Bence" w:date="2017-05-20T13:34:00Z"/>
              </w:rPr>
            </w:pPr>
            <w:moveTo w:id="902" w:author="Bence" w:date="2017-05-20T13:34:00Z">
              <w:r w:rsidRPr="00753170">
                <w:t>devicePassword</w:t>
              </w:r>
            </w:moveTo>
          </w:p>
        </w:tc>
        <w:tc>
          <w:tcPr>
            <w:tcW w:w="6230" w:type="dxa"/>
          </w:tcPr>
          <w:p w14:paraId="34C28C77" w14:textId="77777777" w:rsidR="007250EB" w:rsidRDefault="007250EB" w:rsidP="00085478">
            <w:pPr>
              <w:rPr>
                <w:moveTo w:id="903" w:author="Bence" w:date="2017-05-20T13:34:00Z"/>
              </w:rPr>
            </w:pPr>
            <w:moveTo w:id="904" w:author="Bence" w:date="2017-05-20T13:34:00Z">
              <w:r>
                <w:t xml:space="preserve">az azonosításhoz szükséges, a deviceNamehez rendelt jelszó, amit </w:t>
              </w:r>
            </w:moveTo>
          </w:p>
        </w:tc>
      </w:tr>
      <w:tr w:rsidR="007250EB" w14:paraId="0AFC1E7F" w14:textId="77777777" w:rsidTr="00085478">
        <w:tc>
          <w:tcPr>
            <w:tcW w:w="2830" w:type="dxa"/>
          </w:tcPr>
          <w:p w14:paraId="050BC60F" w14:textId="77777777" w:rsidR="007250EB" w:rsidRDefault="007250EB" w:rsidP="00085478">
            <w:pPr>
              <w:rPr>
                <w:moveTo w:id="905" w:author="Bence" w:date="2017-05-20T13:34:00Z"/>
              </w:rPr>
            </w:pPr>
            <w:moveTo w:id="906" w:author="Bence" w:date="2017-05-20T13:34:00Z">
              <w:r>
                <w:t>dataType</w:t>
              </w:r>
            </w:moveTo>
          </w:p>
        </w:tc>
        <w:tc>
          <w:tcPr>
            <w:tcW w:w="6230" w:type="dxa"/>
          </w:tcPr>
          <w:p w14:paraId="2FB9EE6A" w14:textId="77777777" w:rsidR="007250EB" w:rsidRDefault="007250EB" w:rsidP="00085478">
            <w:pPr>
              <w:rPr>
                <w:moveTo w:id="907" w:author="Bence" w:date="2017-05-20T13:34:00Z"/>
              </w:rPr>
            </w:pPr>
            <w:moveTo w:id="908" w:author="Bence" w:date="2017-05-20T13:34:00Z">
              <w:r>
                <w:t>a mért szenzorérték típusát jelöli</w:t>
              </w:r>
            </w:moveTo>
          </w:p>
        </w:tc>
      </w:tr>
      <w:tr w:rsidR="007250EB" w14:paraId="55CBB99B" w14:textId="77777777" w:rsidTr="00085478">
        <w:tc>
          <w:tcPr>
            <w:tcW w:w="2830" w:type="dxa"/>
          </w:tcPr>
          <w:p w14:paraId="052A9447" w14:textId="77777777" w:rsidR="007250EB" w:rsidRDefault="007250EB" w:rsidP="00085478">
            <w:pPr>
              <w:rPr>
                <w:moveTo w:id="909" w:author="Bence" w:date="2017-05-20T13:34:00Z"/>
              </w:rPr>
            </w:pPr>
            <w:moveTo w:id="910" w:author="Bence" w:date="2017-05-20T13:34:00Z">
              <w:r w:rsidRPr="00753170">
                <w:t>data</w:t>
              </w:r>
            </w:moveTo>
          </w:p>
        </w:tc>
        <w:tc>
          <w:tcPr>
            <w:tcW w:w="6230" w:type="dxa"/>
          </w:tcPr>
          <w:p w14:paraId="4D872CBA" w14:textId="77777777" w:rsidR="007250EB" w:rsidRDefault="007250EB" w:rsidP="00085478">
            <w:pPr>
              <w:rPr>
                <w:moveTo w:id="911" w:author="Bence" w:date="2017-05-20T13:34:00Z"/>
              </w:rPr>
            </w:pPr>
            <w:moveTo w:id="912" w:author="Bence" w:date="2017-05-20T13:34:00Z">
              <w:r>
                <w:t xml:space="preserve">az elküldeni kívánt adat </w:t>
              </w:r>
            </w:moveTo>
          </w:p>
        </w:tc>
      </w:tr>
      <w:moveToRangeEnd w:id="893"/>
    </w:tbl>
    <w:p w14:paraId="626AE6D9" w14:textId="77777777" w:rsidR="00AB3257" w:rsidRDefault="00AB3257" w:rsidP="000701CE">
      <w:pPr>
        <w:rPr>
          <w:ins w:id="913" w:author="Bence" w:date="2017-05-19T21:47:00Z"/>
        </w:rPr>
      </w:pPr>
    </w:p>
    <w:p w14:paraId="67C7F6BE" w14:textId="26FBB2C1" w:rsidR="00B7489E" w:rsidRDefault="00D12D67" w:rsidP="00B7489E">
      <w:pPr>
        <w:pStyle w:val="Cmsor4"/>
        <w:rPr>
          <w:ins w:id="914" w:author="Bence" w:date="2017-05-19T21:48:00Z"/>
        </w:rPr>
        <w:pPrChange w:id="915" w:author="Bence" w:date="2017-05-19T21:48:00Z">
          <w:pPr/>
        </w:pPrChange>
      </w:pPr>
      <w:ins w:id="916" w:author="Bence" w:date="2017-05-20T12:36:00Z">
        <w:r>
          <w:t>Alvó üzemmód</w:t>
        </w:r>
      </w:ins>
    </w:p>
    <w:p w14:paraId="55128295" w14:textId="0F009501" w:rsidR="00D12D67" w:rsidRDefault="00081CFB" w:rsidP="00D12D67">
      <w:pPr>
        <w:rPr>
          <w:ins w:id="917" w:author="Bence" w:date="2017-05-20T12:35:00Z"/>
        </w:rPr>
      </w:pPr>
      <w:ins w:id="918" w:author="Bence" w:date="2017-05-20T10:06:00Z">
        <w:r>
          <w:t xml:space="preserve">Volt szó már többször arról, hogy a szenzor modulok két mérési ciklusuk között, az idő nagy részében nem végeznek semmilyen műveletet, így ilyenkor alvó állapotba </w:t>
        </w:r>
      </w:ins>
      <w:ins w:id="919" w:author="Bence" w:date="2017-05-20T12:20:00Z">
        <w:r w:rsidR="00D31370">
          <w:t>kerülnek</w:t>
        </w:r>
      </w:ins>
      <w:ins w:id="920" w:author="Bence" w:date="2017-05-20T10:13:00Z">
        <w:r>
          <w:t xml:space="preserve"> energiatakarékossági szempontok miatt</w:t>
        </w:r>
      </w:ins>
      <w:ins w:id="921" w:author="Bence" w:date="2017-05-20T10:06:00Z">
        <w:r>
          <w:t xml:space="preserve">. Ezt az állapotot érdemes kicsit közelebbről is áttekinteni. Az ESP8266 alapvetően </w:t>
        </w:r>
      </w:ins>
      <w:ins w:id="922" w:author="Bence" w:date="2017-05-20T10:17:00Z">
        <w:r w:rsidR="00494786">
          <w:t xml:space="preserve">három különböző szintjét </w:t>
        </w:r>
      </w:ins>
      <w:ins w:id="923" w:author="Bence" w:date="2017-05-20T10:18:00Z">
        <w:r w:rsidR="00494786">
          <w:t>t</w:t>
        </w:r>
      </w:ins>
      <w:ins w:id="924" w:author="Bence" w:date="2017-05-20T10:17:00Z">
        <w:r w:rsidR="00494786">
          <w:t xml:space="preserve">ámogatja az </w:t>
        </w:r>
      </w:ins>
      <w:ins w:id="925" w:author="Bence" w:date="2017-05-20T10:18:00Z">
        <w:r w:rsidR="00D31370">
          <w:t>alvó üzemmódnak, ezekről ad áttekintést</w:t>
        </w:r>
      </w:ins>
      <w:ins w:id="926" w:author="Bence" w:date="2017-05-20T12:31:00Z">
        <w:r w:rsidR="00D12D67">
          <w:t xml:space="preserve"> a</w:t>
        </w:r>
      </w:ins>
      <w:ins w:id="927" w:author="Bence" w:date="2017-05-20T13:00:00Z">
        <w:r w:rsidR="005B5D5B">
          <w:t xml:space="preserve"> </w:t>
        </w:r>
        <w:r w:rsidR="005B5D5B">
          <w:fldChar w:fldCharType="begin"/>
        </w:r>
        <w:r w:rsidR="005B5D5B">
          <w:instrText xml:space="preserve"> REF _Ref483048560 \h </w:instrText>
        </w:r>
      </w:ins>
      <w:r w:rsidR="005B5D5B">
        <w:fldChar w:fldCharType="separate"/>
      </w:r>
      <w:ins w:id="928" w:author="Bence" w:date="2017-05-20T13:00:00Z">
        <w:r w:rsidR="005B5D5B">
          <w:rPr>
            <w:noProof/>
          </w:rPr>
          <w:t>3</w:t>
        </w:r>
        <w:r w:rsidR="005B5D5B">
          <w:t>.</w:t>
        </w:r>
        <w:r w:rsidR="005B5D5B">
          <w:rPr>
            <w:noProof/>
          </w:rPr>
          <w:t>1</w:t>
        </w:r>
        <w:r w:rsidR="005B5D5B">
          <w:t>. táblázat</w:t>
        </w:r>
        <w:r w:rsidR="005B5D5B">
          <w:fldChar w:fldCharType="end"/>
        </w:r>
      </w:ins>
      <w:ins w:id="929" w:author="Bence" w:date="2017-05-20T12:31:00Z">
        <w:r w:rsidR="00A021EC">
          <w:t>, ahonnan kiolvasható</w:t>
        </w:r>
        <w:r w:rsidR="00D12D67">
          <w:t>,</w:t>
        </w:r>
      </w:ins>
      <w:ins w:id="930" w:author="Bence" w:date="2017-05-20T12:48:00Z">
        <w:r w:rsidR="00A021EC">
          <w:t xml:space="preserve"> hogy</w:t>
        </w:r>
      </w:ins>
      <w:ins w:id="931" w:author="Bence" w:date="2017-05-20T12:31:00Z">
        <w:r w:rsidR="00D12D67">
          <w:t xml:space="preserve"> az egyes állapotok mely kom</w:t>
        </w:r>
      </w:ins>
      <w:ins w:id="932" w:author="Bence" w:date="2017-05-20T12:36:00Z">
        <w:r w:rsidR="00D12D67">
          <w:t>p</w:t>
        </w:r>
      </w:ins>
      <w:ins w:id="933" w:author="Bence" w:date="2017-05-20T12:31:00Z">
        <w:r w:rsidR="00D12D67">
          <w:t>onensekre vannak hatással, és milyen fogyasztás csökkenést várhatunk a használatukkal.</w:t>
        </w:r>
      </w:ins>
    </w:p>
    <w:tbl>
      <w:tblPr>
        <w:tblStyle w:val="Rcsostblzat"/>
        <w:tblW w:w="0" w:type="auto"/>
        <w:tblLook w:val="04A0" w:firstRow="1" w:lastRow="0" w:firstColumn="1" w:lastColumn="0" w:noHBand="0" w:noVBand="1"/>
      </w:tblPr>
      <w:tblGrid>
        <w:gridCol w:w="2265"/>
        <w:gridCol w:w="2265"/>
        <w:gridCol w:w="2265"/>
        <w:gridCol w:w="2265"/>
      </w:tblGrid>
      <w:tr w:rsidR="00D31370" w14:paraId="47B54278" w14:textId="77777777" w:rsidTr="00D31370">
        <w:trPr>
          <w:ins w:id="934" w:author="Bence" w:date="2017-05-20T12:23:00Z"/>
        </w:trPr>
        <w:tc>
          <w:tcPr>
            <w:tcW w:w="2265" w:type="dxa"/>
          </w:tcPr>
          <w:p w14:paraId="1149F32E" w14:textId="63A68813" w:rsidR="00D31370" w:rsidRPr="00D12D67" w:rsidRDefault="00D31370" w:rsidP="00B7489E">
            <w:pPr>
              <w:rPr>
                <w:ins w:id="935" w:author="Bence" w:date="2017-05-20T12:23:00Z"/>
                <w:b/>
                <w:rPrChange w:id="936" w:author="Bence" w:date="2017-05-20T12:34:00Z">
                  <w:rPr>
                    <w:ins w:id="937" w:author="Bence" w:date="2017-05-20T12:23:00Z"/>
                  </w:rPr>
                </w:rPrChange>
              </w:rPr>
            </w:pPr>
            <w:ins w:id="938" w:author="Bence" w:date="2017-05-20T12:23:00Z">
              <w:r w:rsidRPr="00D12D67">
                <w:rPr>
                  <w:b/>
                  <w:rPrChange w:id="939" w:author="Bence" w:date="2017-05-20T12:34:00Z">
                    <w:rPr/>
                  </w:rPrChange>
                </w:rPr>
                <w:t>Jellemző</w:t>
              </w:r>
            </w:ins>
          </w:p>
        </w:tc>
        <w:tc>
          <w:tcPr>
            <w:tcW w:w="2265" w:type="dxa"/>
          </w:tcPr>
          <w:p w14:paraId="5D02DD50" w14:textId="7E0F0320" w:rsidR="00D31370" w:rsidRPr="00D12D67" w:rsidRDefault="00D31370" w:rsidP="00B7489E">
            <w:pPr>
              <w:rPr>
                <w:ins w:id="940" w:author="Bence" w:date="2017-05-20T12:23:00Z"/>
                <w:b/>
                <w:rPrChange w:id="941" w:author="Bence" w:date="2017-05-20T12:34:00Z">
                  <w:rPr>
                    <w:ins w:id="942" w:author="Bence" w:date="2017-05-20T12:23:00Z"/>
                  </w:rPr>
                </w:rPrChange>
              </w:rPr>
            </w:pPr>
            <w:ins w:id="943" w:author="Bence" w:date="2017-05-20T12:23:00Z">
              <w:r w:rsidRPr="00D12D67">
                <w:rPr>
                  <w:b/>
                  <w:rPrChange w:id="944" w:author="Bence" w:date="2017-05-20T12:34:00Z">
                    <w:rPr/>
                  </w:rPrChange>
                </w:rPr>
                <w:t>Modem-sleep</w:t>
              </w:r>
            </w:ins>
          </w:p>
        </w:tc>
        <w:tc>
          <w:tcPr>
            <w:tcW w:w="2265" w:type="dxa"/>
          </w:tcPr>
          <w:p w14:paraId="51F12957" w14:textId="676DD2C5" w:rsidR="00D31370" w:rsidRPr="00D12D67" w:rsidRDefault="00D31370" w:rsidP="00B7489E">
            <w:pPr>
              <w:rPr>
                <w:ins w:id="945" w:author="Bence" w:date="2017-05-20T12:23:00Z"/>
                <w:b/>
                <w:rPrChange w:id="946" w:author="Bence" w:date="2017-05-20T12:34:00Z">
                  <w:rPr>
                    <w:ins w:id="947" w:author="Bence" w:date="2017-05-20T12:23:00Z"/>
                  </w:rPr>
                </w:rPrChange>
              </w:rPr>
            </w:pPr>
            <w:ins w:id="948" w:author="Bence" w:date="2017-05-20T12:23:00Z">
              <w:r w:rsidRPr="00D12D67">
                <w:rPr>
                  <w:b/>
                  <w:rPrChange w:id="949" w:author="Bence" w:date="2017-05-20T12:34:00Z">
                    <w:rPr/>
                  </w:rPrChange>
                </w:rPr>
                <w:t>Light-sleep</w:t>
              </w:r>
            </w:ins>
          </w:p>
        </w:tc>
        <w:tc>
          <w:tcPr>
            <w:tcW w:w="2265" w:type="dxa"/>
          </w:tcPr>
          <w:p w14:paraId="2BCBE24C" w14:textId="78F45D2F" w:rsidR="00D31370" w:rsidRPr="00D12D67" w:rsidRDefault="00D31370" w:rsidP="00B7489E">
            <w:pPr>
              <w:rPr>
                <w:ins w:id="950" w:author="Bence" w:date="2017-05-20T12:23:00Z"/>
                <w:b/>
                <w:rPrChange w:id="951" w:author="Bence" w:date="2017-05-20T12:34:00Z">
                  <w:rPr>
                    <w:ins w:id="952" w:author="Bence" w:date="2017-05-20T12:23:00Z"/>
                  </w:rPr>
                </w:rPrChange>
              </w:rPr>
            </w:pPr>
            <w:ins w:id="953" w:author="Bence" w:date="2017-05-20T12:23:00Z">
              <w:r w:rsidRPr="00D12D67">
                <w:rPr>
                  <w:b/>
                  <w:rPrChange w:id="954" w:author="Bence" w:date="2017-05-20T12:34:00Z">
                    <w:rPr/>
                  </w:rPrChange>
                </w:rPr>
                <w:t>Deep-sleep</w:t>
              </w:r>
            </w:ins>
          </w:p>
        </w:tc>
      </w:tr>
      <w:tr w:rsidR="00D31370" w14:paraId="5FC730AA" w14:textId="77777777" w:rsidTr="00D31370">
        <w:trPr>
          <w:ins w:id="955" w:author="Bence" w:date="2017-05-20T12:23:00Z"/>
        </w:trPr>
        <w:tc>
          <w:tcPr>
            <w:tcW w:w="2265" w:type="dxa"/>
          </w:tcPr>
          <w:p w14:paraId="0FC3CCAA" w14:textId="4B95EF68" w:rsidR="00D31370" w:rsidRDefault="00D31370" w:rsidP="00B7489E">
            <w:pPr>
              <w:rPr>
                <w:ins w:id="956" w:author="Bence" w:date="2017-05-20T12:23:00Z"/>
              </w:rPr>
            </w:pPr>
            <w:ins w:id="957" w:author="Bence" w:date="2017-05-20T12:23:00Z">
              <w:r>
                <w:t>WiFi</w:t>
              </w:r>
            </w:ins>
          </w:p>
        </w:tc>
        <w:tc>
          <w:tcPr>
            <w:tcW w:w="2265" w:type="dxa"/>
          </w:tcPr>
          <w:p w14:paraId="658F4BC7" w14:textId="644625C1" w:rsidR="00D31370" w:rsidRDefault="00D31370" w:rsidP="00B7489E">
            <w:pPr>
              <w:rPr>
                <w:ins w:id="958" w:author="Bence" w:date="2017-05-20T12:23:00Z"/>
              </w:rPr>
            </w:pPr>
            <w:ins w:id="959" w:author="Bence" w:date="2017-05-20T12:23:00Z">
              <w:r>
                <w:t>KI</w:t>
              </w:r>
            </w:ins>
          </w:p>
        </w:tc>
        <w:tc>
          <w:tcPr>
            <w:tcW w:w="2265" w:type="dxa"/>
          </w:tcPr>
          <w:p w14:paraId="455B1012" w14:textId="0A458AB8" w:rsidR="00D31370" w:rsidRDefault="00D31370" w:rsidP="00B7489E">
            <w:pPr>
              <w:rPr>
                <w:ins w:id="960" w:author="Bence" w:date="2017-05-20T12:23:00Z"/>
              </w:rPr>
            </w:pPr>
            <w:ins w:id="961" w:author="Bence" w:date="2017-05-20T12:24:00Z">
              <w:r>
                <w:t>KI</w:t>
              </w:r>
            </w:ins>
          </w:p>
        </w:tc>
        <w:tc>
          <w:tcPr>
            <w:tcW w:w="2265" w:type="dxa"/>
          </w:tcPr>
          <w:p w14:paraId="51846944" w14:textId="2E7177BC" w:rsidR="00D31370" w:rsidRDefault="00D31370" w:rsidP="00B7489E">
            <w:pPr>
              <w:rPr>
                <w:ins w:id="962" w:author="Bence" w:date="2017-05-20T12:23:00Z"/>
              </w:rPr>
            </w:pPr>
            <w:ins w:id="963" w:author="Bence" w:date="2017-05-20T12:24:00Z">
              <w:r>
                <w:t>KI</w:t>
              </w:r>
            </w:ins>
          </w:p>
        </w:tc>
      </w:tr>
      <w:tr w:rsidR="00D31370" w14:paraId="2924F849" w14:textId="77777777" w:rsidTr="00D31370">
        <w:trPr>
          <w:ins w:id="964" w:author="Bence" w:date="2017-05-20T12:23:00Z"/>
        </w:trPr>
        <w:tc>
          <w:tcPr>
            <w:tcW w:w="2265" w:type="dxa"/>
          </w:tcPr>
          <w:p w14:paraId="77A2D73A" w14:textId="0DF724D2" w:rsidR="00D31370" w:rsidRDefault="00D31370" w:rsidP="00B7489E">
            <w:pPr>
              <w:rPr>
                <w:ins w:id="965" w:author="Bence" w:date="2017-05-20T12:23:00Z"/>
              </w:rPr>
            </w:pPr>
            <w:ins w:id="966" w:author="Bence" w:date="2017-05-20T12:24:00Z">
              <w:r>
                <w:t>Rendszer óra</w:t>
              </w:r>
            </w:ins>
          </w:p>
        </w:tc>
        <w:tc>
          <w:tcPr>
            <w:tcW w:w="2265" w:type="dxa"/>
          </w:tcPr>
          <w:p w14:paraId="3D27B45F" w14:textId="44257DAA" w:rsidR="00D31370" w:rsidRDefault="00D31370" w:rsidP="00B7489E">
            <w:pPr>
              <w:rPr>
                <w:ins w:id="967" w:author="Bence" w:date="2017-05-20T12:23:00Z"/>
              </w:rPr>
            </w:pPr>
            <w:ins w:id="968" w:author="Bence" w:date="2017-05-20T12:24:00Z">
              <w:r>
                <w:t>BE</w:t>
              </w:r>
            </w:ins>
          </w:p>
        </w:tc>
        <w:tc>
          <w:tcPr>
            <w:tcW w:w="2265" w:type="dxa"/>
          </w:tcPr>
          <w:p w14:paraId="373F745B" w14:textId="70EF499A" w:rsidR="00D31370" w:rsidRDefault="00D31370" w:rsidP="00B7489E">
            <w:pPr>
              <w:rPr>
                <w:ins w:id="969" w:author="Bence" w:date="2017-05-20T12:23:00Z"/>
              </w:rPr>
            </w:pPr>
            <w:ins w:id="970" w:author="Bence" w:date="2017-05-20T12:24:00Z">
              <w:r>
                <w:t>KI</w:t>
              </w:r>
            </w:ins>
          </w:p>
        </w:tc>
        <w:tc>
          <w:tcPr>
            <w:tcW w:w="2265" w:type="dxa"/>
          </w:tcPr>
          <w:p w14:paraId="185FAAB7" w14:textId="3D6C4C1F" w:rsidR="00D31370" w:rsidRDefault="00D31370" w:rsidP="00B7489E">
            <w:pPr>
              <w:rPr>
                <w:ins w:id="971" w:author="Bence" w:date="2017-05-20T12:23:00Z"/>
              </w:rPr>
            </w:pPr>
            <w:ins w:id="972" w:author="Bence" w:date="2017-05-20T12:24:00Z">
              <w:r>
                <w:t>KI</w:t>
              </w:r>
            </w:ins>
          </w:p>
        </w:tc>
      </w:tr>
      <w:tr w:rsidR="00D31370" w14:paraId="1B00F2F1" w14:textId="77777777" w:rsidTr="00D31370">
        <w:trPr>
          <w:ins w:id="973" w:author="Bence" w:date="2017-05-20T12:23:00Z"/>
        </w:trPr>
        <w:tc>
          <w:tcPr>
            <w:tcW w:w="2265" w:type="dxa"/>
          </w:tcPr>
          <w:p w14:paraId="0A55DF24" w14:textId="09FF38AE" w:rsidR="00D31370" w:rsidRDefault="00D31370" w:rsidP="00B7489E">
            <w:pPr>
              <w:rPr>
                <w:ins w:id="974" w:author="Bence" w:date="2017-05-20T12:23:00Z"/>
              </w:rPr>
            </w:pPr>
            <w:ins w:id="975" w:author="Bence" w:date="2017-05-20T12:24:00Z">
              <w:r>
                <w:t>RTC</w:t>
              </w:r>
            </w:ins>
            <w:ins w:id="976" w:author="Bence" w:date="2017-05-20T13:25:00Z">
              <w:r w:rsidR="008F23E0">
                <w:rPr>
                  <w:rStyle w:val="Lbjegyzet-hivatkozs"/>
                </w:rPr>
                <w:footnoteReference w:id="18"/>
              </w:r>
            </w:ins>
          </w:p>
        </w:tc>
        <w:tc>
          <w:tcPr>
            <w:tcW w:w="2265" w:type="dxa"/>
          </w:tcPr>
          <w:p w14:paraId="1B5E1AA8" w14:textId="701BEA6D" w:rsidR="00D31370" w:rsidRDefault="00D12D67" w:rsidP="00B7489E">
            <w:pPr>
              <w:rPr>
                <w:ins w:id="980" w:author="Bence" w:date="2017-05-20T12:23:00Z"/>
              </w:rPr>
            </w:pPr>
            <w:ins w:id="981" w:author="Bence" w:date="2017-05-20T12:32:00Z">
              <w:r>
                <w:t>BE</w:t>
              </w:r>
            </w:ins>
          </w:p>
        </w:tc>
        <w:tc>
          <w:tcPr>
            <w:tcW w:w="2265" w:type="dxa"/>
          </w:tcPr>
          <w:p w14:paraId="043169D0" w14:textId="43ED09B4" w:rsidR="00D31370" w:rsidRDefault="00D12D67" w:rsidP="00B7489E">
            <w:pPr>
              <w:rPr>
                <w:ins w:id="982" w:author="Bence" w:date="2017-05-20T12:23:00Z"/>
              </w:rPr>
            </w:pPr>
            <w:ins w:id="983" w:author="Bence" w:date="2017-05-20T12:32:00Z">
              <w:r>
                <w:t>BE</w:t>
              </w:r>
            </w:ins>
          </w:p>
        </w:tc>
        <w:tc>
          <w:tcPr>
            <w:tcW w:w="2265" w:type="dxa"/>
          </w:tcPr>
          <w:p w14:paraId="76B50EAD" w14:textId="203A4289" w:rsidR="00D31370" w:rsidRDefault="00D12D67" w:rsidP="00B7489E">
            <w:pPr>
              <w:rPr>
                <w:ins w:id="984" w:author="Bence" w:date="2017-05-20T12:23:00Z"/>
              </w:rPr>
            </w:pPr>
            <w:ins w:id="985" w:author="Bence" w:date="2017-05-20T12:32:00Z">
              <w:r>
                <w:t>BE</w:t>
              </w:r>
            </w:ins>
          </w:p>
        </w:tc>
      </w:tr>
      <w:tr w:rsidR="00D31370" w14:paraId="2D7D2329" w14:textId="77777777" w:rsidTr="00D31370">
        <w:trPr>
          <w:ins w:id="986" w:author="Bence" w:date="2017-05-20T12:23:00Z"/>
        </w:trPr>
        <w:tc>
          <w:tcPr>
            <w:tcW w:w="2265" w:type="dxa"/>
          </w:tcPr>
          <w:p w14:paraId="0E74D734" w14:textId="3C3F264C" w:rsidR="00D31370" w:rsidRDefault="00D31370" w:rsidP="00B7489E">
            <w:pPr>
              <w:rPr>
                <w:ins w:id="987" w:author="Bence" w:date="2017-05-20T12:23:00Z"/>
              </w:rPr>
            </w:pPr>
            <w:ins w:id="988" w:author="Bence" w:date="2017-05-20T12:24:00Z">
              <w:r>
                <w:t>CPU</w:t>
              </w:r>
            </w:ins>
          </w:p>
        </w:tc>
        <w:tc>
          <w:tcPr>
            <w:tcW w:w="2265" w:type="dxa"/>
          </w:tcPr>
          <w:p w14:paraId="33709C97" w14:textId="1D6A59DE" w:rsidR="00D31370" w:rsidRDefault="00D12D67" w:rsidP="00B7489E">
            <w:pPr>
              <w:rPr>
                <w:ins w:id="989" w:author="Bence" w:date="2017-05-20T12:23:00Z"/>
              </w:rPr>
            </w:pPr>
            <w:ins w:id="990" w:author="Bence" w:date="2017-05-20T12:33:00Z">
              <w:r>
                <w:t>BE</w:t>
              </w:r>
            </w:ins>
          </w:p>
        </w:tc>
        <w:tc>
          <w:tcPr>
            <w:tcW w:w="2265" w:type="dxa"/>
          </w:tcPr>
          <w:p w14:paraId="02341743" w14:textId="6EEB1195" w:rsidR="00D31370" w:rsidRDefault="00D12D67" w:rsidP="00B7489E">
            <w:pPr>
              <w:rPr>
                <w:ins w:id="991" w:author="Bence" w:date="2017-05-20T12:23:00Z"/>
              </w:rPr>
            </w:pPr>
            <w:ins w:id="992" w:author="Bence" w:date="2017-05-20T12:33:00Z">
              <w:r>
                <w:t>Felfüggesztve</w:t>
              </w:r>
            </w:ins>
          </w:p>
        </w:tc>
        <w:tc>
          <w:tcPr>
            <w:tcW w:w="2265" w:type="dxa"/>
          </w:tcPr>
          <w:p w14:paraId="236D26FB" w14:textId="6AA040BF" w:rsidR="00D31370" w:rsidRDefault="00D12D67" w:rsidP="00B7489E">
            <w:pPr>
              <w:rPr>
                <w:ins w:id="993" w:author="Bence" w:date="2017-05-20T12:23:00Z"/>
              </w:rPr>
            </w:pPr>
            <w:ins w:id="994" w:author="Bence" w:date="2017-05-20T12:33:00Z">
              <w:r>
                <w:t>KI</w:t>
              </w:r>
            </w:ins>
          </w:p>
        </w:tc>
      </w:tr>
      <w:tr w:rsidR="00D31370" w14:paraId="743F4837" w14:textId="77777777" w:rsidTr="00D31370">
        <w:trPr>
          <w:ins w:id="995" w:author="Bence" w:date="2017-05-20T12:24:00Z"/>
        </w:trPr>
        <w:tc>
          <w:tcPr>
            <w:tcW w:w="2265" w:type="dxa"/>
          </w:tcPr>
          <w:p w14:paraId="55AF2409" w14:textId="2035D126" w:rsidR="00D31370" w:rsidRDefault="00D12D67" w:rsidP="00B7489E">
            <w:pPr>
              <w:rPr>
                <w:ins w:id="996" w:author="Bence" w:date="2017-05-20T12:24:00Z"/>
              </w:rPr>
            </w:pPr>
            <w:ins w:id="997" w:author="Bence" w:date="2017-05-20T12:33:00Z">
              <w:r>
                <w:t>Fogyasztás</w:t>
              </w:r>
            </w:ins>
          </w:p>
        </w:tc>
        <w:tc>
          <w:tcPr>
            <w:tcW w:w="2265" w:type="dxa"/>
          </w:tcPr>
          <w:p w14:paraId="3B066215" w14:textId="7F4B570D" w:rsidR="00D31370" w:rsidRDefault="00D12D67" w:rsidP="00B7489E">
            <w:pPr>
              <w:rPr>
                <w:ins w:id="998" w:author="Bence" w:date="2017-05-20T12:24:00Z"/>
              </w:rPr>
            </w:pPr>
            <w:ins w:id="999" w:author="Bence" w:date="2017-05-20T12:33:00Z">
              <w:r>
                <w:t>15 mA</w:t>
              </w:r>
            </w:ins>
          </w:p>
        </w:tc>
        <w:tc>
          <w:tcPr>
            <w:tcW w:w="2265" w:type="dxa"/>
          </w:tcPr>
          <w:p w14:paraId="7EEDA048" w14:textId="69575040" w:rsidR="00D31370" w:rsidRDefault="00D12D67" w:rsidP="00B7489E">
            <w:pPr>
              <w:rPr>
                <w:ins w:id="1000" w:author="Bence" w:date="2017-05-20T12:24:00Z"/>
              </w:rPr>
            </w:pPr>
            <w:ins w:id="1001" w:author="Bence" w:date="2017-05-20T12:33:00Z">
              <w:r>
                <w:t>0.4 mA</w:t>
              </w:r>
            </w:ins>
          </w:p>
        </w:tc>
        <w:tc>
          <w:tcPr>
            <w:tcW w:w="2265" w:type="dxa"/>
          </w:tcPr>
          <w:p w14:paraId="7D2AF67E" w14:textId="388BDC68" w:rsidR="00D31370" w:rsidRDefault="00D12D67" w:rsidP="00D12D67">
            <w:pPr>
              <w:keepNext/>
              <w:rPr>
                <w:ins w:id="1002" w:author="Bence" w:date="2017-05-20T12:24:00Z"/>
              </w:rPr>
              <w:pPrChange w:id="1003" w:author="Bence" w:date="2017-05-20T12:36:00Z">
                <w:pPr/>
              </w:pPrChange>
            </w:pPr>
            <w:ins w:id="1004" w:author="Bence" w:date="2017-05-20T12:33:00Z">
              <w:r>
                <w:t xml:space="preserve">~ 20 </w:t>
              </w:r>
            </w:ins>
            <w:ins w:id="1005" w:author="Bence" w:date="2017-05-20T12:34:00Z">
              <w:r>
                <w:t>µA</w:t>
              </w:r>
            </w:ins>
          </w:p>
        </w:tc>
      </w:tr>
    </w:tbl>
    <w:bookmarkStart w:id="1006" w:name="_Ref483048560"/>
    <w:p w14:paraId="146B2243" w14:textId="1440C42F" w:rsidR="00D31370" w:rsidRDefault="002F417B" w:rsidP="00811C16">
      <w:pPr>
        <w:pStyle w:val="Kpalrs"/>
        <w:rPr>
          <w:ins w:id="1007" w:author="Bence" w:date="2017-05-20T10:22:00Z"/>
        </w:rPr>
        <w:pPrChange w:id="1008" w:author="Bence" w:date="2017-05-21T11:34:00Z">
          <w:pPr/>
        </w:pPrChange>
      </w:pPr>
      <w:ins w:id="1009" w:author="Bence" w:date="2017-05-21T10:22:00Z">
        <w:r>
          <w:fldChar w:fldCharType="begin"/>
        </w:r>
        <w:r>
          <w:instrText xml:space="preserve"> STYLEREF 1 \s </w:instrText>
        </w:r>
      </w:ins>
      <w:r>
        <w:fldChar w:fldCharType="separate"/>
      </w:r>
      <w:r>
        <w:rPr>
          <w:noProof/>
        </w:rPr>
        <w:t>3</w:t>
      </w:r>
      <w:ins w:id="1010" w:author="Bence" w:date="2017-05-21T10:22:00Z">
        <w:r>
          <w:fldChar w:fldCharType="end"/>
        </w:r>
        <w:r>
          <w:t>.</w:t>
        </w:r>
        <w:r>
          <w:fldChar w:fldCharType="begin"/>
        </w:r>
        <w:r>
          <w:instrText xml:space="preserve"> SEQ táblázat \* ARABIC \s 1 </w:instrText>
        </w:r>
      </w:ins>
      <w:r>
        <w:fldChar w:fldCharType="separate"/>
      </w:r>
      <w:ins w:id="1011" w:author="Bence" w:date="2017-05-21T10:22:00Z">
        <w:r>
          <w:rPr>
            <w:noProof/>
          </w:rPr>
          <w:t>1</w:t>
        </w:r>
        <w:r>
          <w:fldChar w:fldCharType="end"/>
        </w:r>
      </w:ins>
      <w:ins w:id="1012" w:author="Bence" w:date="2017-05-20T12:36:00Z">
        <w:r w:rsidR="00D12D67">
          <w:t>. táblázat</w:t>
        </w:r>
        <w:bookmarkEnd w:id="1006"/>
        <w:r w:rsidR="00D12D67">
          <w:t xml:space="preserve"> </w:t>
        </w:r>
        <w:r w:rsidR="00D12D67" w:rsidRPr="008B7236">
          <w:t>Alvó üzemmódok az ESP8266-on</w:t>
        </w:r>
      </w:ins>
    </w:p>
    <w:p w14:paraId="17C08132" w14:textId="1C799384" w:rsidR="00081CFB" w:rsidRDefault="00A021EC" w:rsidP="00B7489E">
      <w:pPr>
        <w:rPr>
          <w:ins w:id="1013" w:author="Bence" w:date="2017-05-20T12:55:00Z"/>
        </w:rPr>
      </w:pPr>
      <w:ins w:id="1014" w:author="Bence" w:date="2017-05-20T12:53:00Z">
        <w:r>
          <w:t>Látható, hogy a három</w:t>
        </w:r>
      </w:ins>
      <w:ins w:id="1015" w:author="Bence" w:date="2017-05-20T12:54:00Z">
        <w:r>
          <w:t xml:space="preserve"> alvó</w:t>
        </w:r>
      </w:ins>
      <w:ins w:id="1016" w:author="Bence" w:date="2017-05-20T12:53:00Z">
        <w:r>
          <w:t xml:space="preserve"> üzemmód fokozatosan </w:t>
        </w:r>
      </w:ins>
      <w:ins w:id="1017" w:author="Bence" w:date="2017-05-20T12:54:00Z">
        <w:r>
          <w:t xml:space="preserve">a modul egyre több komponensének kikapcsolásával éri el a fogyasztás csökkentését, az, hogy melyiket érdemes </w:t>
        </w:r>
      </w:ins>
      <w:ins w:id="1018" w:author="Bence" w:date="2017-05-20T12:55:00Z">
        <w:r>
          <w:t>használni, az mindig a használat körülményeitől függ:</w:t>
        </w:r>
      </w:ins>
    </w:p>
    <w:p w14:paraId="7F1D026B" w14:textId="45F3F04F" w:rsidR="00A021EC" w:rsidRDefault="007250EB" w:rsidP="00A021EC">
      <w:pPr>
        <w:pStyle w:val="Listaszerbekezds"/>
        <w:numPr>
          <w:ilvl w:val="0"/>
          <w:numId w:val="25"/>
        </w:numPr>
        <w:rPr>
          <w:ins w:id="1019" w:author="Bence" w:date="2017-05-20T13:12:00Z"/>
        </w:rPr>
        <w:pPrChange w:id="1020" w:author="Bence" w:date="2017-05-20T12:55:00Z">
          <w:pPr/>
        </w:pPrChange>
      </w:pPr>
      <w:ins w:id="1021" w:author="Bence" w:date="2017-05-20T12:55:00Z">
        <w:r>
          <w:lastRenderedPageBreak/>
          <w:t xml:space="preserve">Modem-sleep módba kerüléshez feltétel, hogy az </w:t>
        </w:r>
      </w:ins>
      <w:ins w:id="1022" w:author="Bence" w:date="2017-05-20T13:33:00Z">
        <w:r>
          <w:t xml:space="preserve">eszköz </w:t>
        </w:r>
      </w:ins>
      <w:ins w:id="1023" w:author="Bence" w:date="2017-05-20T13:01:00Z">
        <w:r w:rsidR="005B5D5B">
          <w:t xml:space="preserve">stationként </w:t>
        </w:r>
      </w:ins>
      <w:ins w:id="1024" w:author="Bence" w:date="2017-05-20T13:33:00Z">
        <w:r>
          <w:t>csatlakozzon</w:t>
        </w:r>
      </w:ins>
      <w:ins w:id="1025" w:author="Bence" w:date="2017-05-20T13:01:00Z">
        <w:r w:rsidR="005B5D5B">
          <w:t xml:space="preserve"> egy meglévő hálózathoz. </w:t>
        </w:r>
      </w:ins>
      <w:ins w:id="1026" w:author="Bence" w:date="2017-05-20T13:07:00Z">
        <w:r w:rsidR="00A02A30">
          <w:t>A WiFi modem kikapcsolásra kerül</w:t>
        </w:r>
      </w:ins>
      <w:ins w:id="1027" w:author="Bence" w:date="2017-05-20T13:08:00Z">
        <w:r w:rsidR="00A02A30">
          <w:t>, de az AP-től DTIM</w:t>
        </w:r>
      </w:ins>
      <w:ins w:id="1028" w:author="Bence" w:date="2017-05-20T13:09:00Z">
        <w:r w:rsidR="00A02A30">
          <w:rPr>
            <w:rStyle w:val="Lbjegyzet-hivatkozs"/>
          </w:rPr>
          <w:footnoteReference w:id="19"/>
        </w:r>
      </w:ins>
      <w:ins w:id="1031" w:author="Bence" w:date="2017-05-20T13:10:00Z">
        <w:r w:rsidR="00A02A30">
          <w:t xml:space="preserve"> </w:t>
        </w:r>
      </w:ins>
      <w:ins w:id="1032" w:author="Bence" w:date="2017-05-20T13:08:00Z">
        <w:r w:rsidR="00A02A30">
          <w:t>érkezése esetén</w:t>
        </w:r>
      </w:ins>
      <w:ins w:id="1033" w:author="Bence" w:date="2017-05-20T13:10:00Z">
        <w:r w:rsidR="00A02A30">
          <w:t xml:space="preserve"> </w:t>
        </w:r>
      </w:ins>
      <w:ins w:id="1034" w:author="Bence" w:date="2017-05-20T13:11:00Z">
        <w:r w:rsidR="00A02A30">
          <w:t>automatikusan</w:t>
        </w:r>
      </w:ins>
      <w:ins w:id="1035" w:author="Bence" w:date="2017-05-20T13:10:00Z">
        <w:r w:rsidR="00A02A30">
          <w:t xml:space="preserve"> felébred az eszköz.</w:t>
        </w:r>
      </w:ins>
      <w:ins w:id="1036" w:author="Bence" w:date="2017-05-20T13:11:00Z">
        <w:r w:rsidR="00A02A30">
          <w:t xml:space="preserve"> Modem-sleep módba az eszköz kerülhet automatikusan és programból történő hívás által is. </w:t>
        </w:r>
      </w:ins>
    </w:p>
    <w:p w14:paraId="4356960D" w14:textId="243C1D86" w:rsidR="00A02A30" w:rsidRDefault="00A02A30" w:rsidP="00A021EC">
      <w:pPr>
        <w:pStyle w:val="Listaszerbekezds"/>
        <w:numPr>
          <w:ilvl w:val="0"/>
          <w:numId w:val="25"/>
        </w:numPr>
        <w:rPr>
          <w:ins w:id="1037" w:author="Bence" w:date="2017-05-20T13:20:00Z"/>
        </w:rPr>
        <w:pPrChange w:id="1038" w:author="Bence" w:date="2017-05-20T12:55:00Z">
          <w:pPr/>
        </w:pPrChange>
      </w:pPr>
      <w:ins w:id="1039" w:author="Bence" w:date="2017-05-20T13:12:00Z">
        <w:r>
          <w:t xml:space="preserve">A Light-sleep üzemmód hasonlóan működik, mint a Modem-sleep, a különbség, </w:t>
        </w:r>
      </w:ins>
      <w:ins w:id="1040" w:author="Bence" w:date="2017-05-20T13:13:00Z">
        <w:r>
          <w:t>hogy itt az eszköz rendszerórája</w:t>
        </w:r>
      </w:ins>
      <w:ins w:id="1041" w:author="Bence" w:date="2017-05-20T13:14:00Z">
        <w:r>
          <w:t xml:space="preserve"> is</w:t>
        </w:r>
      </w:ins>
      <w:ins w:id="1042" w:author="Bence" w:date="2017-05-20T13:13:00Z">
        <w:r>
          <w:t xml:space="preserve"> kikapcsolásra kerül, és a </w:t>
        </w:r>
      </w:ins>
      <w:ins w:id="1043" w:author="Bence" w:date="2017-05-20T13:14:00Z">
        <w:r>
          <w:t xml:space="preserve">CPU működése felfüggesztődik. </w:t>
        </w:r>
      </w:ins>
      <w:ins w:id="1044" w:author="Bence" w:date="2017-05-20T13:15:00Z">
        <w:r>
          <w:t xml:space="preserve">Ilyenkor az eszköz </w:t>
        </w:r>
      </w:ins>
      <w:ins w:id="1045" w:author="Bence" w:date="2017-05-20T13:16:00Z">
        <w:r>
          <w:t>felébresztése a külső GPIO lábon keresztül történhet meg</w:t>
        </w:r>
      </w:ins>
      <w:ins w:id="1046" w:author="Bence" w:date="2017-05-20T13:17:00Z">
        <w:r>
          <w:t>. Tipikus használati esete</w:t>
        </w:r>
      </w:ins>
      <w:ins w:id="1047" w:author="Bence" w:date="2017-05-20T13:18:00Z">
        <w:r w:rsidR="008F23E0">
          <w:t>, mikor azt szeretnénk, hogy az eszközünk kapcsolódva maradjon a routerhez, és a kapott üzenetekre tudjon válaszolni azonnal</w:t>
        </w:r>
      </w:ins>
      <w:ins w:id="1048" w:author="Bence" w:date="2017-05-20T13:19:00Z">
        <w:r w:rsidR="008F23E0">
          <w:t>, de a köztes időben nincs szükség műveletek elvégzésére.</w:t>
        </w:r>
      </w:ins>
      <w:ins w:id="1049" w:author="Bence" w:date="2017-05-20T13:20:00Z">
        <w:r w:rsidR="008F23E0">
          <w:t xml:space="preserve"> AZ ESP eszközök egy hálózathoz történő csatlakozás után automatikusan Light-Sleep üzemmódba kerülnek.</w:t>
        </w:r>
      </w:ins>
    </w:p>
    <w:p w14:paraId="314566A9" w14:textId="22060D2A" w:rsidR="008F23E0" w:rsidRDefault="008F23E0" w:rsidP="00A021EC">
      <w:pPr>
        <w:pStyle w:val="Listaszerbekezds"/>
        <w:numPr>
          <w:ilvl w:val="0"/>
          <w:numId w:val="25"/>
        </w:numPr>
        <w:rPr>
          <w:ins w:id="1050" w:author="Bence" w:date="2017-05-20T13:34:00Z"/>
        </w:rPr>
        <w:pPrChange w:id="1051" w:author="Bence" w:date="2017-05-20T12:55:00Z">
          <w:pPr/>
        </w:pPrChange>
      </w:pPr>
      <w:ins w:id="1052" w:author="Bence" w:date="2017-05-20T13:21:00Z">
        <w:r>
          <w:t>Deep-sleep üzemmódba az eszközök a korábbi két móddal ellentétben nem kerülhetnek automatikus módon. A programból történő hívást követően az eszköz</w:t>
        </w:r>
      </w:ins>
      <w:ins w:id="1053" w:author="Bence" w:date="2017-05-20T13:22:00Z">
        <w:r>
          <w:t xml:space="preserve"> azonnal </w:t>
        </w:r>
      </w:ins>
      <w:ins w:id="1054" w:author="Bence" w:date="2017-05-20T13:23:00Z">
        <w:r>
          <w:t xml:space="preserve">mélyalvó üzemmódba kerül, a fentieken felül ez a CPU teljes kikapcsolásával jár, egyedül az RTC marad bekapcsolva, </w:t>
        </w:r>
      </w:ins>
      <w:ins w:id="1055" w:author="Bence" w:date="2017-05-20T13:24:00Z">
        <w:r>
          <w:t>mivel ennek a modulnak a fele</w:t>
        </w:r>
      </w:ins>
      <w:ins w:id="1056" w:author="Bence" w:date="2017-05-20T13:23:00Z">
        <w:r>
          <w:t>lőssége, hogy ha a</w:t>
        </w:r>
        <w:r w:rsidR="007250EB">
          <w:t xml:space="preserve">z üzemmódba történő váltáskor a hívás során </w:t>
        </w:r>
      </w:ins>
      <w:ins w:id="1057" w:author="Bence" w:date="2017-05-20T13:28:00Z">
        <w:r w:rsidR="007250EB">
          <w:t xml:space="preserve">a felhasználó megadott </w:t>
        </w:r>
      </w:ins>
      <w:ins w:id="1058" w:author="Bence" w:date="2017-05-20T13:23:00Z">
        <w:r w:rsidR="007250EB">
          <w:t xml:space="preserve">időtartamot </w:t>
        </w:r>
      </w:ins>
      <w:ins w:id="1059" w:author="Bence" w:date="2017-05-20T13:28:00Z">
        <w:r w:rsidR="007250EB">
          <w:t xml:space="preserve">is, ennek leteltét követően megtörténjen a felébredés. </w:t>
        </w:r>
      </w:ins>
      <w:ins w:id="1060" w:author="Bence" w:date="2017-05-20T13:30:00Z">
        <w:r w:rsidR="007250EB">
          <w:t xml:space="preserve">Ehhez </w:t>
        </w:r>
      </w:ins>
      <w:ins w:id="1061" w:author="Bence" w:date="2017-05-20T13:31:00Z">
        <w:r w:rsidR="007250EB">
          <w:t xml:space="preserve">az eszköz GPIO16 lába az EXT_RSTB gombra kell legyen kötve, másképp nem fog megtörténni az automatikus felébredés. A GPIO16 láb külső triggerelésével az eszköz </w:t>
        </w:r>
      </w:ins>
      <w:ins w:id="1062" w:author="Bence" w:date="2017-05-20T13:32:00Z">
        <w:r w:rsidR="007250EB">
          <w:t>manuálisan</w:t>
        </w:r>
      </w:ins>
      <w:ins w:id="1063" w:author="Bence" w:date="2017-05-20T13:31:00Z">
        <w:r w:rsidR="007250EB">
          <w:t xml:space="preserve"> is felébreszthető. </w:t>
        </w:r>
      </w:ins>
    </w:p>
    <w:p w14:paraId="5D33C7C4" w14:textId="75024C44" w:rsidR="007250EB" w:rsidRPr="00B7489E" w:rsidRDefault="007250EB" w:rsidP="007250EB">
      <w:ins w:id="1064" w:author="Bence" w:date="2017-05-20T13:35:00Z">
        <w:r>
          <w:t xml:space="preserve">Mivel a szenzor eszközök elsődlegesen maguk kezdeményezik a kommunikációt, a működési ciklus két lefutása között akkor járok a legjobban, ha a deep-sleep üzemmódot használom. </w:t>
        </w:r>
      </w:ins>
      <w:ins w:id="1065" w:author="Bence" w:date="2017-05-20T13:38:00Z">
        <w:r>
          <w:t xml:space="preserve">A </w:t>
        </w:r>
      </w:ins>
      <w:ins w:id="1066" w:author="Bence" w:date="2017-05-20T13:39:00Z">
        <w:r w:rsidR="00B26B53">
          <w:t>menedzsertől</w:t>
        </w:r>
      </w:ins>
      <w:ins w:id="1067" w:author="Bence" w:date="2017-05-20T13:38:00Z">
        <w:r>
          <w:t xml:space="preserve"> általában a visszaigazoláson kívül nincs szüksége az eszköznek </w:t>
        </w:r>
        <w:r w:rsidR="00B26B53">
          <w:t>más információra, amikor mégis, a visszaigazolással e</w:t>
        </w:r>
        <w:r w:rsidR="001A6546">
          <w:t>gyidőben elküldött üzenettel ez</w:t>
        </w:r>
        <w:r w:rsidR="00B26B53">
          <w:t xml:space="preserve"> bármikor jelezhető.</w:t>
        </w:r>
      </w:ins>
    </w:p>
    <w:tbl>
      <w:tblPr>
        <w:tblStyle w:val="Rcsostblzat"/>
        <w:tblW w:w="0" w:type="auto"/>
        <w:tblLook w:val="04A0" w:firstRow="1" w:lastRow="0" w:firstColumn="1" w:lastColumn="0" w:noHBand="0" w:noVBand="1"/>
      </w:tblPr>
      <w:tblGrid>
        <w:gridCol w:w="2830"/>
        <w:gridCol w:w="6230"/>
      </w:tblGrid>
      <w:tr w:rsidR="00B67007" w:rsidDel="007250EB" w14:paraId="7BEE37F3" w14:textId="450A7767" w:rsidTr="00B67007">
        <w:tc>
          <w:tcPr>
            <w:tcW w:w="2830" w:type="dxa"/>
          </w:tcPr>
          <w:p w14:paraId="7AEF32E8" w14:textId="7ABC0970" w:rsidR="00B67007" w:rsidRPr="00B67007" w:rsidDel="007250EB" w:rsidRDefault="00B67007" w:rsidP="00753170">
            <w:pPr>
              <w:rPr>
                <w:moveFrom w:id="1068" w:author="Bence" w:date="2017-05-20T13:34:00Z"/>
                <w:b/>
              </w:rPr>
            </w:pPr>
            <w:moveFromRangeStart w:id="1069" w:author="Bence" w:date="2017-05-20T13:34:00Z" w:name="move483050585"/>
            <w:moveFrom w:id="1070" w:author="Bence" w:date="2017-05-20T13:34:00Z">
              <w:r w:rsidRPr="00B67007" w:rsidDel="007250EB">
                <w:rPr>
                  <w:b/>
                </w:rPr>
                <w:t>Változó neve</w:t>
              </w:r>
              <w:bookmarkStart w:id="1071" w:name="_Toc483054152"/>
              <w:bookmarkEnd w:id="1071"/>
            </w:moveFrom>
          </w:p>
        </w:tc>
        <w:tc>
          <w:tcPr>
            <w:tcW w:w="6230" w:type="dxa"/>
          </w:tcPr>
          <w:p w14:paraId="4580DEC0" w14:textId="1AC2FA56" w:rsidR="00B67007" w:rsidRPr="00B67007" w:rsidDel="007250EB" w:rsidRDefault="00B67007" w:rsidP="00753170">
            <w:pPr>
              <w:rPr>
                <w:moveFrom w:id="1072" w:author="Bence" w:date="2017-05-20T13:34:00Z"/>
                <w:b/>
              </w:rPr>
            </w:pPr>
            <w:moveFrom w:id="1073" w:author="Bence" w:date="2017-05-20T13:34:00Z">
              <w:r w:rsidRPr="00B67007" w:rsidDel="007250EB">
                <w:rPr>
                  <w:b/>
                </w:rPr>
                <w:t>Változó jelentése</w:t>
              </w:r>
              <w:bookmarkStart w:id="1074" w:name="_Toc483054153"/>
              <w:bookmarkEnd w:id="1074"/>
            </w:moveFrom>
          </w:p>
        </w:tc>
        <w:bookmarkStart w:id="1075" w:name="_Toc483054154"/>
        <w:bookmarkEnd w:id="1075"/>
      </w:tr>
      <w:tr w:rsidR="00B67007" w:rsidDel="007250EB" w14:paraId="7F668AB8" w14:textId="5596A44C" w:rsidTr="00B67007">
        <w:tc>
          <w:tcPr>
            <w:tcW w:w="2830" w:type="dxa"/>
          </w:tcPr>
          <w:p w14:paraId="7CE55B10" w14:textId="47466EF0" w:rsidR="00B67007" w:rsidDel="007250EB" w:rsidRDefault="00B67007" w:rsidP="00753170">
            <w:pPr>
              <w:rPr>
                <w:moveFrom w:id="1076" w:author="Bence" w:date="2017-05-20T13:34:00Z"/>
              </w:rPr>
            </w:pPr>
            <w:moveFrom w:id="1077" w:author="Bence" w:date="2017-05-20T13:34:00Z">
              <w:r w:rsidDel="007250EB">
                <w:t>d</w:t>
              </w:r>
              <w:r w:rsidRPr="00753170" w:rsidDel="007250EB">
                <w:t>eviceName</w:t>
              </w:r>
              <w:bookmarkStart w:id="1078" w:name="_Toc483054155"/>
              <w:bookmarkEnd w:id="1078"/>
            </w:moveFrom>
          </w:p>
        </w:tc>
        <w:tc>
          <w:tcPr>
            <w:tcW w:w="6230" w:type="dxa"/>
          </w:tcPr>
          <w:p w14:paraId="05E36356" w14:textId="0621B12C" w:rsidR="00B67007" w:rsidDel="007250EB" w:rsidRDefault="00B67007" w:rsidP="00753170">
            <w:pPr>
              <w:rPr>
                <w:moveFrom w:id="1079" w:author="Bence" w:date="2017-05-20T13:34:00Z"/>
              </w:rPr>
            </w:pPr>
            <w:moveFrom w:id="1080" w:author="Bence" w:date="2017-05-20T13:34:00Z">
              <w:r w:rsidDel="007250EB">
                <w:t>a szerver által történő azonosításra szolgál a csomópontban szereplő eszköz neve, ez nyílván egy egyedi azonosító</w:t>
              </w:r>
              <w:r w:rsidR="004752C9" w:rsidDel="007250EB">
                <w:t>, gyakorlatilag a szenzor eszköz MAC címe</w:t>
              </w:r>
              <w:bookmarkStart w:id="1081" w:name="_Toc483054156"/>
              <w:bookmarkEnd w:id="1081"/>
            </w:moveFrom>
          </w:p>
        </w:tc>
        <w:bookmarkStart w:id="1082" w:name="_Toc483054157"/>
        <w:bookmarkEnd w:id="1082"/>
      </w:tr>
      <w:tr w:rsidR="00B67007" w:rsidDel="007250EB" w14:paraId="5CA6F7D3" w14:textId="1784642D" w:rsidTr="00B67007">
        <w:tc>
          <w:tcPr>
            <w:tcW w:w="2830" w:type="dxa"/>
          </w:tcPr>
          <w:p w14:paraId="1BE4A2B1" w14:textId="5520BA3F" w:rsidR="00B67007" w:rsidDel="007250EB" w:rsidRDefault="00B67007" w:rsidP="00753170">
            <w:pPr>
              <w:rPr>
                <w:moveFrom w:id="1083" w:author="Bence" w:date="2017-05-20T13:34:00Z"/>
              </w:rPr>
            </w:pPr>
            <w:moveFrom w:id="1084" w:author="Bence" w:date="2017-05-20T13:34:00Z">
              <w:r w:rsidRPr="00753170" w:rsidDel="007250EB">
                <w:t>devicePassword</w:t>
              </w:r>
              <w:bookmarkStart w:id="1085" w:name="_Toc483054158"/>
              <w:bookmarkEnd w:id="1085"/>
            </w:moveFrom>
          </w:p>
        </w:tc>
        <w:tc>
          <w:tcPr>
            <w:tcW w:w="6230" w:type="dxa"/>
          </w:tcPr>
          <w:p w14:paraId="2D421EDE" w14:textId="770F0D76" w:rsidR="00B67007" w:rsidDel="007250EB" w:rsidRDefault="00B67007" w:rsidP="00B67007">
            <w:pPr>
              <w:rPr>
                <w:moveFrom w:id="1086" w:author="Bence" w:date="2017-05-20T13:34:00Z"/>
              </w:rPr>
            </w:pPr>
            <w:moveFrom w:id="1087" w:author="Bence" w:date="2017-05-20T13:34:00Z">
              <w:r w:rsidDel="007250EB">
                <w:t>az azonosításhoz szükséges, a deviceNamehez rendelt jelszó</w:t>
              </w:r>
              <w:r w:rsidR="00C77C74" w:rsidDel="007250EB">
                <w:t xml:space="preserve">, amit </w:t>
              </w:r>
              <w:bookmarkStart w:id="1088" w:name="_Toc483054159"/>
              <w:bookmarkEnd w:id="1088"/>
            </w:moveFrom>
          </w:p>
        </w:tc>
        <w:bookmarkStart w:id="1089" w:name="_Toc483054160"/>
        <w:bookmarkEnd w:id="1089"/>
      </w:tr>
      <w:tr w:rsidR="00984E02" w:rsidDel="007250EB" w14:paraId="029807C7" w14:textId="1EAD734D" w:rsidTr="00B67007">
        <w:tc>
          <w:tcPr>
            <w:tcW w:w="2830" w:type="dxa"/>
          </w:tcPr>
          <w:p w14:paraId="0C7E36F1" w14:textId="4D03D303" w:rsidR="00984E02" w:rsidDel="007250EB" w:rsidRDefault="00984E02" w:rsidP="00753170">
            <w:pPr>
              <w:rPr>
                <w:moveFrom w:id="1090" w:author="Bence" w:date="2017-05-20T13:34:00Z"/>
              </w:rPr>
            </w:pPr>
            <w:moveFrom w:id="1091" w:author="Bence" w:date="2017-05-20T13:34:00Z">
              <w:r w:rsidDel="007250EB">
                <w:t>dataType</w:t>
              </w:r>
              <w:bookmarkStart w:id="1092" w:name="_Toc483054161"/>
              <w:bookmarkEnd w:id="1092"/>
            </w:moveFrom>
          </w:p>
        </w:tc>
        <w:tc>
          <w:tcPr>
            <w:tcW w:w="6230" w:type="dxa"/>
          </w:tcPr>
          <w:p w14:paraId="610E747F" w14:textId="26C2EA91" w:rsidR="00984E02" w:rsidDel="007250EB" w:rsidRDefault="00984E02" w:rsidP="00753170">
            <w:pPr>
              <w:rPr>
                <w:moveFrom w:id="1093" w:author="Bence" w:date="2017-05-20T13:34:00Z"/>
              </w:rPr>
            </w:pPr>
            <w:moveFrom w:id="1094" w:author="Bence" w:date="2017-05-20T13:34:00Z">
              <w:r w:rsidDel="007250EB">
                <w:t>a mért szenzorérték típusát jelöli</w:t>
              </w:r>
              <w:bookmarkStart w:id="1095" w:name="_Toc483054162"/>
              <w:bookmarkEnd w:id="1095"/>
            </w:moveFrom>
          </w:p>
        </w:tc>
        <w:bookmarkStart w:id="1096" w:name="_Toc483054163"/>
        <w:bookmarkEnd w:id="1096"/>
      </w:tr>
      <w:tr w:rsidR="00B67007" w:rsidDel="007250EB" w14:paraId="1C06455B" w14:textId="10C5EFF3" w:rsidTr="00B67007">
        <w:tc>
          <w:tcPr>
            <w:tcW w:w="2830" w:type="dxa"/>
          </w:tcPr>
          <w:p w14:paraId="1D6F1664" w14:textId="3DD90CF4" w:rsidR="00B67007" w:rsidDel="007250EB" w:rsidRDefault="00B67007" w:rsidP="00753170">
            <w:pPr>
              <w:rPr>
                <w:moveFrom w:id="1097" w:author="Bence" w:date="2017-05-20T13:34:00Z"/>
              </w:rPr>
            </w:pPr>
            <w:moveFrom w:id="1098" w:author="Bence" w:date="2017-05-20T13:34:00Z">
              <w:r w:rsidRPr="00753170" w:rsidDel="007250EB">
                <w:t>data</w:t>
              </w:r>
              <w:bookmarkStart w:id="1099" w:name="_Toc483054164"/>
              <w:bookmarkEnd w:id="1099"/>
            </w:moveFrom>
          </w:p>
        </w:tc>
        <w:tc>
          <w:tcPr>
            <w:tcW w:w="6230" w:type="dxa"/>
          </w:tcPr>
          <w:p w14:paraId="49BABD8A" w14:textId="111FECA3" w:rsidR="00B67007" w:rsidDel="007250EB" w:rsidRDefault="00B67007" w:rsidP="00984E02">
            <w:pPr>
              <w:rPr>
                <w:moveFrom w:id="1100" w:author="Bence" w:date="2017-05-20T13:34:00Z"/>
              </w:rPr>
            </w:pPr>
            <w:moveFrom w:id="1101" w:author="Bence" w:date="2017-05-20T13:34:00Z">
              <w:r w:rsidDel="007250EB">
                <w:t>az elk</w:t>
              </w:r>
              <w:r w:rsidR="00984E02" w:rsidDel="007250EB">
                <w:t>üldeni kívánt adat</w:t>
              </w:r>
              <w:r w:rsidDel="007250EB">
                <w:t xml:space="preserve"> </w:t>
              </w:r>
              <w:bookmarkStart w:id="1102" w:name="_Toc483054165"/>
              <w:bookmarkEnd w:id="1102"/>
            </w:moveFrom>
          </w:p>
        </w:tc>
        <w:bookmarkStart w:id="1103" w:name="_Toc483054166"/>
        <w:bookmarkEnd w:id="1103"/>
      </w:tr>
    </w:tbl>
    <w:p w14:paraId="276FC8DF" w14:textId="2838896B" w:rsidR="007E6350" w:rsidRDefault="007E6350" w:rsidP="00F85831">
      <w:pPr>
        <w:pStyle w:val="Cmsor3"/>
        <w:rPr>
          <w:ins w:id="1104" w:author="Bence" w:date="2017-05-19T11:30:00Z"/>
        </w:rPr>
      </w:pPr>
      <w:bookmarkStart w:id="1105" w:name="_Toc483054167"/>
      <w:moveFromRangeEnd w:id="1069"/>
      <w:ins w:id="1106" w:author="Bence" w:date="2017-05-19T11:22:00Z">
        <w:r>
          <w:t>Beavatkozó</w:t>
        </w:r>
      </w:ins>
      <w:bookmarkEnd w:id="1105"/>
    </w:p>
    <w:p w14:paraId="4E8CD64E" w14:textId="1B1F297E" w:rsidR="007E6350" w:rsidRDefault="007E6350" w:rsidP="007E6350">
      <w:pPr>
        <w:rPr>
          <w:ins w:id="1107" w:author="Bence" w:date="2017-05-19T11:21:00Z"/>
        </w:rPr>
      </w:pPr>
      <w:ins w:id="1108" w:author="Bence" w:date="2017-05-19T11:21:00Z">
        <w:r>
          <w:t>Beavatkozó üzemmódban az eszköz célja, h</w:t>
        </w:r>
        <w:r w:rsidR="001A6546">
          <w:t>ogy a környezetének</w:t>
        </w:r>
        <w:r>
          <w:t xml:space="preserve"> működésében változásokat</w:t>
        </w:r>
        <w:r w:rsidR="00B26B53">
          <w:t xml:space="preserve"> </w:t>
        </w:r>
        <w:r>
          <w:t>eszközöljön a kapott utasítások alapján. Ennek biztosítására folyamatos kapcsolatot kell fenntartani</w:t>
        </w:r>
      </w:ins>
      <w:ins w:id="1109" w:author="Bence" w:date="2017-05-19T20:18:00Z">
        <w:r w:rsidR="00304A81">
          <w:t xml:space="preserve">a </w:t>
        </w:r>
      </w:ins>
      <w:ins w:id="1110" w:author="Bence" w:date="2017-05-19T11:21:00Z">
        <w:r>
          <w:t xml:space="preserve"> </w:t>
        </w:r>
      </w:ins>
      <w:ins w:id="1111" w:author="Bence" w:date="2017-05-19T19:48:00Z">
        <w:r w:rsidR="00BA7F8A">
          <w:t>a</w:t>
        </w:r>
      </w:ins>
      <w:ins w:id="1112" w:author="Bence" w:date="2017-05-19T20:18:00Z">
        <w:r w:rsidR="00304A81">
          <w:t xml:space="preserve"> menedzserrel, a</w:t>
        </w:r>
      </w:ins>
      <w:ins w:id="1113" w:author="Bence" w:date="2017-05-19T19:48:00Z">
        <w:r w:rsidR="00BA7F8A">
          <w:t xml:space="preserve"> beérkező üzenetekre pedig a lehető leghamarabb reagálnia kell</w:t>
        </w:r>
      </w:ins>
      <w:ins w:id="1114" w:author="Bence" w:date="2017-05-19T11:21:00Z">
        <w:r w:rsidR="001A6546">
          <w:t>-</w:t>
        </w:r>
      </w:ins>
    </w:p>
    <w:p w14:paraId="0C0646E8" w14:textId="139B98CC" w:rsidR="007E6350" w:rsidRDefault="007E6350" w:rsidP="007E6350">
      <w:pPr>
        <w:rPr>
          <w:ins w:id="1115" w:author="Bence" w:date="2017-05-20T14:22:00Z"/>
        </w:rPr>
      </w:pPr>
      <w:ins w:id="1116" w:author="Bence" w:date="2017-05-19T11:21:00Z">
        <w:r>
          <w:t>A beavatko</w:t>
        </w:r>
        <w:r w:rsidR="00603F1F">
          <w:t>zó működés</w:t>
        </w:r>
      </w:ins>
      <w:ins w:id="1117" w:author="Bence" w:date="2017-05-20T14:23:00Z">
        <w:r w:rsidR="00603F1F">
          <w:t>i</w:t>
        </w:r>
      </w:ins>
      <w:ins w:id="1118" w:author="Bence" w:date="2017-05-19T11:21:00Z">
        <w:r w:rsidR="00603F1F">
          <w:t xml:space="preserve"> folyamatának</w:t>
        </w:r>
      </w:ins>
      <w:ins w:id="1119" w:author="Bence" w:date="2017-05-20T14:22:00Z">
        <w:r w:rsidR="00603F1F">
          <w:t xml:space="preserve"> főbb</w:t>
        </w:r>
      </w:ins>
      <w:ins w:id="1120" w:author="Bence" w:date="2017-05-19T11:21:00Z">
        <w:r w:rsidR="00603F1F">
          <w:t xml:space="preserve"> lépéseit a </w:t>
        </w:r>
      </w:ins>
      <w:ins w:id="1121" w:author="Bence" w:date="2017-05-20T14:23:00Z">
        <w:r w:rsidR="00603F1F">
          <w:fldChar w:fldCharType="begin"/>
        </w:r>
        <w:r w:rsidR="00603F1F">
          <w:instrText xml:space="preserve"> REF _Ref483053552 \h </w:instrText>
        </w:r>
      </w:ins>
      <w:r w:rsidR="00603F1F">
        <w:fldChar w:fldCharType="separate"/>
      </w:r>
      <w:ins w:id="1122" w:author="Bence" w:date="2017-05-20T14:23:00Z">
        <w:r w:rsidR="00603F1F">
          <w:rPr>
            <w:noProof/>
          </w:rPr>
          <w:t>3</w:t>
        </w:r>
        <w:r w:rsidR="00603F1F">
          <w:t>.</w:t>
        </w:r>
        <w:r w:rsidR="00603F1F">
          <w:rPr>
            <w:noProof/>
          </w:rPr>
          <w:t>4</w:t>
        </w:r>
        <w:r w:rsidR="00603F1F">
          <w:t>. ábra</w:t>
        </w:r>
        <w:r w:rsidR="00603F1F">
          <w:fldChar w:fldCharType="end"/>
        </w:r>
        <w:r w:rsidR="00603F1F">
          <w:t xml:space="preserve"> mutatja be.</w:t>
        </w:r>
      </w:ins>
    </w:p>
    <w:p w14:paraId="0ED3E51E" w14:textId="77777777" w:rsidR="00603F1F" w:rsidRDefault="00603F1F" w:rsidP="00603F1F">
      <w:pPr>
        <w:keepNext/>
        <w:rPr>
          <w:ins w:id="1123" w:author="Bence" w:date="2017-05-20T14:22:00Z"/>
        </w:rPr>
        <w:pPrChange w:id="1124" w:author="Bence" w:date="2017-05-20T14:22:00Z">
          <w:pPr/>
        </w:pPrChange>
      </w:pPr>
      <w:ins w:id="1125" w:author="Bence" w:date="2017-05-20T14:22:00Z">
        <w:r>
          <w:rPr>
            <w:noProof/>
          </w:rPr>
          <w:lastRenderedPageBreak/>
          <w:drawing>
            <wp:inline distT="0" distB="0" distL="0" distR="0" wp14:anchorId="7F09549D" wp14:editId="6524E208">
              <wp:extent cx="5759450" cy="4301490"/>
              <wp:effectExtent l="0" t="0" r="0" b="381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301490"/>
                      </a:xfrm>
                      <a:prstGeom prst="rect">
                        <a:avLst/>
                      </a:prstGeom>
                    </pic:spPr>
                  </pic:pic>
                </a:graphicData>
              </a:graphic>
            </wp:inline>
          </w:drawing>
        </w:r>
      </w:ins>
    </w:p>
    <w:bookmarkStart w:id="1126" w:name="_Ref483053552"/>
    <w:p w14:paraId="10CA1887" w14:textId="5EB3CE0D" w:rsidR="00603F1F" w:rsidRPr="00B67007" w:rsidRDefault="00811C16" w:rsidP="00811C16">
      <w:pPr>
        <w:pStyle w:val="Kpalrs"/>
        <w:rPr>
          <w:ins w:id="1127" w:author="Bence" w:date="2017-05-19T11:21:00Z"/>
        </w:rPr>
        <w:pPrChange w:id="1128" w:author="Bence" w:date="2017-05-21T11:34:00Z">
          <w:pPr/>
        </w:pPrChange>
      </w:pPr>
      <w:ins w:id="1129" w:author="Bence" w:date="2017-05-21T11:34:00Z">
        <w:r>
          <w:fldChar w:fldCharType="begin"/>
        </w:r>
        <w:r>
          <w:instrText xml:space="preserve"> STYLEREF 1 \s </w:instrText>
        </w:r>
      </w:ins>
      <w:r>
        <w:fldChar w:fldCharType="separate"/>
      </w:r>
      <w:r>
        <w:rPr>
          <w:noProof/>
        </w:rPr>
        <w:t>3</w:t>
      </w:r>
      <w:ins w:id="1130" w:author="Bence" w:date="2017-05-21T11:34:00Z">
        <w:r>
          <w:fldChar w:fldCharType="end"/>
        </w:r>
        <w:r>
          <w:t>.</w:t>
        </w:r>
        <w:r>
          <w:fldChar w:fldCharType="begin"/>
        </w:r>
        <w:r>
          <w:instrText xml:space="preserve"> SEQ ábra \* ARABIC \s 1 </w:instrText>
        </w:r>
      </w:ins>
      <w:r>
        <w:fldChar w:fldCharType="separate"/>
      </w:r>
      <w:ins w:id="1131" w:author="Bence" w:date="2017-05-21T11:34:00Z">
        <w:r>
          <w:rPr>
            <w:noProof/>
          </w:rPr>
          <w:t>7</w:t>
        </w:r>
        <w:r>
          <w:fldChar w:fldCharType="end"/>
        </w:r>
      </w:ins>
      <w:ins w:id="1132" w:author="Bence" w:date="2017-05-20T14:22:00Z">
        <w:r w:rsidR="00603F1F">
          <w:t>. ábra</w:t>
        </w:r>
        <w:bookmarkEnd w:id="1126"/>
        <w:r w:rsidR="00603F1F">
          <w:t xml:space="preserve"> Beavatkozó működése</w:t>
        </w:r>
      </w:ins>
    </w:p>
    <w:p w14:paraId="3420C968" w14:textId="00971E3B" w:rsidR="007E6350" w:rsidRPr="007E6350" w:rsidRDefault="00603F1F" w:rsidP="007E6350">
      <w:pPr>
        <w:rPr>
          <w:ins w:id="1133" w:author="Bence" w:date="2017-05-19T11:21:00Z"/>
        </w:rPr>
        <w:pPrChange w:id="1134" w:author="Bence" w:date="2017-05-19T11:21:00Z">
          <w:pPr>
            <w:pStyle w:val="Cmsor3"/>
          </w:pPr>
        </w:pPrChange>
      </w:pPr>
      <w:ins w:id="1135" w:author="Bence" w:date="2017-05-20T14:24:00Z">
        <w:r>
          <w:t>A folyamat</w:t>
        </w:r>
      </w:ins>
      <w:ins w:id="1136" w:author="Bence" w:date="2017-05-20T14:29:00Z">
        <w:r>
          <w:t xml:space="preserve"> néhány inicializációs feladatot követő</w:t>
        </w:r>
      </w:ins>
      <w:ins w:id="1137" w:author="Bence" w:date="2017-05-20T14:24:00Z">
        <w:r>
          <w:t xml:space="preserve"> első lépése a menedzser által szolgáltatott TCP szerverhez való csatlakozás</w:t>
        </w:r>
      </w:ins>
      <w:ins w:id="1138" w:author="Bence" w:date="2017-05-20T14:27:00Z">
        <w:r>
          <w:t xml:space="preserve">. Amennyiben az eszköz nem ismeri a szerver IP címét, akkor várakozik, a menedzser feladata ugyanis, hogy bizonyos időközönként broadcast UDP üzenetben elküldje azt. A cím segítségével </w:t>
        </w:r>
      </w:ins>
      <w:ins w:id="1139" w:author="Bence" w:date="2017-05-20T14:29:00Z">
        <w:r>
          <w:t xml:space="preserve">már felépíthető a kapcsolat, ezt követően a beavatkozó feladata </w:t>
        </w:r>
      </w:ins>
    </w:p>
    <w:p w14:paraId="2F4F042E" w14:textId="151DBDF2" w:rsidR="00480957" w:rsidRPr="00480957" w:rsidRDefault="007A70EC" w:rsidP="004D27D4">
      <w:pPr>
        <w:pStyle w:val="Cmsor3"/>
      </w:pPr>
      <w:bookmarkStart w:id="1140" w:name="_Toc483054168"/>
      <w:r>
        <w:t>Menedzser</w:t>
      </w:r>
      <w:bookmarkEnd w:id="1140"/>
    </w:p>
    <w:p w14:paraId="74AD4B3D" w14:textId="35291397" w:rsidR="009F335B" w:rsidRDefault="00B61DA8" w:rsidP="00DC059D">
      <w:pPr>
        <w:rPr>
          <w:ins w:id="1141" w:author="Bence" w:date="2017-05-20T16:45:00Z"/>
        </w:rPr>
      </w:pPr>
      <w:r>
        <w:t xml:space="preserve">A </w:t>
      </w:r>
      <w:r w:rsidR="005D67D0">
        <w:t xml:space="preserve">menedzser </w:t>
      </w:r>
      <w:r w:rsidR="009A68FF">
        <w:t>működése</w:t>
      </w:r>
      <w:r w:rsidR="004752C9">
        <w:t xml:space="preserve"> </w:t>
      </w:r>
      <w:ins w:id="1142" w:author="Bence" w:date="2017-05-20T16:43:00Z">
        <w:r w:rsidR="00D509A7">
          <w:t>lényegesen bonyolultabb a szenzor és beavatkozó típusú eszközökénél, hiszen a feladata sokrétűbb</w:t>
        </w:r>
      </w:ins>
      <w:ins w:id="1143" w:author="Bence" w:date="2017-05-20T16:45:00Z">
        <w:r w:rsidR="00D509A7">
          <w:t xml:space="preserve"> </w:t>
        </w:r>
      </w:ins>
      <w:ins w:id="1144" w:author="Bence" w:date="2017-05-20T16:43:00Z">
        <w:r w:rsidR="00D509A7">
          <w:t>és a rendszer minden másik elemével kapcsolatban van.</w:t>
        </w:r>
      </w:ins>
      <w:ins w:id="1145" w:author="Bence" w:date="2017-05-20T16:45:00Z">
        <w:r w:rsidR="00D509A7">
          <w:t xml:space="preserve"> A menedzser által végzett főbb feladatok:</w:t>
        </w:r>
      </w:ins>
    </w:p>
    <w:p w14:paraId="7D6338E6" w14:textId="2E0D788F" w:rsidR="00D509A7" w:rsidRDefault="00D509A7" w:rsidP="00D509A7">
      <w:pPr>
        <w:pStyle w:val="Listaszerbekezds"/>
        <w:numPr>
          <w:ilvl w:val="0"/>
          <w:numId w:val="27"/>
        </w:numPr>
        <w:rPr>
          <w:ins w:id="1146" w:author="Bence" w:date="2017-05-20T16:47:00Z"/>
        </w:rPr>
        <w:pPrChange w:id="1147" w:author="Bence" w:date="2017-05-20T16:46:00Z">
          <w:pPr/>
        </w:pPrChange>
      </w:pPr>
      <w:ins w:id="1148" w:author="Bence" w:date="2017-05-20T16:46:00Z">
        <w:r>
          <w:t xml:space="preserve">Periodikusan közli UDP broadcast </w:t>
        </w:r>
      </w:ins>
      <w:ins w:id="1149" w:author="Bence" w:date="2017-05-20T16:47:00Z">
        <w:r>
          <w:t>üzenetek</w:t>
        </w:r>
      </w:ins>
      <w:ins w:id="1150" w:author="Bence" w:date="2017-05-20T16:46:00Z">
        <w:r>
          <w:t xml:space="preserve"> küldésével az elérhetőségét a többi komponens számára, hogy a rendszerben esetlegesen újonnan megjelenő eszközök</w:t>
        </w:r>
      </w:ins>
      <w:ins w:id="1151" w:author="Bence" w:date="2017-05-20T16:47:00Z">
        <w:r>
          <w:t xml:space="preserve"> is csatlakozhassanak hozzá.</w:t>
        </w:r>
      </w:ins>
    </w:p>
    <w:p w14:paraId="03E160CD" w14:textId="12091791" w:rsidR="00D509A7" w:rsidRDefault="00D509A7" w:rsidP="00D509A7">
      <w:pPr>
        <w:pStyle w:val="Listaszerbekezds"/>
        <w:numPr>
          <w:ilvl w:val="0"/>
          <w:numId w:val="27"/>
        </w:numPr>
        <w:rPr>
          <w:ins w:id="1152" w:author="Bence" w:date="2017-05-20T16:50:00Z"/>
        </w:rPr>
        <w:pPrChange w:id="1153" w:author="Bence" w:date="2017-05-20T16:46:00Z">
          <w:pPr/>
        </w:pPrChange>
      </w:pPr>
      <w:ins w:id="1154" w:author="Bence" w:date="2017-05-20T16:46:00Z">
        <w:r>
          <w:t xml:space="preserve"> </w:t>
        </w:r>
      </w:ins>
      <w:ins w:id="1155" w:author="Bence" w:date="2017-05-20T16:48:00Z">
        <w:r>
          <w:t xml:space="preserve">Periodikusan frissíti a saját adatbázisát a szervertől lekért szabályokkal, hogy a felhasználók által a szerveren készített új automatizálásokról is értesítést szerezzen. </w:t>
        </w:r>
      </w:ins>
    </w:p>
    <w:p w14:paraId="01D9DFEF" w14:textId="6B29F57B" w:rsidR="00D509A7" w:rsidRDefault="00D509A7" w:rsidP="00D509A7">
      <w:pPr>
        <w:pStyle w:val="Listaszerbekezds"/>
        <w:numPr>
          <w:ilvl w:val="0"/>
          <w:numId w:val="27"/>
        </w:numPr>
        <w:rPr>
          <w:ins w:id="1156" w:author="Bence" w:date="2017-05-20T16:50:00Z"/>
        </w:rPr>
        <w:pPrChange w:id="1157" w:author="Bence" w:date="2017-05-20T16:46:00Z">
          <w:pPr/>
        </w:pPrChange>
      </w:pPr>
      <w:ins w:id="1158" w:author="Bence" w:date="2017-05-20T16:50:00Z">
        <w:r>
          <w:t>A lakás automatizálásának vezérlése</w:t>
        </w:r>
      </w:ins>
    </w:p>
    <w:p w14:paraId="0B3ACC9C" w14:textId="77777777" w:rsidR="00D11578" w:rsidRDefault="00697716" w:rsidP="00D509A7">
      <w:pPr>
        <w:rPr>
          <w:ins w:id="1159" w:author="Bence" w:date="2017-05-20T19:01:00Z"/>
        </w:rPr>
      </w:pPr>
      <w:ins w:id="1160" w:author="Bence" w:date="2017-05-20T16:51:00Z">
        <w:r>
          <w:lastRenderedPageBreak/>
          <w:t xml:space="preserve">A lista 3. </w:t>
        </w:r>
      </w:ins>
      <w:ins w:id="1161" w:author="Bence" w:date="2017-05-20T17:23:00Z">
        <w:r>
          <w:t>pontjában említett feladat ellátása</w:t>
        </w:r>
      </w:ins>
      <w:ins w:id="1162" w:author="Bence" w:date="2017-05-20T16:51:00Z">
        <w:r>
          <w:t xml:space="preserve"> egy összetett funkció, </w:t>
        </w:r>
      </w:ins>
      <w:ins w:id="1163" w:author="Bence" w:date="2017-05-20T17:24:00Z">
        <w:r>
          <w:t>és mint az egész rendszer egyik legfontosabb része, érdem</w:t>
        </w:r>
        <w:r w:rsidR="00D11578">
          <w:t>es részletesebben is kifejteni</w:t>
        </w:r>
      </w:ins>
      <w:ins w:id="1164" w:author="Bence" w:date="2017-05-20T19:00:00Z">
        <w:r w:rsidR="00D11578">
          <w:t>. Ehhez első lépésben bemutatom a vezérlési szabályok mögötti logikai elgondolást, utána pedig a</w:t>
        </w:r>
      </w:ins>
      <w:ins w:id="1165" w:author="Bence" w:date="2017-05-20T19:01:00Z">
        <w:r w:rsidR="00D11578">
          <w:t xml:space="preserve"> menedzser kiértékelési</w:t>
        </w:r>
      </w:ins>
      <w:ins w:id="1166" w:author="Bence" w:date="2017-05-20T19:00:00Z">
        <w:r w:rsidR="00D11578">
          <w:t xml:space="preserve"> folyamatát.</w:t>
        </w:r>
      </w:ins>
    </w:p>
    <w:p w14:paraId="2091F400" w14:textId="0E40BF40" w:rsidR="00D11578" w:rsidRDefault="00D11578" w:rsidP="00D11578">
      <w:pPr>
        <w:pStyle w:val="Cmsor4"/>
        <w:rPr>
          <w:ins w:id="1167" w:author="Bence" w:date="2017-05-20T19:03:00Z"/>
        </w:rPr>
        <w:pPrChange w:id="1168" w:author="Bence" w:date="2017-05-20T19:02:00Z">
          <w:pPr/>
        </w:pPrChange>
      </w:pPr>
      <w:ins w:id="1169" w:author="Bence" w:date="2017-05-20T19:02:00Z">
        <w:r>
          <w:t>Vezérlési szabályok felépítése</w:t>
        </w:r>
      </w:ins>
    </w:p>
    <w:p w14:paraId="64F5A93A" w14:textId="0B17AA21" w:rsidR="00D11578" w:rsidRDefault="00D11578" w:rsidP="00D11578">
      <w:pPr>
        <w:rPr>
          <w:ins w:id="1170" w:author="Bence" w:date="2017-05-20T19:56:00Z"/>
        </w:rPr>
      </w:pPr>
      <w:ins w:id="1171" w:author="Bence" w:date="2017-05-20T19:04:00Z">
        <w:r>
          <w:t xml:space="preserve">A szabályok szerkezetének kigondolását a feladat egyik kulcsfontosságú </w:t>
        </w:r>
      </w:ins>
      <w:ins w:id="1172" w:author="Bence" w:date="2017-05-20T22:22:00Z">
        <w:r w:rsidR="00370225">
          <w:t>részének</w:t>
        </w:r>
      </w:ins>
      <w:ins w:id="1173" w:author="Bence" w:date="2017-05-20T19:04:00Z">
        <w:r>
          <w:t xml:space="preserve"> </w:t>
        </w:r>
      </w:ins>
      <w:ins w:id="1174" w:author="Bence" w:date="2017-05-20T19:14:00Z">
        <w:r w:rsidR="004408AC">
          <w:t>érzem</w:t>
        </w:r>
      </w:ins>
      <w:ins w:id="1175" w:author="Bence" w:date="2017-05-20T19:04:00Z">
        <w:r>
          <w:t>:</w:t>
        </w:r>
      </w:ins>
      <w:ins w:id="1176" w:author="Bence" w:date="2017-05-20T19:08:00Z">
        <w:r w:rsidR="004408AC">
          <w:t xml:space="preserve"> olyan megoldást szeretnék, ahol a felhasználók </w:t>
        </w:r>
      </w:ins>
      <w:ins w:id="1177" w:author="Bence" w:date="2017-05-20T22:42:00Z">
        <w:r w:rsidR="00A81807">
          <w:t>részéről nem igényel mélyebb programozási ismereteket</w:t>
        </w:r>
      </w:ins>
      <w:ins w:id="1178" w:author="Bence" w:date="2017-05-20T19:14:00Z">
        <w:r w:rsidR="004408AC">
          <w:t xml:space="preserve"> szabályok létrehozása</w:t>
        </w:r>
      </w:ins>
      <w:ins w:id="1179" w:author="Bence" w:date="2017-05-20T19:08:00Z">
        <w:r w:rsidR="004408AC">
          <w:t>, ugyanakkor az egyszerűség nem korlátozza</w:t>
        </w:r>
      </w:ins>
      <w:ins w:id="1180" w:author="Bence" w:date="2017-05-20T19:15:00Z">
        <w:r w:rsidR="004408AC">
          <w:t xml:space="preserve"> túlságosan</w:t>
        </w:r>
      </w:ins>
      <w:ins w:id="1181" w:author="Bence" w:date="2017-05-20T19:08:00Z">
        <w:r w:rsidR="004408AC">
          <w:t xml:space="preserve"> a kevésbé triviális működések automatizálását sem.</w:t>
        </w:r>
      </w:ins>
      <w:ins w:id="1182" w:author="Bence" w:date="2017-05-20T19:15:00Z">
        <w:r w:rsidR="004408AC">
          <w:t xml:space="preserve"> Sajnos a két szempont kicsit szembemegy egymással, í</w:t>
        </w:r>
      </w:ins>
      <w:ins w:id="1183" w:author="Bence" w:date="2017-05-20T19:16:00Z">
        <w:r w:rsidR="004408AC">
          <w:t xml:space="preserve">gy kompromisszumokat kellett vállalnom a megalkotás során. </w:t>
        </w:r>
      </w:ins>
      <w:ins w:id="1184" w:author="Bence" w:date="2017-05-20T19:18:00Z">
        <w:r w:rsidR="00F57578">
          <w:t xml:space="preserve">A kitalált </w:t>
        </w:r>
      </w:ins>
      <w:ins w:id="1185" w:author="Bence" w:date="2017-05-20T19:56:00Z">
        <w:r w:rsidR="00FD1E4D">
          <w:t>szerkezetet a</w:t>
        </w:r>
      </w:ins>
      <w:ins w:id="1186" w:author="Bence" w:date="2017-05-20T19:57:00Z">
        <w:r w:rsidR="00FD1E4D">
          <w:t xml:space="preserve"> </w:t>
        </w:r>
        <w:r w:rsidR="00FD1E4D">
          <w:fldChar w:fldCharType="begin"/>
        </w:r>
        <w:r w:rsidR="00FD1E4D">
          <w:instrText xml:space="preserve"> REF _Ref483073554 \h </w:instrText>
        </w:r>
      </w:ins>
      <w:r w:rsidR="00FD1E4D">
        <w:fldChar w:fldCharType="separate"/>
      </w:r>
      <w:ins w:id="1187" w:author="Bence" w:date="2017-05-20T19:57:00Z">
        <w:r w:rsidR="00FD1E4D">
          <w:rPr>
            <w:noProof/>
          </w:rPr>
          <w:t>3</w:t>
        </w:r>
        <w:r w:rsidR="00FD1E4D">
          <w:t>.</w:t>
        </w:r>
        <w:r w:rsidR="00FD1E4D">
          <w:rPr>
            <w:noProof/>
          </w:rPr>
          <w:t>5</w:t>
        </w:r>
        <w:r w:rsidR="00FD1E4D">
          <w:t>. ábra</w:t>
        </w:r>
        <w:r w:rsidR="00FD1E4D">
          <w:fldChar w:fldCharType="end"/>
        </w:r>
        <w:r w:rsidR="00FD1E4D">
          <w:t xml:space="preserve"> mutatja be.</w:t>
        </w:r>
      </w:ins>
    </w:p>
    <w:p w14:paraId="66CB0533" w14:textId="09BA21A8" w:rsidR="00FD1E4D" w:rsidRDefault="00511976" w:rsidP="00FD1E4D">
      <w:pPr>
        <w:keepNext/>
        <w:jc w:val="center"/>
        <w:rPr>
          <w:ins w:id="1188" w:author="Bence" w:date="2017-05-20T19:56:00Z"/>
        </w:rPr>
        <w:pPrChange w:id="1189" w:author="Bence" w:date="2017-05-20T19:57:00Z">
          <w:pPr/>
        </w:pPrChange>
      </w:pPr>
      <w:ins w:id="1190" w:author="Bence" w:date="2017-05-20T20:29:00Z">
        <w:r>
          <w:rPr>
            <w:noProof/>
          </w:rPr>
          <w:drawing>
            <wp:inline distT="0" distB="0" distL="0" distR="0" wp14:anchorId="44A9E6CC" wp14:editId="6E4D26B0">
              <wp:extent cx="5365628" cy="5104150"/>
              <wp:effectExtent l="0" t="0" r="6985" b="127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1921" cy="5110136"/>
                      </a:xfrm>
                      <a:prstGeom prst="rect">
                        <a:avLst/>
                      </a:prstGeom>
                    </pic:spPr>
                  </pic:pic>
                </a:graphicData>
              </a:graphic>
            </wp:inline>
          </w:drawing>
        </w:r>
      </w:ins>
    </w:p>
    <w:bookmarkStart w:id="1191" w:name="_Ref483073554"/>
    <w:p w14:paraId="3A9F36D7" w14:textId="0678656F" w:rsidR="005422CF" w:rsidRDefault="00811C16" w:rsidP="00811C16">
      <w:pPr>
        <w:pStyle w:val="Kpalrs"/>
        <w:rPr>
          <w:ins w:id="1192" w:author="Bence" w:date="2017-05-20T19:57:00Z"/>
        </w:rPr>
        <w:pPrChange w:id="1193" w:author="Bence" w:date="2017-05-21T11:34:00Z">
          <w:pPr/>
        </w:pPrChange>
      </w:pPr>
      <w:ins w:id="1194" w:author="Bence" w:date="2017-05-21T11:34:00Z">
        <w:r>
          <w:fldChar w:fldCharType="begin"/>
        </w:r>
        <w:r>
          <w:instrText xml:space="preserve"> STYLEREF 1 \s </w:instrText>
        </w:r>
      </w:ins>
      <w:r>
        <w:fldChar w:fldCharType="separate"/>
      </w:r>
      <w:r>
        <w:rPr>
          <w:noProof/>
        </w:rPr>
        <w:t>3</w:t>
      </w:r>
      <w:ins w:id="1195" w:author="Bence" w:date="2017-05-21T11:34:00Z">
        <w:r>
          <w:fldChar w:fldCharType="end"/>
        </w:r>
        <w:r>
          <w:t>.</w:t>
        </w:r>
        <w:r>
          <w:fldChar w:fldCharType="begin"/>
        </w:r>
        <w:r>
          <w:instrText xml:space="preserve"> SEQ ábra \* ARABIC \s 1 </w:instrText>
        </w:r>
      </w:ins>
      <w:r>
        <w:fldChar w:fldCharType="separate"/>
      </w:r>
      <w:ins w:id="1196" w:author="Bence" w:date="2017-05-21T11:34:00Z">
        <w:r>
          <w:rPr>
            <w:noProof/>
          </w:rPr>
          <w:t>8</w:t>
        </w:r>
        <w:r>
          <w:fldChar w:fldCharType="end"/>
        </w:r>
      </w:ins>
      <w:ins w:id="1197" w:author="Bence" w:date="2017-05-20T19:56:00Z">
        <w:r w:rsidR="00FD1E4D">
          <w:t>. ábra</w:t>
        </w:r>
        <w:bookmarkEnd w:id="1191"/>
        <w:r w:rsidR="00FD1E4D">
          <w:t xml:space="preserve"> Szabály felépítése</w:t>
        </w:r>
      </w:ins>
    </w:p>
    <w:p w14:paraId="4CADF6E3" w14:textId="1CC15AD1" w:rsidR="00FD1E4D" w:rsidRDefault="00FD1E4D" w:rsidP="00FD1E4D">
      <w:pPr>
        <w:rPr>
          <w:ins w:id="1198" w:author="Bence" w:date="2017-05-20T19:59:00Z"/>
          <w:lang w:eastAsia="en-US"/>
        </w:rPr>
      </w:pPr>
      <w:ins w:id="1199" w:author="Bence" w:date="2017-05-20T19:59:00Z">
        <w:r>
          <w:rPr>
            <w:lang w:eastAsia="en-US"/>
          </w:rPr>
          <w:t>Láthatjuk, hogy egy szabály két részből tevődik össze:</w:t>
        </w:r>
      </w:ins>
    </w:p>
    <w:p w14:paraId="7156A5AB" w14:textId="1B145431" w:rsidR="00FD1E4D" w:rsidRPr="00FD1E4D" w:rsidRDefault="00FD1E4D" w:rsidP="00FD1E4D">
      <w:pPr>
        <w:pStyle w:val="Listaszerbekezds"/>
        <w:numPr>
          <w:ilvl w:val="0"/>
          <w:numId w:val="28"/>
        </w:numPr>
        <w:rPr>
          <w:ins w:id="1200" w:author="Bence" w:date="2017-05-20T20:06:00Z"/>
          <w:b/>
          <w:lang w:eastAsia="en-US"/>
          <w:rPrChange w:id="1201" w:author="Bence" w:date="2017-05-20T20:06:00Z">
            <w:rPr>
              <w:ins w:id="1202" w:author="Bence" w:date="2017-05-20T20:06:00Z"/>
              <w:lang w:eastAsia="en-US"/>
            </w:rPr>
          </w:rPrChange>
        </w:rPr>
        <w:pPrChange w:id="1203" w:author="Bence" w:date="2017-05-20T19:59:00Z">
          <w:pPr/>
        </w:pPrChange>
      </w:pPr>
      <w:ins w:id="1204" w:author="Bence" w:date="2017-05-20T19:59:00Z">
        <w:r w:rsidRPr="00FD1E4D">
          <w:rPr>
            <w:b/>
            <w:lang w:eastAsia="en-US"/>
            <w:rPrChange w:id="1205" w:author="Bence" w:date="2017-05-20T19:59:00Z">
              <w:rPr>
                <w:lang w:eastAsia="en-US"/>
              </w:rPr>
            </w:rPrChange>
          </w:rPr>
          <w:lastRenderedPageBreak/>
          <w:t>Triggerek:</w:t>
        </w:r>
        <w:r>
          <w:rPr>
            <w:b/>
            <w:lang w:eastAsia="en-US"/>
          </w:rPr>
          <w:t xml:space="preserve"> </w:t>
        </w:r>
        <w:r>
          <w:rPr>
            <w:lang w:eastAsia="en-US"/>
          </w:rPr>
          <w:t>A szabály feltétel része, melyből egy szabályhoz tetszőlegesen sok tartozhat.</w:t>
        </w:r>
      </w:ins>
      <w:ins w:id="1206" w:author="Bence" w:date="2017-05-20T20:05:00Z">
        <w:r>
          <w:rPr>
            <w:lang w:eastAsia="en-US"/>
          </w:rPr>
          <w:t xml:space="preserve"> A triggerhez tartozó mezők jelentését a</w:t>
        </w:r>
      </w:ins>
      <w:ins w:id="1207" w:author="Bence" w:date="2017-05-20T20:07:00Z">
        <w:r w:rsidR="003365B7">
          <w:rPr>
            <w:lang w:eastAsia="en-US"/>
          </w:rPr>
          <w:t xml:space="preserve"> </w:t>
        </w:r>
      </w:ins>
      <w:ins w:id="1208" w:author="Bence" w:date="2017-05-20T20:08:00Z">
        <w:r w:rsidR="003365B7">
          <w:rPr>
            <w:lang w:eastAsia="en-US"/>
          </w:rPr>
          <w:fldChar w:fldCharType="begin"/>
        </w:r>
        <w:r w:rsidR="003365B7">
          <w:rPr>
            <w:lang w:eastAsia="en-US"/>
          </w:rPr>
          <w:instrText xml:space="preserve"> REF _Ref483074211 \h </w:instrText>
        </w:r>
        <w:r w:rsidR="003365B7">
          <w:rPr>
            <w:lang w:eastAsia="en-US"/>
          </w:rPr>
        </w:r>
      </w:ins>
      <w:r w:rsidR="003365B7">
        <w:rPr>
          <w:lang w:eastAsia="en-US"/>
        </w:rPr>
        <w:fldChar w:fldCharType="separate"/>
      </w:r>
      <w:ins w:id="1209" w:author="Bence" w:date="2017-05-20T20:08:00Z">
        <w:r w:rsidR="003365B7">
          <w:rPr>
            <w:b/>
            <w:noProof/>
          </w:rPr>
          <w:t>3</w:t>
        </w:r>
        <w:r w:rsidR="003365B7">
          <w:rPr>
            <w:b/>
          </w:rPr>
          <w:t>.</w:t>
        </w:r>
        <w:r w:rsidR="003365B7">
          <w:rPr>
            <w:b/>
            <w:noProof/>
          </w:rPr>
          <w:t>2</w:t>
        </w:r>
        <w:r w:rsidR="003365B7">
          <w:t>. táblázat</w:t>
        </w:r>
        <w:r w:rsidR="003365B7">
          <w:rPr>
            <w:lang w:eastAsia="en-US"/>
          </w:rPr>
          <w:fldChar w:fldCharType="end"/>
        </w:r>
        <w:r w:rsidR="003365B7">
          <w:rPr>
            <w:lang w:eastAsia="en-US"/>
          </w:rPr>
          <w:t xml:space="preserve"> írja le.</w:t>
        </w:r>
      </w:ins>
    </w:p>
    <w:tbl>
      <w:tblPr>
        <w:tblStyle w:val="Rcsostblzat"/>
        <w:tblW w:w="0" w:type="auto"/>
        <w:tblInd w:w="720" w:type="dxa"/>
        <w:tblLook w:val="04A0" w:firstRow="1" w:lastRow="0" w:firstColumn="1" w:lastColumn="0" w:noHBand="0" w:noVBand="1"/>
        <w:tblPrChange w:id="1210" w:author="Bence" w:date="2017-05-20T20:27:00Z">
          <w:tblPr>
            <w:tblStyle w:val="Rcsostblzat"/>
            <w:tblW w:w="0" w:type="auto"/>
            <w:tblInd w:w="720" w:type="dxa"/>
            <w:tblLook w:val="04A0" w:firstRow="1" w:lastRow="0" w:firstColumn="1" w:lastColumn="0" w:noHBand="0" w:noVBand="1"/>
          </w:tblPr>
        </w:tblPrChange>
      </w:tblPr>
      <w:tblGrid>
        <w:gridCol w:w="2110"/>
        <w:gridCol w:w="3828"/>
        <w:gridCol w:w="2387"/>
        <w:gridCol w:w="15"/>
        <w:tblGridChange w:id="1211">
          <w:tblGrid>
            <w:gridCol w:w="1934"/>
            <w:gridCol w:w="176"/>
            <w:gridCol w:w="654"/>
            <w:gridCol w:w="2795"/>
            <w:gridCol w:w="379"/>
            <w:gridCol w:w="2387"/>
            <w:gridCol w:w="15"/>
          </w:tblGrid>
        </w:tblGridChange>
      </w:tblGrid>
      <w:tr w:rsidR="003365B7" w14:paraId="75A51EE9" w14:textId="77777777" w:rsidTr="00187F34">
        <w:trPr>
          <w:ins w:id="1212" w:author="Bence" w:date="2017-05-20T20:06:00Z"/>
        </w:trPr>
        <w:tc>
          <w:tcPr>
            <w:tcW w:w="2110" w:type="dxa"/>
            <w:tcPrChange w:id="1213" w:author="Bence" w:date="2017-05-20T20:27:00Z">
              <w:tcPr>
                <w:tcW w:w="3020" w:type="dxa"/>
                <w:gridSpan w:val="3"/>
              </w:tcPr>
            </w:tcPrChange>
          </w:tcPr>
          <w:p w14:paraId="52E84C0B" w14:textId="1D4B5D2D" w:rsidR="003365B7" w:rsidRDefault="003365B7" w:rsidP="003365B7">
            <w:pPr>
              <w:pStyle w:val="Listaszerbekezds"/>
              <w:ind w:left="0"/>
              <w:jc w:val="center"/>
              <w:rPr>
                <w:ins w:id="1214" w:author="Bence" w:date="2017-05-20T20:06:00Z"/>
                <w:b/>
                <w:lang w:eastAsia="en-US"/>
              </w:rPr>
              <w:pPrChange w:id="1215" w:author="Bence" w:date="2017-05-20T20:10:00Z">
                <w:pPr>
                  <w:pStyle w:val="Listaszerbekezds"/>
                  <w:ind w:left="0"/>
                </w:pPr>
              </w:pPrChange>
            </w:pPr>
            <w:ins w:id="1216" w:author="Bence" w:date="2017-05-20T20:07:00Z">
              <w:r>
                <w:rPr>
                  <w:b/>
                  <w:lang w:eastAsia="en-US"/>
                </w:rPr>
                <w:t>Paraméter</w:t>
              </w:r>
            </w:ins>
          </w:p>
        </w:tc>
        <w:tc>
          <w:tcPr>
            <w:tcW w:w="3828" w:type="dxa"/>
            <w:tcPrChange w:id="1217" w:author="Bence" w:date="2017-05-20T20:27:00Z">
              <w:tcPr>
                <w:tcW w:w="3020" w:type="dxa"/>
              </w:tcPr>
            </w:tcPrChange>
          </w:tcPr>
          <w:p w14:paraId="34BA1C83" w14:textId="67461C90" w:rsidR="003365B7" w:rsidRDefault="003365B7" w:rsidP="003365B7">
            <w:pPr>
              <w:pStyle w:val="Listaszerbekezds"/>
              <w:ind w:left="0"/>
              <w:jc w:val="center"/>
              <w:rPr>
                <w:ins w:id="1218" w:author="Bence" w:date="2017-05-20T20:06:00Z"/>
                <w:b/>
                <w:lang w:eastAsia="en-US"/>
              </w:rPr>
              <w:pPrChange w:id="1219" w:author="Bence" w:date="2017-05-20T20:10:00Z">
                <w:pPr>
                  <w:pStyle w:val="Listaszerbekezds"/>
                  <w:ind w:left="0"/>
                </w:pPr>
              </w:pPrChange>
            </w:pPr>
            <w:ins w:id="1220" w:author="Bence" w:date="2017-05-20T20:07:00Z">
              <w:r>
                <w:rPr>
                  <w:b/>
                  <w:lang w:eastAsia="en-US"/>
                </w:rPr>
                <w:t>Jelentés</w:t>
              </w:r>
            </w:ins>
          </w:p>
        </w:tc>
        <w:tc>
          <w:tcPr>
            <w:tcW w:w="2402" w:type="dxa"/>
            <w:gridSpan w:val="2"/>
            <w:tcPrChange w:id="1221" w:author="Bence" w:date="2017-05-20T20:27:00Z">
              <w:tcPr>
                <w:tcW w:w="3020" w:type="dxa"/>
                <w:gridSpan w:val="3"/>
              </w:tcPr>
            </w:tcPrChange>
          </w:tcPr>
          <w:p w14:paraId="62E49140" w14:textId="22F1C1DD" w:rsidR="003365B7" w:rsidRDefault="003365B7" w:rsidP="003365B7">
            <w:pPr>
              <w:pStyle w:val="Listaszerbekezds"/>
              <w:ind w:left="0"/>
              <w:jc w:val="center"/>
              <w:rPr>
                <w:ins w:id="1222" w:author="Bence" w:date="2017-05-20T20:06:00Z"/>
                <w:b/>
                <w:lang w:eastAsia="en-US"/>
              </w:rPr>
              <w:pPrChange w:id="1223" w:author="Bence" w:date="2017-05-20T20:10:00Z">
                <w:pPr>
                  <w:pStyle w:val="Listaszerbekezds"/>
                  <w:ind w:left="0"/>
                </w:pPr>
              </w:pPrChange>
            </w:pPr>
            <w:ins w:id="1224" w:author="Bence" w:date="2017-05-20T20:07:00Z">
              <w:r>
                <w:rPr>
                  <w:b/>
                  <w:lang w:eastAsia="en-US"/>
                </w:rPr>
                <w:t>Lehetséges értékek</w:t>
              </w:r>
            </w:ins>
          </w:p>
        </w:tc>
      </w:tr>
      <w:tr w:rsidR="00187F34" w14:paraId="5D703203" w14:textId="77777777" w:rsidTr="00187F34">
        <w:trPr>
          <w:gridAfter w:val="1"/>
          <w:wAfter w:w="15" w:type="dxa"/>
          <w:ins w:id="1225" w:author="Bence" w:date="2017-05-20T20:06:00Z"/>
        </w:trPr>
        <w:tc>
          <w:tcPr>
            <w:tcW w:w="2110" w:type="dxa"/>
          </w:tcPr>
          <w:p w14:paraId="5A9FC89A" w14:textId="6D54CACE" w:rsidR="003365B7" w:rsidRPr="003365B7" w:rsidRDefault="003365B7" w:rsidP="00FD1E4D">
            <w:pPr>
              <w:pStyle w:val="Listaszerbekezds"/>
              <w:ind w:left="0"/>
              <w:rPr>
                <w:ins w:id="1226" w:author="Bence" w:date="2017-05-20T20:06:00Z"/>
                <w:lang w:eastAsia="en-US"/>
                <w:rPrChange w:id="1227" w:author="Bence" w:date="2017-05-20T20:10:00Z">
                  <w:rPr>
                    <w:ins w:id="1228" w:author="Bence" w:date="2017-05-20T20:06:00Z"/>
                    <w:b/>
                    <w:lang w:eastAsia="en-US"/>
                  </w:rPr>
                </w:rPrChange>
              </w:rPr>
            </w:pPr>
            <w:ins w:id="1229" w:author="Bence" w:date="2017-05-20T20:08:00Z">
              <w:r w:rsidRPr="003365B7">
                <w:rPr>
                  <w:lang w:eastAsia="en-US"/>
                  <w:rPrChange w:id="1230" w:author="Bence" w:date="2017-05-20T20:10:00Z">
                    <w:rPr>
                      <w:b/>
                      <w:lang w:eastAsia="en-US"/>
                    </w:rPr>
                  </w:rPrChange>
                </w:rPr>
                <w:t>Szenzor azonosító</w:t>
              </w:r>
            </w:ins>
          </w:p>
        </w:tc>
        <w:tc>
          <w:tcPr>
            <w:tcW w:w="3828" w:type="dxa"/>
          </w:tcPr>
          <w:p w14:paraId="3EDFB4CE" w14:textId="712F5B47" w:rsidR="003365B7" w:rsidRPr="003365B7" w:rsidRDefault="003365B7" w:rsidP="00187F34">
            <w:pPr>
              <w:pStyle w:val="Listaszerbekezds"/>
              <w:ind w:left="0"/>
              <w:rPr>
                <w:ins w:id="1231" w:author="Bence" w:date="2017-05-20T20:06:00Z"/>
                <w:lang w:eastAsia="en-US"/>
                <w:rPrChange w:id="1232" w:author="Bence" w:date="2017-05-20T20:10:00Z">
                  <w:rPr>
                    <w:ins w:id="1233" w:author="Bence" w:date="2017-05-20T20:06:00Z"/>
                    <w:b/>
                    <w:lang w:eastAsia="en-US"/>
                  </w:rPr>
                </w:rPrChange>
              </w:rPr>
            </w:pPr>
            <w:ins w:id="1234" w:author="Bence" w:date="2017-05-20T20:08:00Z">
              <w:r w:rsidRPr="003365B7">
                <w:rPr>
                  <w:lang w:eastAsia="en-US"/>
                  <w:rPrChange w:id="1235" w:author="Bence" w:date="2017-05-20T20:10:00Z">
                    <w:rPr>
                      <w:b/>
                      <w:lang w:eastAsia="en-US"/>
                    </w:rPr>
                  </w:rPrChange>
                </w:rPr>
                <w:t>Annak a szenzornak a sorszáma, melyn</w:t>
              </w:r>
              <w:r w:rsidR="00187F34" w:rsidRPr="00187F34">
                <w:rPr>
                  <w:lang w:eastAsia="en-US"/>
                </w:rPr>
                <w:t>ek a</w:t>
              </w:r>
            </w:ins>
            <w:ins w:id="1236" w:author="Bence" w:date="2017-05-20T20:22:00Z">
              <w:r w:rsidR="00187F34">
                <w:rPr>
                  <w:lang w:eastAsia="en-US"/>
                </w:rPr>
                <w:t>z utolsó</w:t>
              </w:r>
            </w:ins>
            <w:ins w:id="1237" w:author="Bence" w:date="2017-05-20T20:08:00Z">
              <w:r w:rsidR="00187F34">
                <w:rPr>
                  <w:lang w:eastAsia="en-US"/>
                </w:rPr>
                <w:t xml:space="preserve"> mért eredményé</w:t>
              </w:r>
              <w:r w:rsidR="00187F34" w:rsidRPr="00187F34">
                <w:rPr>
                  <w:lang w:eastAsia="en-US"/>
                </w:rPr>
                <w:t>re való viz</w:t>
              </w:r>
              <w:r w:rsidRPr="003365B7">
                <w:rPr>
                  <w:lang w:eastAsia="en-US"/>
                  <w:rPrChange w:id="1238" w:author="Bence" w:date="2017-05-20T20:10:00Z">
                    <w:rPr>
                      <w:b/>
                      <w:lang w:eastAsia="en-US"/>
                    </w:rPr>
                  </w:rPrChange>
                </w:rPr>
                <w:t>s</w:t>
              </w:r>
            </w:ins>
            <w:ins w:id="1239" w:author="Bence" w:date="2017-05-20T20:21:00Z">
              <w:r w:rsidR="00187F34">
                <w:rPr>
                  <w:lang w:eastAsia="en-US"/>
                </w:rPr>
                <w:t>g</w:t>
              </w:r>
            </w:ins>
            <w:ins w:id="1240" w:author="Bence" w:date="2017-05-20T20:08:00Z">
              <w:r w:rsidRPr="003365B7">
                <w:rPr>
                  <w:lang w:eastAsia="en-US"/>
                  <w:rPrChange w:id="1241" w:author="Bence" w:date="2017-05-20T20:10:00Z">
                    <w:rPr>
                      <w:b/>
                      <w:lang w:eastAsia="en-US"/>
                    </w:rPr>
                  </w:rPrChange>
                </w:rPr>
                <w:t xml:space="preserve">álatot el szeretnénk </w:t>
              </w:r>
            </w:ins>
            <w:ins w:id="1242" w:author="Bence" w:date="2017-05-20T20:21:00Z">
              <w:r w:rsidR="00187F34">
                <w:rPr>
                  <w:lang w:eastAsia="en-US"/>
                </w:rPr>
                <w:t>végezni</w:t>
              </w:r>
            </w:ins>
          </w:p>
        </w:tc>
        <w:tc>
          <w:tcPr>
            <w:tcW w:w="2387" w:type="dxa"/>
          </w:tcPr>
          <w:p w14:paraId="27281C27" w14:textId="40274A1C" w:rsidR="003365B7" w:rsidRPr="003365B7" w:rsidRDefault="003365B7" w:rsidP="00FD1E4D">
            <w:pPr>
              <w:pStyle w:val="Listaszerbekezds"/>
              <w:ind w:left="0"/>
              <w:rPr>
                <w:ins w:id="1243" w:author="Bence" w:date="2017-05-20T20:06:00Z"/>
                <w:lang w:eastAsia="en-US"/>
                <w:rPrChange w:id="1244" w:author="Bence" w:date="2017-05-20T20:10:00Z">
                  <w:rPr>
                    <w:ins w:id="1245" w:author="Bence" w:date="2017-05-20T20:06:00Z"/>
                    <w:b/>
                    <w:lang w:eastAsia="en-US"/>
                  </w:rPr>
                </w:rPrChange>
              </w:rPr>
            </w:pPr>
            <w:ins w:id="1246" w:author="Bence" w:date="2017-05-20T20:10:00Z">
              <w:r w:rsidRPr="003365B7">
                <w:rPr>
                  <w:lang w:eastAsia="en-US"/>
                  <w:rPrChange w:id="1247" w:author="Bence" w:date="2017-05-20T20:10:00Z">
                    <w:rPr>
                      <w:b/>
                      <w:lang w:eastAsia="en-US"/>
                    </w:rPr>
                  </w:rPrChange>
                </w:rPr>
                <w:t>egész szám</w:t>
              </w:r>
            </w:ins>
          </w:p>
        </w:tc>
      </w:tr>
      <w:tr w:rsidR="00187F34" w14:paraId="46A2F175" w14:textId="77777777" w:rsidTr="00187F34">
        <w:trPr>
          <w:gridAfter w:val="1"/>
          <w:wAfter w:w="15" w:type="dxa"/>
          <w:ins w:id="1248" w:author="Bence" w:date="2017-05-20T20:06:00Z"/>
        </w:trPr>
        <w:tc>
          <w:tcPr>
            <w:tcW w:w="2110" w:type="dxa"/>
          </w:tcPr>
          <w:p w14:paraId="73A4E478" w14:textId="3AEEB374" w:rsidR="003365B7" w:rsidRPr="003365B7" w:rsidRDefault="003365B7" w:rsidP="00FD1E4D">
            <w:pPr>
              <w:pStyle w:val="Listaszerbekezds"/>
              <w:ind w:left="0"/>
              <w:rPr>
                <w:ins w:id="1249" w:author="Bence" w:date="2017-05-20T20:06:00Z"/>
                <w:lang w:eastAsia="en-US"/>
                <w:rPrChange w:id="1250" w:author="Bence" w:date="2017-05-20T20:10:00Z">
                  <w:rPr>
                    <w:ins w:id="1251" w:author="Bence" w:date="2017-05-20T20:06:00Z"/>
                    <w:b/>
                    <w:lang w:eastAsia="en-US"/>
                  </w:rPr>
                </w:rPrChange>
              </w:rPr>
            </w:pPr>
            <w:ins w:id="1252" w:author="Bence" w:date="2017-05-20T20:10:00Z">
              <w:r>
                <w:rPr>
                  <w:lang w:eastAsia="en-US"/>
                </w:rPr>
                <w:t>Művelet</w:t>
              </w:r>
            </w:ins>
          </w:p>
        </w:tc>
        <w:tc>
          <w:tcPr>
            <w:tcW w:w="3828" w:type="dxa"/>
          </w:tcPr>
          <w:p w14:paraId="17DDC190" w14:textId="4B672B5D" w:rsidR="003365B7" w:rsidRPr="003365B7" w:rsidRDefault="003365B7" w:rsidP="003365B7">
            <w:pPr>
              <w:pStyle w:val="Listaszerbekezds"/>
              <w:ind w:left="0"/>
              <w:rPr>
                <w:ins w:id="1253" w:author="Bence" w:date="2017-05-20T20:06:00Z"/>
                <w:lang w:eastAsia="en-US"/>
                <w:rPrChange w:id="1254" w:author="Bence" w:date="2017-05-20T20:10:00Z">
                  <w:rPr>
                    <w:ins w:id="1255" w:author="Bence" w:date="2017-05-20T20:06:00Z"/>
                    <w:b/>
                    <w:lang w:eastAsia="en-US"/>
                  </w:rPr>
                </w:rPrChange>
              </w:rPr>
            </w:pPr>
            <w:ins w:id="1256" w:author="Bence" w:date="2017-05-20T20:10:00Z">
              <w:r>
                <w:rPr>
                  <w:lang w:eastAsia="en-US"/>
                </w:rPr>
                <w:t>Az elvégzendő matematikai</w:t>
              </w:r>
            </w:ins>
            <w:ins w:id="1257" w:author="Bence" w:date="2017-05-20T20:22:00Z">
              <w:r w:rsidR="00187F34">
                <w:rPr>
                  <w:lang w:eastAsia="en-US"/>
                </w:rPr>
                <w:t xml:space="preserve"> összehasonlító</w:t>
              </w:r>
            </w:ins>
            <w:ins w:id="1258" w:author="Bence" w:date="2017-05-20T20:10:00Z">
              <w:r>
                <w:rPr>
                  <w:lang w:eastAsia="en-US"/>
                </w:rPr>
                <w:t xml:space="preserve"> művelet, amit vizsgálni </w:t>
              </w:r>
            </w:ins>
            <w:ins w:id="1259" w:author="Bence" w:date="2017-05-20T20:12:00Z">
              <w:r>
                <w:rPr>
                  <w:lang w:eastAsia="en-US"/>
                </w:rPr>
                <w:t>szeretnénk</w:t>
              </w:r>
            </w:ins>
          </w:p>
        </w:tc>
        <w:tc>
          <w:tcPr>
            <w:tcW w:w="2387" w:type="dxa"/>
          </w:tcPr>
          <w:p w14:paraId="31576F6E" w14:textId="709916B8" w:rsidR="003365B7" w:rsidRPr="003365B7" w:rsidRDefault="003365B7" w:rsidP="003365B7">
            <w:pPr>
              <w:pStyle w:val="Listaszerbekezds"/>
              <w:keepNext/>
              <w:ind w:left="0"/>
              <w:rPr>
                <w:ins w:id="1260" w:author="Bence" w:date="2017-05-20T20:06:00Z"/>
                <w:lang w:eastAsia="en-US"/>
                <w:rPrChange w:id="1261" w:author="Bence" w:date="2017-05-20T20:10:00Z">
                  <w:rPr>
                    <w:ins w:id="1262" w:author="Bence" w:date="2017-05-20T20:06:00Z"/>
                    <w:b/>
                    <w:lang w:eastAsia="en-US"/>
                  </w:rPr>
                </w:rPrChange>
              </w:rPr>
              <w:pPrChange w:id="1263" w:author="Bence" w:date="2017-05-20T20:07:00Z">
                <w:pPr>
                  <w:pStyle w:val="Listaszerbekezds"/>
                  <w:ind w:left="0"/>
                </w:pPr>
              </w:pPrChange>
            </w:pPr>
            <w:ins w:id="1264" w:author="Bence" w:date="2017-05-20T20:13:00Z">
              <w:r>
                <w:rPr>
                  <w:lang w:eastAsia="en-US"/>
                </w:rPr>
                <w:t>összehasonlító operátorok (==</w:t>
              </w:r>
            </w:ins>
            <w:ins w:id="1265" w:author="Bence" w:date="2017-05-20T20:14:00Z">
              <w:r>
                <w:rPr>
                  <w:lang w:eastAsia="en-US"/>
                </w:rPr>
                <w:t xml:space="preserve"> </w:t>
              </w:r>
            </w:ins>
            <w:ins w:id="1266" w:author="Bence" w:date="2017-05-20T20:13:00Z">
              <w:r>
                <w:rPr>
                  <w:lang w:eastAsia="en-US"/>
                </w:rPr>
                <w:t>;</w:t>
              </w:r>
            </w:ins>
            <w:ins w:id="1267" w:author="Bence" w:date="2017-05-20T20:14:00Z">
              <w:r>
                <w:rPr>
                  <w:lang w:eastAsia="en-US"/>
                </w:rPr>
                <w:t xml:space="preserve"> != ; &lt;; &lt;=; &gt;; &gt;=, !=</w:t>
              </w:r>
            </w:ins>
            <w:ins w:id="1268" w:author="Bence" w:date="2017-05-20T20:13:00Z">
              <w:r>
                <w:rPr>
                  <w:lang w:eastAsia="en-US"/>
                </w:rPr>
                <w:t>)</w:t>
              </w:r>
            </w:ins>
          </w:p>
        </w:tc>
      </w:tr>
      <w:tr w:rsidR="003365B7" w14:paraId="280E4E93" w14:textId="77777777" w:rsidTr="00187F34">
        <w:trPr>
          <w:gridAfter w:val="1"/>
          <w:wAfter w:w="15" w:type="dxa"/>
          <w:ins w:id="1269" w:author="Bence" w:date="2017-05-20T20:15:00Z"/>
          <w:trPrChange w:id="1270" w:author="Bence" w:date="2017-05-20T20:27:00Z">
            <w:trPr>
              <w:gridAfter w:val="1"/>
              <w:wAfter w:w="15" w:type="dxa"/>
            </w:trPr>
          </w:trPrChange>
        </w:trPr>
        <w:tc>
          <w:tcPr>
            <w:tcW w:w="2110" w:type="dxa"/>
            <w:tcPrChange w:id="1271" w:author="Bence" w:date="2017-05-20T20:27:00Z">
              <w:tcPr>
                <w:tcW w:w="1934" w:type="dxa"/>
              </w:tcPr>
            </w:tcPrChange>
          </w:tcPr>
          <w:p w14:paraId="7DEAFDDE" w14:textId="7212A284" w:rsidR="003365B7" w:rsidRDefault="003365B7" w:rsidP="00FD1E4D">
            <w:pPr>
              <w:pStyle w:val="Listaszerbekezds"/>
              <w:ind w:left="0"/>
              <w:rPr>
                <w:ins w:id="1272" w:author="Bence" w:date="2017-05-20T20:15:00Z"/>
                <w:lang w:eastAsia="en-US"/>
              </w:rPr>
            </w:pPr>
            <w:ins w:id="1273" w:author="Bence" w:date="2017-05-20T20:15:00Z">
              <w:r>
                <w:rPr>
                  <w:lang w:eastAsia="en-US"/>
                </w:rPr>
                <w:t>Érték</w:t>
              </w:r>
            </w:ins>
          </w:p>
        </w:tc>
        <w:tc>
          <w:tcPr>
            <w:tcW w:w="3828" w:type="dxa"/>
            <w:tcPrChange w:id="1274" w:author="Bence" w:date="2017-05-20T20:27:00Z">
              <w:tcPr>
                <w:tcW w:w="4004" w:type="dxa"/>
                <w:gridSpan w:val="4"/>
              </w:tcPr>
            </w:tcPrChange>
          </w:tcPr>
          <w:p w14:paraId="3B1A3BCA" w14:textId="023F00E2" w:rsidR="003365B7" w:rsidRDefault="003365B7" w:rsidP="003365B7">
            <w:pPr>
              <w:pStyle w:val="Listaszerbekezds"/>
              <w:ind w:left="0"/>
              <w:rPr>
                <w:ins w:id="1275" w:author="Bence" w:date="2017-05-20T20:15:00Z"/>
                <w:lang w:eastAsia="en-US"/>
              </w:rPr>
            </w:pPr>
            <w:ins w:id="1276" w:author="Bence" w:date="2017-05-20T20:15:00Z">
              <w:r>
                <w:rPr>
                  <w:lang w:eastAsia="en-US"/>
                </w:rPr>
                <w:t>Az a számérték, amihez a szenzor által mért értéket</w:t>
              </w:r>
            </w:ins>
            <w:ins w:id="1277" w:author="Bence" w:date="2017-05-20T20:16:00Z">
              <w:r>
                <w:rPr>
                  <w:lang w:eastAsia="en-US"/>
                </w:rPr>
                <w:t xml:space="preserve"> hasonlítani szeretnénk</w:t>
              </w:r>
            </w:ins>
          </w:p>
        </w:tc>
        <w:tc>
          <w:tcPr>
            <w:tcW w:w="2387" w:type="dxa"/>
            <w:tcPrChange w:id="1278" w:author="Bence" w:date="2017-05-20T20:27:00Z">
              <w:tcPr>
                <w:tcW w:w="2387" w:type="dxa"/>
              </w:tcPr>
            </w:tcPrChange>
          </w:tcPr>
          <w:p w14:paraId="78747DE2" w14:textId="3745E2F0" w:rsidR="003365B7" w:rsidRDefault="00187F34" w:rsidP="003365B7">
            <w:pPr>
              <w:pStyle w:val="Listaszerbekezds"/>
              <w:keepNext/>
              <w:ind w:left="0"/>
              <w:rPr>
                <w:ins w:id="1279" w:author="Bence" w:date="2017-05-20T20:15:00Z"/>
                <w:lang w:eastAsia="en-US"/>
              </w:rPr>
            </w:pPr>
            <w:ins w:id="1280" w:author="Bence" w:date="2017-05-20T20:16:00Z">
              <w:r>
                <w:rPr>
                  <w:lang w:eastAsia="en-US"/>
                </w:rPr>
                <w:t>szám</w:t>
              </w:r>
            </w:ins>
          </w:p>
        </w:tc>
      </w:tr>
    </w:tbl>
    <w:bookmarkStart w:id="1281" w:name="_Ref483074211"/>
    <w:p w14:paraId="57353AC4" w14:textId="2DB73488" w:rsidR="003365B7" w:rsidRPr="003365B7" w:rsidRDefault="002F417B" w:rsidP="00811C16">
      <w:pPr>
        <w:pStyle w:val="Kpalrs"/>
        <w:rPr>
          <w:ins w:id="1282" w:author="Bence" w:date="2017-05-20T20:05:00Z"/>
        </w:rPr>
        <w:pPrChange w:id="1283" w:author="Bence" w:date="2017-05-21T11:34:00Z">
          <w:pPr/>
        </w:pPrChange>
      </w:pPr>
      <w:ins w:id="1284" w:author="Bence" w:date="2017-05-21T10:22:00Z">
        <w:r>
          <w:fldChar w:fldCharType="begin"/>
        </w:r>
        <w:r>
          <w:instrText xml:space="preserve"> STYLEREF 1 \s </w:instrText>
        </w:r>
      </w:ins>
      <w:r>
        <w:fldChar w:fldCharType="separate"/>
      </w:r>
      <w:r>
        <w:rPr>
          <w:noProof/>
        </w:rPr>
        <w:t>3</w:t>
      </w:r>
      <w:ins w:id="1285" w:author="Bence" w:date="2017-05-21T10:22:00Z">
        <w:r>
          <w:fldChar w:fldCharType="end"/>
        </w:r>
        <w:r>
          <w:t>.</w:t>
        </w:r>
        <w:r>
          <w:fldChar w:fldCharType="begin"/>
        </w:r>
        <w:r>
          <w:instrText xml:space="preserve"> SEQ táblázat \* ARABIC \s 1 </w:instrText>
        </w:r>
      </w:ins>
      <w:r>
        <w:fldChar w:fldCharType="separate"/>
      </w:r>
      <w:ins w:id="1286" w:author="Bence" w:date="2017-05-21T10:22:00Z">
        <w:r>
          <w:rPr>
            <w:noProof/>
          </w:rPr>
          <w:t>2</w:t>
        </w:r>
        <w:r>
          <w:fldChar w:fldCharType="end"/>
        </w:r>
      </w:ins>
      <w:ins w:id="1287" w:author="Bence" w:date="2017-05-20T20:07:00Z">
        <w:r w:rsidR="003365B7">
          <w:t>. táblázat</w:t>
        </w:r>
        <w:bookmarkEnd w:id="1281"/>
        <w:r w:rsidR="003365B7">
          <w:t xml:space="preserve"> Trigger paraméterei</w:t>
        </w:r>
      </w:ins>
    </w:p>
    <w:p w14:paraId="40C5CEDB" w14:textId="7207135D" w:rsidR="00FD1E4D" w:rsidRPr="00FD1E4D" w:rsidRDefault="00FD1E4D" w:rsidP="003365B7">
      <w:pPr>
        <w:pStyle w:val="Listaszerbekezds"/>
        <w:rPr>
          <w:ins w:id="1288" w:author="Bence" w:date="2017-05-20T19:59:00Z"/>
          <w:b/>
          <w:lang w:eastAsia="en-US"/>
          <w:rPrChange w:id="1289" w:author="Bence" w:date="2017-05-20T20:04:00Z">
            <w:rPr>
              <w:ins w:id="1290" w:author="Bence" w:date="2017-05-20T19:59:00Z"/>
              <w:lang w:eastAsia="en-US"/>
            </w:rPr>
          </w:rPrChange>
        </w:rPr>
        <w:pPrChange w:id="1291" w:author="Bence" w:date="2017-05-20T20:15:00Z">
          <w:pPr/>
        </w:pPrChange>
      </w:pPr>
      <w:ins w:id="1292" w:author="Bence" w:date="2017-05-20T19:59:00Z">
        <w:r>
          <w:rPr>
            <w:lang w:eastAsia="en-US"/>
          </w:rPr>
          <w:t>Egy trigger kiértékelése során</w:t>
        </w:r>
      </w:ins>
      <w:ins w:id="1293" w:author="Bence" w:date="2017-05-20T20:01:00Z">
        <w:r>
          <w:rPr>
            <w:lang w:eastAsia="en-US"/>
          </w:rPr>
          <w:t xml:space="preserve"> azt a szenzoradatot vesszük alapul, amelynek szenzor azonosítója megegyezik a triggerben</w:t>
        </w:r>
      </w:ins>
      <w:ins w:id="1294" w:author="Bence" w:date="2017-05-20T20:03:00Z">
        <w:r>
          <w:rPr>
            <w:lang w:eastAsia="en-US"/>
          </w:rPr>
          <w:t xml:space="preserve"> lévő</w:t>
        </w:r>
      </w:ins>
      <w:ins w:id="1295" w:author="Bence" w:date="2017-05-20T20:01:00Z">
        <w:r>
          <w:rPr>
            <w:lang w:eastAsia="en-US"/>
          </w:rPr>
          <w:t xml:space="preserve"> szenzor azonosítójával</w:t>
        </w:r>
      </w:ins>
      <w:ins w:id="1296" w:author="Bence" w:date="2017-05-20T20:02:00Z">
        <w:r>
          <w:rPr>
            <w:lang w:eastAsia="en-US"/>
          </w:rPr>
          <w:t>. A trigger kiértékelése</w:t>
        </w:r>
      </w:ins>
      <w:ins w:id="1297" w:author="Bence" w:date="2017-05-20T19:59:00Z">
        <w:r>
          <w:rPr>
            <w:lang w:eastAsia="en-US"/>
          </w:rPr>
          <w:t xml:space="preserve"> IGAZ vagy HAMIS értéket </w:t>
        </w:r>
        <w:r w:rsidR="00187F34">
          <w:rPr>
            <w:lang w:eastAsia="en-US"/>
          </w:rPr>
          <w:t xml:space="preserve">adhat </w:t>
        </w:r>
      </w:ins>
      <w:ins w:id="1298" w:author="Bence" w:date="2017-05-20T20:17:00Z">
        <w:r w:rsidR="00187F34">
          <w:rPr>
            <w:lang w:eastAsia="en-US"/>
          </w:rPr>
          <w:t>aszerint, hogy a [</w:t>
        </w:r>
      </w:ins>
      <w:ins w:id="1299" w:author="Bence" w:date="2017-05-20T20:18:00Z">
        <w:r w:rsidR="00187F34">
          <w:rPr>
            <w:lang w:eastAsia="en-US"/>
          </w:rPr>
          <w:t>mért szenzoradat</w:t>
        </w:r>
      </w:ins>
      <w:ins w:id="1300" w:author="Bence" w:date="2017-05-20T20:17:00Z">
        <w:r w:rsidR="00187F34">
          <w:rPr>
            <w:lang w:eastAsia="en-US"/>
          </w:rPr>
          <w:t>]</w:t>
        </w:r>
      </w:ins>
      <w:ins w:id="1301" w:author="Bence" w:date="2017-05-20T20:18:00Z">
        <w:r w:rsidR="00187F34">
          <w:rPr>
            <w:lang w:eastAsia="en-US"/>
          </w:rPr>
          <w:t xml:space="preserve"> [operátor] [érték] behelyettesítésekkel kapott összehasonlítás milyen logikai értéket ad vissza. </w:t>
        </w:r>
      </w:ins>
      <w:ins w:id="1302" w:author="Bence" w:date="2017-05-20T20:22:00Z">
        <w:r w:rsidR="00187F34">
          <w:rPr>
            <w:lang w:eastAsia="en-US"/>
          </w:rPr>
          <w:t xml:space="preserve">Például, ha a mért érték 30.2, az operátor </w:t>
        </w:r>
      </w:ins>
      <w:ins w:id="1303" w:author="Bence" w:date="2017-05-20T20:23:00Z">
        <w:r w:rsidR="00187F34">
          <w:rPr>
            <w:lang w:eastAsia="en-US"/>
          </w:rPr>
          <w:t>„</w:t>
        </w:r>
      </w:ins>
      <w:ins w:id="1304" w:author="Bence" w:date="2017-05-20T20:22:00Z">
        <w:r w:rsidR="00187F34">
          <w:rPr>
            <w:lang w:eastAsia="en-US"/>
          </w:rPr>
          <w:t>&lt;=</w:t>
        </w:r>
      </w:ins>
      <w:ins w:id="1305" w:author="Bence" w:date="2017-05-20T20:23:00Z">
        <w:r w:rsidR="00187F34">
          <w:rPr>
            <w:lang w:eastAsia="en-US"/>
          </w:rPr>
          <w:t>”, a trigger érték 50, akkor a (30.2 &lt;= 50) összehasonlítás IGAZ lesz.</w:t>
        </w:r>
      </w:ins>
      <w:ins w:id="1306" w:author="Bence" w:date="2017-05-20T22:25:00Z">
        <w:r w:rsidR="00D7239C">
          <w:rPr>
            <w:lang w:eastAsia="en-US"/>
          </w:rPr>
          <w:t xml:space="preserve"> A szabályon belül a triggerek teljesülésének ÉS kapcsolatát vesszük a teljes kiértékelésénél, azaz a szabály következtében a menedzser akkor küld el üzenetet a beavatkozó(</w:t>
        </w:r>
      </w:ins>
      <w:ins w:id="1307" w:author="Bence" w:date="2017-05-20T22:26:00Z">
        <w:r w:rsidR="00D7239C">
          <w:rPr>
            <w:lang w:eastAsia="en-US"/>
          </w:rPr>
          <w:t>k</w:t>
        </w:r>
      </w:ins>
      <w:ins w:id="1308" w:author="Bence" w:date="2017-05-20T22:25:00Z">
        <w:r w:rsidR="00D7239C">
          <w:rPr>
            <w:lang w:eastAsia="en-US"/>
          </w:rPr>
          <w:t>)</w:t>
        </w:r>
      </w:ins>
      <w:ins w:id="1309" w:author="Bence" w:date="2017-05-20T22:26:00Z">
        <w:r w:rsidR="00D7239C">
          <w:rPr>
            <w:lang w:eastAsia="en-US"/>
          </w:rPr>
          <w:t>nak, ha minden trigger feltétel teljesül.</w:t>
        </w:r>
      </w:ins>
    </w:p>
    <w:p w14:paraId="02F4D920" w14:textId="1400A639" w:rsidR="00FD1E4D" w:rsidRPr="00511976" w:rsidRDefault="00187F34" w:rsidP="00FD1E4D">
      <w:pPr>
        <w:pStyle w:val="Listaszerbekezds"/>
        <w:numPr>
          <w:ilvl w:val="0"/>
          <w:numId w:val="28"/>
        </w:numPr>
        <w:rPr>
          <w:ins w:id="1310" w:author="Bence" w:date="2017-05-20T20:30:00Z"/>
          <w:b/>
          <w:lang w:eastAsia="en-US"/>
          <w:rPrChange w:id="1311" w:author="Bence" w:date="2017-05-20T20:30:00Z">
            <w:rPr>
              <w:ins w:id="1312" w:author="Bence" w:date="2017-05-20T20:30:00Z"/>
              <w:lang w:eastAsia="en-US"/>
            </w:rPr>
          </w:rPrChange>
        </w:rPr>
        <w:pPrChange w:id="1313" w:author="Bence" w:date="2017-05-20T19:59:00Z">
          <w:pPr/>
        </w:pPrChange>
      </w:pPr>
      <w:ins w:id="1314" w:author="Bence" w:date="2017-05-20T20:04:00Z">
        <w:r>
          <w:rPr>
            <w:b/>
            <w:lang w:eastAsia="en-US"/>
          </w:rPr>
          <w:t>Akciók:</w:t>
        </w:r>
      </w:ins>
      <w:ins w:id="1315" w:author="Bence" w:date="2017-05-20T20:19:00Z">
        <w:r>
          <w:rPr>
            <w:b/>
            <w:lang w:eastAsia="en-US"/>
          </w:rPr>
          <w:t xml:space="preserve"> </w:t>
        </w:r>
        <w:r>
          <w:rPr>
            <w:lang w:eastAsia="en-US"/>
          </w:rPr>
          <w:t xml:space="preserve">Azokat a beavatkozásokat gyűjtjük itt, amit a feltételek teljesülése esetén el szeretnénk végezni. </w:t>
        </w:r>
      </w:ins>
      <w:ins w:id="1316" w:author="Bence" w:date="2017-05-20T20:30:00Z">
        <w:r w:rsidR="00511976">
          <w:rPr>
            <w:lang w:eastAsia="en-US"/>
          </w:rPr>
          <w:t xml:space="preserve">Az akcióhoz tartozó tulajdonságokat a </w:t>
        </w:r>
      </w:ins>
      <w:ins w:id="1317" w:author="Bence" w:date="2017-05-20T20:36:00Z">
        <w:r w:rsidR="00511976">
          <w:rPr>
            <w:lang w:eastAsia="en-US"/>
          </w:rPr>
          <w:fldChar w:fldCharType="begin"/>
        </w:r>
        <w:r w:rsidR="00511976">
          <w:rPr>
            <w:lang w:eastAsia="en-US"/>
          </w:rPr>
          <w:instrText xml:space="preserve"> REF _Ref483075894 \h </w:instrText>
        </w:r>
        <w:r w:rsidR="00511976">
          <w:rPr>
            <w:lang w:eastAsia="en-US"/>
          </w:rPr>
        </w:r>
      </w:ins>
      <w:r w:rsidR="00511976">
        <w:rPr>
          <w:lang w:eastAsia="en-US"/>
        </w:rPr>
        <w:fldChar w:fldCharType="separate"/>
      </w:r>
      <w:ins w:id="1318" w:author="Bence" w:date="2017-05-20T20:36:00Z">
        <w:r w:rsidR="00511976">
          <w:rPr>
            <w:noProof/>
          </w:rPr>
          <w:t>3</w:t>
        </w:r>
        <w:r w:rsidR="00511976">
          <w:t>.</w:t>
        </w:r>
        <w:r w:rsidR="00511976">
          <w:rPr>
            <w:noProof/>
          </w:rPr>
          <w:t>3</w:t>
        </w:r>
        <w:r w:rsidR="00511976">
          <w:t>. táblázat</w:t>
        </w:r>
        <w:r w:rsidR="00511976">
          <w:rPr>
            <w:lang w:eastAsia="en-US"/>
          </w:rPr>
          <w:fldChar w:fldCharType="end"/>
        </w:r>
      </w:ins>
    </w:p>
    <w:tbl>
      <w:tblPr>
        <w:tblStyle w:val="Rcsostblzat"/>
        <w:tblW w:w="0" w:type="auto"/>
        <w:tblInd w:w="720" w:type="dxa"/>
        <w:tblLook w:val="04A0" w:firstRow="1" w:lastRow="0" w:firstColumn="1" w:lastColumn="0" w:noHBand="0" w:noVBand="1"/>
        <w:tblPrChange w:id="1319" w:author="Bence" w:date="2017-05-20T22:15:00Z">
          <w:tblPr>
            <w:tblStyle w:val="Rcsostblzat"/>
            <w:tblW w:w="0" w:type="auto"/>
            <w:tblInd w:w="720" w:type="dxa"/>
            <w:tblLook w:val="04A0" w:firstRow="1" w:lastRow="0" w:firstColumn="1" w:lastColumn="0" w:noHBand="0" w:noVBand="1"/>
          </w:tblPr>
        </w:tblPrChange>
      </w:tblPr>
      <w:tblGrid>
        <w:gridCol w:w="2110"/>
        <w:gridCol w:w="3828"/>
        <w:gridCol w:w="2387"/>
        <w:gridCol w:w="15"/>
        <w:tblGridChange w:id="1320">
          <w:tblGrid>
            <w:gridCol w:w="2110"/>
            <w:gridCol w:w="3828"/>
            <w:gridCol w:w="2387"/>
            <w:gridCol w:w="15"/>
          </w:tblGrid>
        </w:tblGridChange>
      </w:tblGrid>
      <w:tr w:rsidR="00511976" w14:paraId="5B064B42" w14:textId="77777777" w:rsidTr="00370225">
        <w:trPr>
          <w:trHeight w:val="358"/>
          <w:ins w:id="1321" w:author="Bence" w:date="2017-05-20T20:30:00Z"/>
        </w:trPr>
        <w:tc>
          <w:tcPr>
            <w:tcW w:w="2110" w:type="dxa"/>
            <w:tcPrChange w:id="1322" w:author="Bence" w:date="2017-05-20T22:15:00Z">
              <w:tcPr>
                <w:tcW w:w="2110" w:type="dxa"/>
              </w:tcPr>
            </w:tcPrChange>
          </w:tcPr>
          <w:p w14:paraId="6CE5D657" w14:textId="77777777" w:rsidR="00511976" w:rsidRDefault="00511976" w:rsidP="008C1EB5">
            <w:pPr>
              <w:pStyle w:val="Listaszerbekezds"/>
              <w:ind w:left="0"/>
              <w:jc w:val="center"/>
              <w:rPr>
                <w:ins w:id="1323" w:author="Bence" w:date="2017-05-20T20:30:00Z"/>
                <w:b/>
                <w:lang w:eastAsia="en-US"/>
              </w:rPr>
            </w:pPr>
            <w:ins w:id="1324" w:author="Bence" w:date="2017-05-20T20:30:00Z">
              <w:r>
                <w:rPr>
                  <w:b/>
                  <w:lang w:eastAsia="en-US"/>
                </w:rPr>
                <w:t>Paraméter</w:t>
              </w:r>
            </w:ins>
          </w:p>
        </w:tc>
        <w:tc>
          <w:tcPr>
            <w:tcW w:w="3828" w:type="dxa"/>
            <w:tcPrChange w:id="1325" w:author="Bence" w:date="2017-05-20T22:15:00Z">
              <w:tcPr>
                <w:tcW w:w="3828" w:type="dxa"/>
              </w:tcPr>
            </w:tcPrChange>
          </w:tcPr>
          <w:p w14:paraId="485CAB09" w14:textId="77777777" w:rsidR="00511976" w:rsidRDefault="00511976" w:rsidP="008C1EB5">
            <w:pPr>
              <w:pStyle w:val="Listaszerbekezds"/>
              <w:ind w:left="0"/>
              <w:jc w:val="center"/>
              <w:rPr>
                <w:ins w:id="1326" w:author="Bence" w:date="2017-05-20T20:30:00Z"/>
                <w:b/>
                <w:lang w:eastAsia="en-US"/>
              </w:rPr>
            </w:pPr>
            <w:ins w:id="1327" w:author="Bence" w:date="2017-05-20T20:30:00Z">
              <w:r>
                <w:rPr>
                  <w:b/>
                  <w:lang w:eastAsia="en-US"/>
                </w:rPr>
                <w:t>Jelentés</w:t>
              </w:r>
            </w:ins>
          </w:p>
        </w:tc>
        <w:tc>
          <w:tcPr>
            <w:tcW w:w="2402" w:type="dxa"/>
            <w:gridSpan w:val="2"/>
            <w:tcPrChange w:id="1328" w:author="Bence" w:date="2017-05-20T22:15:00Z">
              <w:tcPr>
                <w:tcW w:w="2402" w:type="dxa"/>
                <w:gridSpan w:val="2"/>
              </w:tcPr>
            </w:tcPrChange>
          </w:tcPr>
          <w:p w14:paraId="261A539C" w14:textId="77777777" w:rsidR="00511976" w:rsidRDefault="00511976" w:rsidP="008C1EB5">
            <w:pPr>
              <w:pStyle w:val="Listaszerbekezds"/>
              <w:ind w:left="0"/>
              <w:jc w:val="center"/>
              <w:rPr>
                <w:ins w:id="1329" w:author="Bence" w:date="2017-05-20T20:30:00Z"/>
                <w:b/>
                <w:lang w:eastAsia="en-US"/>
              </w:rPr>
            </w:pPr>
            <w:ins w:id="1330" w:author="Bence" w:date="2017-05-20T20:30:00Z">
              <w:r>
                <w:rPr>
                  <w:b/>
                  <w:lang w:eastAsia="en-US"/>
                </w:rPr>
                <w:t>Lehetséges értékek</w:t>
              </w:r>
            </w:ins>
          </w:p>
        </w:tc>
      </w:tr>
      <w:tr w:rsidR="00511976" w14:paraId="0B0BC30F" w14:textId="77777777" w:rsidTr="008C1EB5">
        <w:trPr>
          <w:gridAfter w:val="1"/>
          <w:wAfter w:w="15" w:type="dxa"/>
          <w:ins w:id="1331" w:author="Bence" w:date="2017-05-20T20:30:00Z"/>
        </w:trPr>
        <w:tc>
          <w:tcPr>
            <w:tcW w:w="2110" w:type="dxa"/>
          </w:tcPr>
          <w:p w14:paraId="1B81F6AD" w14:textId="52E106F1" w:rsidR="00511976" w:rsidRPr="007E51E8" w:rsidRDefault="00511976" w:rsidP="008C1EB5">
            <w:pPr>
              <w:pStyle w:val="Listaszerbekezds"/>
              <w:ind w:left="0"/>
              <w:rPr>
                <w:ins w:id="1332" w:author="Bence" w:date="2017-05-20T20:30:00Z"/>
                <w:lang w:eastAsia="en-US"/>
              </w:rPr>
            </w:pPr>
            <w:ins w:id="1333" w:author="Bence" w:date="2017-05-20T20:30:00Z">
              <w:r>
                <w:rPr>
                  <w:lang w:eastAsia="en-US"/>
                </w:rPr>
                <w:t>Eszköz</w:t>
              </w:r>
            </w:ins>
          </w:p>
        </w:tc>
        <w:tc>
          <w:tcPr>
            <w:tcW w:w="3828" w:type="dxa"/>
          </w:tcPr>
          <w:p w14:paraId="63E0FA33" w14:textId="1F016123" w:rsidR="00511976" w:rsidRPr="007E51E8" w:rsidRDefault="00511976" w:rsidP="008C1EB5">
            <w:pPr>
              <w:pStyle w:val="Listaszerbekezds"/>
              <w:ind w:left="0"/>
              <w:rPr>
                <w:ins w:id="1334" w:author="Bence" w:date="2017-05-20T20:30:00Z"/>
                <w:lang w:eastAsia="en-US"/>
              </w:rPr>
            </w:pPr>
            <w:ins w:id="1335" w:author="Bence" w:date="2017-05-20T20:30:00Z">
              <w:r>
                <w:rPr>
                  <w:lang w:eastAsia="en-US"/>
                </w:rPr>
                <w:t>Annak a modulnak az azonosítója, amelyen a beavatkozó található</w:t>
              </w:r>
            </w:ins>
          </w:p>
        </w:tc>
        <w:tc>
          <w:tcPr>
            <w:tcW w:w="2387" w:type="dxa"/>
          </w:tcPr>
          <w:p w14:paraId="48EB6EF0" w14:textId="77777777" w:rsidR="00511976" w:rsidRPr="007E51E8" w:rsidRDefault="00511976" w:rsidP="008C1EB5">
            <w:pPr>
              <w:pStyle w:val="Listaszerbekezds"/>
              <w:ind w:left="0"/>
              <w:rPr>
                <w:ins w:id="1336" w:author="Bence" w:date="2017-05-20T20:30:00Z"/>
                <w:lang w:eastAsia="en-US"/>
              </w:rPr>
            </w:pPr>
            <w:ins w:id="1337" w:author="Bence" w:date="2017-05-20T20:30:00Z">
              <w:r w:rsidRPr="007E51E8">
                <w:rPr>
                  <w:lang w:eastAsia="en-US"/>
                </w:rPr>
                <w:t>egész szám</w:t>
              </w:r>
            </w:ins>
          </w:p>
        </w:tc>
      </w:tr>
      <w:tr w:rsidR="00511976" w14:paraId="0F1905DC" w14:textId="77777777" w:rsidTr="008C1EB5">
        <w:trPr>
          <w:gridAfter w:val="1"/>
          <w:wAfter w:w="15" w:type="dxa"/>
          <w:ins w:id="1338" w:author="Bence" w:date="2017-05-20T20:30:00Z"/>
        </w:trPr>
        <w:tc>
          <w:tcPr>
            <w:tcW w:w="2110" w:type="dxa"/>
          </w:tcPr>
          <w:p w14:paraId="5D46D011" w14:textId="3C2DCEB7" w:rsidR="00511976" w:rsidRPr="007E51E8" w:rsidRDefault="00511976" w:rsidP="008C1EB5">
            <w:pPr>
              <w:pStyle w:val="Listaszerbekezds"/>
              <w:ind w:left="0"/>
              <w:rPr>
                <w:ins w:id="1339" w:author="Bence" w:date="2017-05-20T20:30:00Z"/>
                <w:lang w:eastAsia="en-US"/>
              </w:rPr>
            </w:pPr>
            <w:ins w:id="1340" w:author="Bence" w:date="2017-05-20T20:31:00Z">
              <w:r>
                <w:rPr>
                  <w:lang w:eastAsia="en-US"/>
                </w:rPr>
                <w:t>Beavatkozó név</w:t>
              </w:r>
            </w:ins>
          </w:p>
        </w:tc>
        <w:tc>
          <w:tcPr>
            <w:tcW w:w="3828" w:type="dxa"/>
          </w:tcPr>
          <w:p w14:paraId="00A9102B" w14:textId="1E47B42B" w:rsidR="00511976" w:rsidRPr="007E51E8" w:rsidRDefault="00511976" w:rsidP="00511976">
            <w:pPr>
              <w:pStyle w:val="Listaszerbekezds"/>
              <w:ind w:left="0"/>
              <w:rPr>
                <w:ins w:id="1341" w:author="Bence" w:date="2017-05-20T20:30:00Z"/>
                <w:lang w:eastAsia="en-US"/>
              </w:rPr>
            </w:pPr>
            <w:ins w:id="1342" w:author="Bence" w:date="2017-05-20T20:31:00Z">
              <w:r>
                <w:rPr>
                  <w:lang w:eastAsia="en-US"/>
                </w:rPr>
                <w:t>Az eszközön található beavatkozó egyedi neve</w:t>
              </w:r>
            </w:ins>
          </w:p>
        </w:tc>
        <w:tc>
          <w:tcPr>
            <w:tcW w:w="2387" w:type="dxa"/>
          </w:tcPr>
          <w:p w14:paraId="70DDFBFD" w14:textId="6BD17B9D" w:rsidR="00511976" w:rsidRPr="007E51E8" w:rsidRDefault="00511976" w:rsidP="008C1EB5">
            <w:pPr>
              <w:pStyle w:val="Listaszerbekezds"/>
              <w:keepNext/>
              <w:ind w:left="0"/>
              <w:rPr>
                <w:ins w:id="1343" w:author="Bence" w:date="2017-05-20T20:30:00Z"/>
                <w:lang w:eastAsia="en-US"/>
              </w:rPr>
            </w:pPr>
            <w:ins w:id="1344" w:author="Bence" w:date="2017-05-20T20:32:00Z">
              <w:r>
                <w:rPr>
                  <w:lang w:eastAsia="en-US"/>
                </w:rPr>
                <w:t>szöveg</w:t>
              </w:r>
            </w:ins>
          </w:p>
        </w:tc>
      </w:tr>
      <w:tr w:rsidR="00511976" w14:paraId="4B7C83C4" w14:textId="77777777" w:rsidTr="008C1EB5">
        <w:trPr>
          <w:gridAfter w:val="1"/>
          <w:wAfter w:w="15" w:type="dxa"/>
          <w:ins w:id="1345" w:author="Bence" w:date="2017-05-20T20:30:00Z"/>
        </w:trPr>
        <w:tc>
          <w:tcPr>
            <w:tcW w:w="2110" w:type="dxa"/>
          </w:tcPr>
          <w:p w14:paraId="4E028BFB" w14:textId="77777777" w:rsidR="00511976" w:rsidRDefault="00511976" w:rsidP="008C1EB5">
            <w:pPr>
              <w:pStyle w:val="Listaszerbekezds"/>
              <w:ind w:left="0"/>
              <w:rPr>
                <w:ins w:id="1346" w:author="Bence" w:date="2017-05-20T20:30:00Z"/>
                <w:lang w:eastAsia="en-US"/>
              </w:rPr>
            </w:pPr>
            <w:ins w:id="1347" w:author="Bence" w:date="2017-05-20T20:30:00Z">
              <w:r>
                <w:rPr>
                  <w:lang w:eastAsia="en-US"/>
                </w:rPr>
                <w:t>Érték</w:t>
              </w:r>
            </w:ins>
          </w:p>
        </w:tc>
        <w:tc>
          <w:tcPr>
            <w:tcW w:w="3828" w:type="dxa"/>
          </w:tcPr>
          <w:p w14:paraId="52C10BD3" w14:textId="7F349607" w:rsidR="00511976" w:rsidRDefault="00511976" w:rsidP="008C1EB5">
            <w:pPr>
              <w:pStyle w:val="Listaszerbekezds"/>
              <w:ind w:left="0"/>
              <w:rPr>
                <w:ins w:id="1348" w:author="Bence" w:date="2017-05-20T20:30:00Z"/>
                <w:lang w:eastAsia="en-US"/>
              </w:rPr>
            </w:pPr>
            <w:ins w:id="1349" w:author="Bence" w:date="2017-05-20T20:33:00Z">
              <w:r>
                <w:rPr>
                  <w:lang w:eastAsia="en-US"/>
                </w:rPr>
                <w:t>Az az érték, amire a beavatkozó állapotát módosítani szeretnénk</w:t>
              </w:r>
            </w:ins>
          </w:p>
        </w:tc>
        <w:tc>
          <w:tcPr>
            <w:tcW w:w="2387" w:type="dxa"/>
          </w:tcPr>
          <w:p w14:paraId="52EF9038" w14:textId="6401DFFF" w:rsidR="00511976" w:rsidRDefault="00511976" w:rsidP="00511976">
            <w:pPr>
              <w:pStyle w:val="Listaszerbekezds"/>
              <w:keepNext/>
              <w:ind w:left="0"/>
              <w:rPr>
                <w:ins w:id="1350" w:author="Bence" w:date="2017-05-20T20:30:00Z"/>
                <w:lang w:eastAsia="en-US"/>
              </w:rPr>
            </w:pPr>
            <w:ins w:id="1351" w:author="Bence" w:date="2017-05-20T20:33:00Z">
              <w:r>
                <w:rPr>
                  <w:lang w:eastAsia="en-US"/>
                </w:rPr>
                <w:t>beavatkozótól függ, de alapvetően szöveges</w:t>
              </w:r>
            </w:ins>
          </w:p>
        </w:tc>
      </w:tr>
    </w:tbl>
    <w:bookmarkStart w:id="1352" w:name="_Ref483075894"/>
    <w:p w14:paraId="767F7FF3" w14:textId="2310DDEE" w:rsidR="00370225" w:rsidRDefault="002F417B" w:rsidP="00811C16">
      <w:pPr>
        <w:pStyle w:val="Kpalrs"/>
        <w:rPr>
          <w:ins w:id="1353" w:author="Bence" w:date="2017-05-20T22:15:00Z"/>
        </w:rPr>
        <w:pPrChange w:id="1354" w:author="Bence" w:date="2017-05-21T11:34:00Z">
          <w:pPr/>
        </w:pPrChange>
      </w:pPr>
      <w:ins w:id="1355" w:author="Bence" w:date="2017-05-21T10:22:00Z">
        <w:r>
          <w:lastRenderedPageBreak/>
          <w:fldChar w:fldCharType="begin"/>
        </w:r>
        <w:r>
          <w:instrText xml:space="preserve"> STYLEREF 1 \s </w:instrText>
        </w:r>
      </w:ins>
      <w:r>
        <w:fldChar w:fldCharType="separate"/>
      </w:r>
      <w:r>
        <w:rPr>
          <w:noProof/>
        </w:rPr>
        <w:t>3</w:t>
      </w:r>
      <w:ins w:id="1356" w:author="Bence" w:date="2017-05-21T10:22:00Z">
        <w:r>
          <w:fldChar w:fldCharType="end"/>
        </w:r>
        <w:r>
          <w:t>.</w:t>
        </w:r>
        <w:r>
          <w:fldChar w:fldCharType="begin"/>
        </w:r>
        <w:r>
          <w:instrText xml:space="preserve"> SEQ táblázat \* ARABIC \s 1 </w:instrText>
        </w:r>
      </w:ins>
      <w:r>
        <w:fldChar w:fldCharType="separate"/>
      </w:r>
      <w:ins w:id="1357" w:author="Bence" w:date="2017-05-21T10:22:00Z">
        <w:r>
          <w:rPr>
            <w:noProof/>
          </w:rPr>
          <w:t>3</w:t>
        </w:r>
        <w:r>
          <w:fldChar w:fldCharType="end"/>
        </w:r>
      </w:ins>
      <w:ins w:id="1358" w:author="Bence" w:date="2017-05-20T20:34:00Z">
        <w:r w:rsidR="00511976">
          <w:t>. táblázat</w:t>
        </w:r>
        <w:bookmarkEnd w:id="1352"/>
        <w:r w:rsidR="00511976">
          <w:t xml:space="preserve"> Akció paraméterei</w:t>
        </w:r>
      </w:ins>
    </w:p>
    <w:p w14:paraId="3C06047B" w14:textId="17B330D9" w:rsidR="00370225" w:rsidRDefault="00370225" w:rsidP="00370225">
      <w:pPr>
        <w:ind w:left="705"/>
        <w:rPr>
          <w:ins w:id="1359" w:author="Bence" w:date="2017-05-20T22:16:00Z"/>
          <w:lang w:eastAsia="en-US"/>
        </w:rPr>
        <w:pPrChange w:id="1360" w:author="Bence" w:date="2017-05-20T22:16:00Z">
          <w:pPr/>
        </w:pPrChange>
      </w:pPr>
      <w:ins w:id="1361" w:author="Bence" w:date="2017-05-20T22:15:00Z">
        <w:r>
          <w:rPr>
            <w:lang w:eastAsia="en-US"/>
          </w:rPr>
          <w:t>A menedzser eszköz a szabály teljesülése esetén mind</w:t>
        </w:r>
      </w:ins>
      <w:ins w:id="1362" w:author="Bence" w:date="2017-05-20T22:16:00Z">
        <w:r>
          <w:rPr>
            <w:lang w:eastAsia="en-US"/>
          </w:rPr>
          <w:t>en, a szabályhoz tartozó akción végigmegy, és az eszköz azonosítójához tartozó csatornán kiküldi az üzenetet a</w:t>
        </w:r>
      </w:ins>
      <w:ins w:id="1363" w:author="Bence" w:date="2017-05-20T22:17:00Z">
        <w:r>
          <w:rPr>
            <w:lang w:eastAsia="en-US"/>
          </w:rPr>
          <w:t xml:space="preserve"> megfelelő eszköznek</w:t>
        </w:r>
      </w:ins>
      <w:ins w:id="1364" w:author="Bence" w:date="2017-05-20T22:16:00Z">
        <w:r>
          <w:rPr>
            <w:lang w:eastAsia="en-US"/>
          </w:rPr>
          <w:t>, aki elvégzi az üzenet alapján a szükséges beavatkozásokat.</w:t>
        </w:r>
      </w:ins>
    </w:p>
    <w:p w14:paraId="1CA4ABE5" w14:textId="6521208B" w:rsidR="00511976" w:rsidRPr="000D58FA" w:rsidRDefault="00D7239C" w:rsidP="000D58FA">
      <w:pPr>
        <w:rPr>
          <w:ins w:id="1365" w:author="Bence" w:date="2017-05-20T19:02:00Z"/>
          <w:lang w:eastAsia="en-US"/>
          <w:rPrChange w:id="1366" w:author="Bence" w:date="2017-05-20T22:35:00Z">
            <w:rPr>
              <w:ins w:id="1367" w:author="Bence" w:date="2017-05-20T19:02:00Z"/>
              <w:b/>
            </w:rPr>
          </w:rPrChange>
        </w:rPr>
      </w:pPr>
      <w:ins w:id="1368" w:author="Bence" w:date="2017-05-20T22:26:00Z">
        <w:r>
          <w:rPr>
            <w:lang w:eastAsia="en-US"/>
          </w:rPr>
          <w:t xml:space="preserve">A </w:t>
        </w:r>
      </w:ins>
      <w:ins w:id="1369" w:author="Bence" w:date="2017-05-20T22:28:00Z">
        <w:r>
          <w:rPr>
            <w:lang w:eastAsia="en-US"/>
          </w:rPr>
          <w:t>fentiek szerint</w:t>
        </w:r>
      </w:ins>
      <w:ins w:id="1370" w:author="Bence" w:date="2017-05-20T22:26:00Z">
        <w:r>
          <w:rPr>
            <w:lang w:eastAsia="en-US"/>
          </w:rPr>
          <w:t xml:space="preserve"> megalkotott szabál</w:t>
        </w:r>
      </w:ins>
      <w:ins w:id="1371" w:author="Bence" w:date="2017-05-20T22:27:00Z">
        <w:r>
          <w:rPr>
            <w:lang w:eastAsia="en-US"/>
          </w:rPr>
          <w:t>yok</w:t>
        </w:r>
      </w:ins>
      <w:ins w:id="1372" w:author="Bence" w:date="2017-05-20T22:28:00Z">
        <w:r>
          <w:rPr>
            <w:lang w:eastAsia="en-US"/>
          </w:rPr>
          <w:t xml:space="preserve"> a feltételek</w:t>
        </w:r>
      </w:ins>
      <w:ins w:id="1373" w:author="Bence" w:date="2017-05-20T22:27:00Z">
        <w:r>
          <w:rPr>
            <w:lang w:eastAsia="en-US"/>
          </w:rPr>
          <w:t xml:space="preserve"> minden logikai </w:t>
        </w:r>
      </w:ins>
      <w:ins w:id="1374" w:author="Bence" w:date="2017-05-20T22:30:00Z">
        <w:r>
          <w:rPr>
            <w:lang w:eastAsia="en-US"/>
          </w:rPr>
          <w:t>kapcsolatát</w:t>
        </w:r>
      </w:ins>
      <w:ins w:id="1375" w:author="Bence" w:date="2017-05-20T22:27:00Z">
        <w:r>
          <w:rPr>
            <w:lang w:eastAsia="en-US"/>
          </w:rPr>
          <w:t xml:space="preserve"> képesek</w:t>
        </w:r>
      </w:ins>
      <w:ins w:id="1376" w:author="Bence" w:date="2017-05-20T22:28:00Z">
        <w:r>
          <w:rPr>
            <w:lang w:eastAsia="en-US"/>
          </w:rPr>
          <w:t xml:space="preserve"> reprezentálni</w:t>
        </w:r>
      </w:ins>
      <w:ins w:id="1377" w:author="Bence" w:date="2017-05-20T22:30:00Z">
        <w:r>
          <w:rPr>
            <w:lang w:eastAsia="en-US"/>
          </w:rPr>
          <w:t xml:space="preserve">, hiszen ha a feltételek között ÉS kapcsolatot szeretnénk alkotni, akkor több triggert hozunk létre egy szabály alatt. VAGY kapcsolat reprezentáláshoz pedig egyszerűen több szabályt kell létrehozni ugyanazzal az akcióval. Egy szabály </w:t>
        </w:r>
      </w:ins>
      <w:ins w:id="1378" w:author="Bence" w:date="2017-05-20T22:31:00Z">
        <w:r>
          <w:rPr>
            <w:lang w:eastAsia="en-US"/>
          </w:rPr>
          <w:t>tetszőleges mennyiségű</w:t>
        </w:r>
      </w:ins>
      <w:ins w:id="1379" w:author="Bence" w:date="2017-05-20T22:30:00Z">
        <w:r>
          <w:rPr>
            <w:lang w:eastAsia="en-US"/>
          </w:rPr>
          <w:t xml:space="preserve"> akciót válthat ki</w:t>
        </w:r>
      </w:ins>
      <w:ins w:id="1380" w:author="Bence" w:date="2017-05-20T22:31:00Z">
        <w:r>
          <w:rPr>
            <w:lang w:eastAsia="en-US"/>
          </w:rPr>
          <w:t>, így</w:t>
        </w:r>
      </w:ins>
      <w:ins w:id="1381" w:author="Bence" w:date="2017-05-20T22:32:00Z">
        <w:r>
          <w:rPr>
            <w:lang w:eastAsia="en-US"/>
          </w:rPr>
          <w:t xml:space="preserve"> a struktúra</w:t>
        </w:r>
      </w:ins>
      <w:ins w:id="1382" w:author="Bence" w:date="2017-05-20T22:31:00Z">
        <w:r>
          <w:rPr>
            <w:lang w:eastAsia="en-US"/>
          </w:rPr>
          <w:t xml:space="preserve"> </w:t>
        </w:r>
      </w:ins>
      <w:ins w:id="1383" w:author="Bence" w:date="2017-05-20T22:33:00Z">
        <w:r>
          <w:rPr>
            <w:lang w:eastAsia="en-US"/>
          </w:rPr>
          <w:t>megalkotásával lényegében sikerült megoldani a vezérlési szabályok kezelését, csak a fentiekben megfogalmazott</w:t>
        </w:r>
      </w:ins>
      <w:ins w:id="1384" w:author="Bence" w:date="2017-05-20T22:35:00Z">
        <w:r w:rsidR="000D58FA">
          <w:rPr>
            <w:lang w:eastAsia="en-US"/>
          </w:rPr>
          <w:t>, nem túl bonyolult</w:t>
        </w:r>
      </w:ins>
      <w:ins w:id="1385" w:author="Bence" w:date="2017-05-20T22:33:00Z">
        <w:r>
          <w:rPr>
            <w:lang w:eastAsia="en-US"/>
          </w:rPr>
          <w:t xml:space="preserve"> működésű </w:t>
        </w:r>
      </w:ins>
      <w:ins w:id="1386" w:author="Bence" w:date="2017-05-20T22:35:00Z">
        <w:r w:rsidR="000D58FA">
          <w:rPr>
            <w:lang w:eastAsia="en-US"/>
          </w:rPr>
          <w:t>végrehajtást kell implementálni a menedzser kódjában.</w:t>
        </w:r>
      </w:ins>
      <w:del w:id="1387" w:author="Bence" w:date="2017-05-20T22:15:00Z">
        <w:r w:rsidR="00511976" w:rsidDel="00370225">
          <w:rPr>
            <w:b/>
          </w:rPr>
          <w:tab/>
        </w:r>
      </w:del>
    </w:p>
    <w:p w14:paraId="38EE64AA" w14:textId="67B1152A" w:rsidR="00D11578" w:rsidRPr="00D11578" w:rsidRDefault="00D11578" w:rsidP="00D11578">
      <w:pPr>
        <w:pStyle w:val="Cmsor4"/>
        <w:rPr>
          <w:ins w:id="1388" w:author="Bence" w:date="2017-05-20T16:51:00Z"/>
        </w:rPr>
        <w:pPrChange w:id="1389" w:author="Bence" w:date="2017-05-20T19:03:00Z">
          <w:pPr/>
        </w:pPrChange>
      </w:pPr>
      <w:ins w:id="1390" w:author="Bence" w:date="2017-05-20T19:03:00Z">
        <w:r>
          <w:t>Szabályok kiértékelése</w:t>
        </w:r>
      </w:ins>
    </w:p>
    <w:p w14:paraId="43BB5536" w14:textId="033843E9" w:rsidR="00D509A7" w:rsidRDefault="00697716" w:rsidP="00D509A7">
      <w:pPr>
        <w:rPr>
          <w:ins w:id="1391" w:author="Bence" w:date="2017-05-20T17:20:00Z"/>
        </w:rPr>
      </w:pPr>
      <w:ins w:id="1392" w:author="Bence" w:date="2017-05-20T16:51:00Z">
        <w:r>
          <w:t xml:space="preserve">A folyamat alapvetően úgy működik, hogy egy beérkező szenzoradatra a menedzser reagál a </w:t>
        </w:r>
      </w:ins>
      <w:ins w:id="1393" w:author="Bence" w:date="2017-05-20T17:25:00Z">
        <w:r>
          <w:fldChar w:fldCharType="begin"/>
        </w:r>
        <w:r>
          <w:instrText xml:space="preserve"> REF _Ref483064459 \h </w:instrText>
        </w:r>
      </w:ins>
      <w:r>
        <w:fldChar w:fldCharType="separate"/>
      </w:r>
      <w:ins w:id="1394" w:author="Bence" w:date="2017-05-20T17:25:00Z">
        <w:r>
          <w:rPr>
            <w:noProof/>
          </w:rPr>
          <w:t>3</w:t>
        </w:r>
        <w:r>
          <w:t>.</w:t>
        </w:r>
        <w:r>
          <w:rPr>
            <w:noProof/>
          </w:rPr>
          <w:t>5</w:t>
        </w:r>
        <w:r>
          <w:t>. ábra</w:t>
        </w:r>
        <w:r>
          <w:fldChar w:fldCharType="end"/>
        </w:r>
        <w:r>
          <w:t xml:space="preserve"> által leírt módon:</w:t>
        </w:r>
      </w:ins>
    </w:p>
    <w:p w14:paraId="51C3178D" w14:textId="4E744D99" w:rsidR="0078405F" w:rsidRDefault="00697716" w:rsidP="000D58FA">
      <w:pPr>
        <w:keepNext/>
        <w:jc w:val="center"/>
        <w:rPr>
          <w:ins w:id="1395" w:author="Bence" w:date="2017-05-20T17:21:00Z"/>
        </w:rPr>
        <w:pPrChange w:id="1396" w:author="Bence" w:date="2017-05-20T22:36:00Z">
          <w:pPr/>
        </w:pPrChange>
      </w:pPr>
      <w:ins w:id="1397" w:author="Bence" w:date="2017-05-20T17:22:00Z">
        <w:r>
          <w:rPr>
            <w:noProof/>
          </w:rPr>
          <w:drawing>
            <wp:inline distT="0" distB="0" distL="0" distR="0" wp14:anchorId="0A907E90" wp14:editId="317CDCD3">
              <wp:extent cx="4142973" cy="3485213"/>
              <wp:effectExtent l="0" t="0" r="0" b="127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4743" cy="3486702"/>
                      </a:xfrm>
                      <a:prstGeom prst="rect">
                        <a:avLst/>
                      </a:prstGeom>
                    </pic:spPr>
                  </pic:pic>
                </a:graphicData>
              </a:graphic>
            </wp:inline>
          </w:drawing>
        </w:r>
      </w:ins>
    </w:p>
    <w:bookmarkStart w:id="1398" w:name="_Ref483064459"/>
    <w:p w14:paraId="10EDFFEA" w14:textId="35ECE7AB" w:rsidR="0078405F" w:rsidRDefault="00811C16" w:rsidP="00811C16">
      <w:pPr>
        <w:pStyle w:val="Kpalrs"/>
        <w:rPr>
          <w:ins w:id="1399" w:author="Bence" w:date="2017-05-20T16:29:00Z"/>
        </w:rPr>
        <w:pPrChange w:id="1400" w:author="Bence" w:date="2017-05-21T11:34:00Z">
          <w:pPr/>
        </w:pPrChange>
      </w:pPr>
      <w:ins w:id="1401" w:author="Bence" w:date="2017-05-21T11:34:00Z">
        <w:r>
          <w:fldChar w:fldCharType="begin"/>
        </w:r>
        <w:r>
          <w:instrText xml:space="preserve"> STYLEREF 1 \s </w:instrText>
        </w:r>
      </w:ins>
      <w:r>
        <w:fldChar w:fldCharType="separate"/>
      </w:r>
      <w:r>
        <w:rPr>
          <w:noProof/>
        </w:rPr>
        <w:t>3</w:t>
      </w:r>
      <w:ins w:id="1402" w:author="Bence" w:date="2017-05-21T11:34:00Z">
        <w:r>
          <w:fldChar w:fldCharType="end"/>
        </w:r>
        <w:r>
          <w:t>.</w:t>
        </w:r>
        <w:r>
          <w:fldChar w:fldCharType="begin"/>
        </w:r>
        <w:r>
          <w:instrText xml:space="preserve"> SEQ ábra \* ARABIC \s 1 </w:instrText>
        </w:r>
      </w:ins>
      <w:r>
        <w:fldChar w:fldCharType="separate"/>
      </w:r>
      <w:ins w:id="1403" w:author="Bence" w:date="2017-05-21T11:34:00Z">
        <w:r>
          <w:rPr>
            <w:noProof/>
          </w:rPr>
          <w:t>9</w:t>
        </w:r>
        <w:r>
          <w:fldChar w:fldCharType="end"/>
        </w:r>
      </w:ins>
      <w:ins w:id="1404" w:author="Bence" w:date="2017-05-20T17:21:00Z">
        <w:r w:rsidR="0078405F">
          <w:t>. ábra</w:t>
        </w:r>
        <w:bookmarkEnd w:id="1398"/>
        <w:r w:rsidR="0078405F">
          <w:t xml:space="preserve"> A menedzser </w:t>
        </w:r>
      </w:ins>
      <w:ins w:id="1405" w:author="Bence" w:date="2017-05-20T22:45:00Z">
        <w:r w:rsidR="00A81807">
          <w:t>reagálása</w:t>
        </w:r>
      </w:ins>
      <w:ins w:id="1406" w:author="Bence" w:date="2017-05-20T17:21:00Z">
        <w:r w:rsidR="0078405F">
          <w:t xml:space="preserve"> egy érkező szenzoradatra</w:t>
        </w:r>
      </w:ins>
    </w:p>
    <w:p w14:paraId="0E26733D" w14:textId="14127F95" w:rsidR="00697716" w:rsidRDefault="00697716" w:rsidP="00DC059D">
      <w:pPr>
        <w:rPr>
          <w:ins w:id="1407" w:author="Bence" w:date="2017-05-20T16:29:00Z"/>
        </w:rPr>
      </w:pPr>
      <w:ins w:id="1408" w:author="Bence" w:date="2017-05-20T17:26:00Z">
        <w:r>
          <w:t>Az érkező szenzoradatra a menedzser választ küld a szenzor eszköznek, maj</w:t>
        </w:r>
      </w:ins>
      <w:ins w:id="1409" w:author="Bence" w:date="2017-05-20T17:27:00Z">
        <w:r>
          <w:t xml:space="preserve">d végigmegy az összes szabályán. Ha </w:t>
        </w:r>
      </w:ins>
      <w:ins w:id="1410" w:author="Bence" w:date="2017-05-20T17:28:00Z">
        <w:r>
          <w:t>ebben a listában</w:t>
        </w:r>
      </w:ins>
      <w:ins w:id="1411" w:author="Bence" w:date="2017-05-20T17:27:00Z">
        <w:r>
          <w:t xml:space="preserve"> valamely</w:t>
        </w:r>
      </w:ins>
      <w:ins w:id="1412" w:author="Bence" w:date="2017-05-20T17:28:00Z">
        <w:r>
          <w:t>ik</w:t>
        </w:r>
      </w:ins>
      <w:ins w:id="1413" w:author="Bence" w:date="2017-05-20T17:27:00Z">
        <w:r>
          <w:t xml:space="preserve"> </w:t>
        </w:r>
      </w:ins>
      <w:ins w:id="1414" w:author="Bence" w:date="2017-05-20T17:28:00Z">
        <w:r>
          <w:t>szabály triggerjének szenzorazonosítójával egyezőt talál, akkor</w:t>
        </w:r>
      </w:ins>
      <w:ins w:id="1415" w:author="Bence" w:date="2017-05-20T17:36:00Z">
        <w:r w:rsidR="00DE0C07">
          <w:t xml:space="preserve"> ha vannak,</w:t>
        </w:r>
      </w:ins>
      <w:ins w:id="1416" w:author="Bence" w:date="2017-05-20T17:28:00Z">
        <w:r>
          <w:t xml:space="preserve"> a szabály </w:t>
        </w:r>
      </w:ins>
      <w:ins w:id="1417" w:author="Bence" w:date="2017-05-20T17:30:00Z">
        <w:r>
          <w:t>többi feltételének teljesülését is megvizsgálja</w:t>
        </w:r>
      </w:ins>
      <w:ins w:id="1418" w:author="Bence" w:date="2017-05-20T22:23:00Z">
        <w:r w:rsidR="00370225">
          <w:t>, azaz a többi trigger teljesülését is validálja</w:t>
        </w:r>
      </w:ins>
      <w:ins w:id="1419" w:author="Bence" w:date="2017-05-20T17:30:00Z">
        <w:r>
          <w:t>. Ehhez minden rendelkezésére áll, hiszen a saját adatbázisában tárolja minden szenzornak az utolsó elküldött értékét is</w:t>
        </w:r>
      </w:ins>
      <w:ins w:id="1420" w:author="Bence" w:date="2017-05-20T17:35:00Z">
        <w:r w:rsidR="00DE0C07">
          <w:t xml:space="preserve">. Egyetlen hátrány, hogy </w:t>
        </w:r>
        <w:r w:rsidR="00DE0C07">
          <w:lastRenderedPageBreak/>
          <w:t>így a tárolt adatok adott esetben már nem biztos, hogy tükrözik az aktuális állapotot,</w:t>
        </w:r>
      </w:ins>
      <w:ins w:id="1421" w:author="Bence" w:date="2017-05-20T17:40:00Z">
        <w:r w:rsidR="00DE0C07">
          <w:t xml:space="preserve"> ezt vállaljuk annak érdekében, hogy a szenzorok a korábban bemutatott saját mérési ciklusuk szerint működhessenek,</w:t>
        </w:r>
      </w:ins>
      <w:ins w:id="1422" w:author="Bence" w:date="2017-05-20T17:35:00Z">
        <w:r w:rsidR="00DE0C07">
          <w:t xml:space="preserve"> </w:t>
        </w:r>
      </w:ins>
      <w:ins w:id="1423" w:author="Bence" w:date="2017-05-20T17:41:00Z">
        <w:r w:rsidR="00DE0C07">
          <w:t>valamint</w:t>
        </w:r>
      </w:ins>
      <w:ins w:id="1424" w:author="Bence" w:date="2017-05-20T17:35:00Z">
        <w:r w:rsidR="00DE0C07">
          <w:t xml:space="preserve"> a szenzorok </w:t>
        </w:r>
      </w:ins>
      <w:ins w:id="1425" w:author="Bence" w:date="2017-05-20T17:38:00Z">
        <w:r w:rsidR="00DE0C07">
          <w:t>igény szerinti gyakorisággal mérnek, így a problémákat ki tudjuk küszöbölni.</w:t>
        </w:r>
      </w:ins>
    </w:p>
    <w:p w14:paraId="42DEEF9E" w14:textId="5D45E742" w:rsidR="00DC059D" w:rsidDel="008C1EB5" w:rsidRDefault="004752C9" w:rsidP="000D58FA">
      <w:pPr>
        <w:rPr>
          <w:del w:id="1426" w:author="Bence" w:date="2017-05-20T17:48:00Z"/>
        </w:rPr>
      </w:pPr>
      <w:del w:id="1427" w:author="Bence" w:date="2017-05-20T17:42:00Z">
        <w:r w:rsidDel="00DE0C07">
          <w:delText xml:space="preserve">egy adott </w:delText>
        </w:r>
        <w:r w:rsidR="005D67D0" w:rsidDel="00DE0C07">
          <w:delText xml:space="preserve">lakás </w:delText>
        </w:r>
        <w:r w:rsidR="00B91919" w:rsidDel="00DE0C07">
          <w:rPr>
            <w:rStyle w:val="Jegyzethivatkozs"/>
          </w:rPr>
          <w:commentReference w:id="1428"/>
        </w:r>
        <w:r w:rsidDel="00DE0C07">
          <w:delText xml:space="preserve">környezetében kritikus, hisz feladata többrétű. </w:delText>
        </w:r>
      </w:del>
      <w:del w:id="1429" w:author="Bence" w:date="2017-05-20T14:46:00Z">
        <w:r w:rsidDel="004D27D4">
          <w:delText>Egyrészről rendszeresen figyelnie kell, hogy új eszközök próbálnak-e felcsatlakozni a hálózatra, ha igen, akkor fel kell vennie velük a kapcsolatot (persze csak akkor, ha ezek az eszközök megfelelő módon hitelesítették magukat)</w:delText>
        </w:r>
      </w:del>
      <w:del w:id="1430" w:author="Bence" w:date="2017-05-20T16:28:00Z">
        <w:r w:rsidDel="009F335B">
          <w:delText>.</w:delText>
        </w:r>
      </w:del>
      <w:del w:id="1431" w:author="Bence" w:date="2017-05-20T17:42:00Z">
        <w:r w:rsidR="00DC059D" w:rsidDel="00DE0C07">
          <w:delText xml:space="preserve"> </w:delText>
        </w:r>
        <w:r w:rsidDel="00DE0C07">
          <w:delText xml:space="preserve">A már csatlakozott szenzorok </w:delText>
        </w:r>
      </w:del>
      <w:del w:id="1432" w:author="Bence" w:date="2017-05-20T16:28:00Z">
        <w:r w:rsidDel="009F335B">
          <w:delText>számára biztosítania kell</w:delText>
        </w:r>
      </w:del>
      <w:del w:id="1433" w:author="Bence" w:date="2017-05-20T17:42:00Z">
        <w:r w:rsidDel="00DE0C07">
          <w:delText>, hogy azok elküldhessék neki a mért szenzoradatokat</w:delText>
        </w:r>
        <w:r w:rsidR="00DC059D" w:rsidDel="00DE0C07">
          <w:delText xml:space="preserve">, illetve ezek alapján és a saját lokális </w:delText>
        </w:r>
        <w:commentRangeStart w:id="1434"/>
        <w:r w:rsidR="00DC059D" w:rsidDel="00DE0C07">
          <w:delText xml:space="preserve">szabályadatbázisa </w:delText>
        </w:r>
        <w:commentRangeEnd w:id="1434"/>
        <w:r w:rsidR="00B91919" w:rsidDel="00DE0C07">
          <w:rPr>
            <w:rStyle w:val="Jegyzethivatkozs"/>
          </w:rPr>
          <w:commentReference w:id="1434"/>
        </w:r>
        <w:r w:rsidR="00DC059D" w:rsidDel="00DE0C07">
          <w:delText xml:space="preserve">alapján utasítania kell a beavatkozókat a cselekvésre. </w:delText>
        </w:r>
      </w:del>
      <w:r w:rsidR="00DC059D">
        <w:t>Ahogy a</w:t>
      </w:r>
      <w:ins w:id="1435" w:author="Bence" w:date="2017-05-20T17:43:00Z">
        <w:r w:rsidR="00DE0C07">
          <w:t xml:space="preserve"> </w:t>
        </w:r>
        <w:r w:rsidR="00DE0C07">
          <w:fldChar w:fldCharType="begin"/>
        </w:r>
        <w:r w:rsidR="00DE0C07">
          <w:instrText xml:space="preserve"> REF _Ref483065525 \h </w:instrText>
        </w:r>
      </w:ins>
      <w:r w:rsidR="000D58FA">
        <w:instrText xml:space="preserve"> \* MERGEFORMAT </w:instrText>
      </w:r>
      <w:r w:rsidR="00DE0C07">
        <w:fldChar w:fldCharType="separate"/>
      </w:r>
      <w:ins w:id="1436" w:author="Bence" w:date="2017-05-20T17:43:00Z">
        <w:r w:rsidR="00DE0C07">
          <w:rPr>
            <w:noProof/>
          </w:rPr>
          <w:t>3</w:t>
        </w:r>
        <w:r w:rsidR="00DE0C07">
          <w:t>.</w:t>
        </w:r>
        <w:r w:rsidR="00DE0C07">
          <w:rPr>
            <w:noProof/>
          </w:rPr>
          <w:t>1</w:t>
        </w:r>
        <w:r w:rsidR="00DE0C07">
          <w:t>. ábrán</w:t>
        </w:r>
        <w:r w:rsidR="00DE0C07">
          <w:fldChar w:fldCharType="end"/>
        </w:r>
      </w:ins>
      <w:del w:id="1437" w:author="Bence" w:date="2017-05-20T17:43:00Z">
        <w:r w:rsidR="00DC059D" w:rsidDel="00DE0C07">
          <w:delText>z ábrán</w:delText>
        </w:r>
      </w:del>
      <w:r w:rsidR="00DC059D">
        <w:t xml:space="preserve"> is láthattuk</w:t>
      </w:r>
      <w:ins w:id="1438" w:author="Bence" w:date="2017-05-20T17:43:00Z">
        <w:r w:rsidR="00DE0C07">
          <w:t xml:space="preserve"> korábban</w:t>
        </w:r>
      </w:ins>
      <w:r w:rsidR="00DC059D">
        <w:t>,</w:t>
      </w:r>
      <w:ins w:id="1439" w:author="Bence" w:date="2017-05-20T17:43:00Z">
        <w:r w:rsidR="00DE0C07">
          <w:t xml:space="preserve"> a menedzser</w:t>
        </w:r>
      </w:ins>
      <w:r w:rsidR="00DC059D">
        <w:t xml:space="preserve"> további feladata még a központi szerver irányába történő kommunikáció</w:t>
      </w:r>
      <w:ins w:id="1440" w:author="Bence" w:date="2017-05-20T17:43:00Z">
        <w:r w:rsidR="00DE0C07">
          <w:t xml:space="preserve"> is</w:t>
        </w:r>
      </w:ins>
      <w:r w:rsidR="00DC059D">
        <w:t>: egyrészt rendszeresen továbbítania kell a szenzorok által beküldött</w:t>
      </w:r>
      <w:ins w:id="1441" w:author="Bence" w:date="2017-05-20T17:43:00Z">
        <w:r w:rsidR="00DE0C07">
          <w:t>, általa letárolt</w:t>
        </w:r>
      </w:ins>
      <w:r w:rsidR="00DC059D">
        <w:t xml:space="preserve"> adatokat, valamint frissen kell tartania a saját környezetéhez tartozó szabályadatbázisát</w:t>
      </w:r>
      <w:del w:id="1442" w:author="Bence" w:date="2017-05-20T17:44:00Z">
        <w:r w:rsidR="00DC059D" w:rsidDel="00DE0C07">
          <w:delText xml:space="preserve"> is</w:delText>
        </w:r>
        <w:r w:rsidR="00B87E25" w:rsidDel="00DE0C07">
          <w:delText xml:space="preserve"> és ha egy szabály aktívvá válik, akkor értesíti a beavatkozót</w:delText>
        </w:r>
      </w:del>
      <w:ins w:id="1443" w:author="Bence" w:date="2017-05-20T17:54:00Z">
        <w:r w:rsidR="00A06753">
          <w:t xml:space="preserve">. </w:t>
        </w:r>
      </w:ins>
      <w:del w:id="1444" w:author="Bence" w:date="2017-05-20T17:54:00Z">
        <w:r w:rsidR="00B87E25" w:rsidDel="00A06753">
          <w:delText>.</w:delText>
        </w:r>
      </w:del>
      <w:ins w:id="1445" w:author="Bence" w:date="2017-05-20T17:44:00Z">
        <w:r w:rsidR="00DE0C07">
          <w:t>Ehhez a szerver által szolgáltatott HTTP inter</w:t>
        </w:r>
        <w:r w:rsidR="00750F4A">
          <w:t>fészt fogja használni, a lehetséges kéréseket a szerver bemuta</w:t>
        </w:r>
      </w:ins>
      <w:ins w:id="1446" w:author="Bence" w:date="2017-05-20T17:47:00Z">
        <w:r w:rsidR="00750F4A">
          <w:t>t</w:t>
        </w:r>
      </w:ins>
      <w:ins w:id="1447" w:author="Bence" w:date="2017-05-20T17:44:00Z">
        <w:r w:rsidR="00750F4A">
          <w:t>ása során ismertetem.</w:t>
        </w:r>
      </w:ins>
    </w:p>
    <w:p w14:paraId="3C1A9922" w14:textId="03C136A0" w:rsidR="008C1EB5" w:rsidRDefault="008C1EB5" w:rsidP="008C1EB5">
      <w:pPr>
        <w:rPr>
          <w:ins w:id="1448" w:author="Bence" w:date="2017-05-20T23:21:00Z"/>
        </w:rPr>
      </w:pPr>
    </w:p>
    <w:p w14:paraId="24F8E87A" w14:textId="03CE39C0" w:rsidR="008C1EB5" w:rsidRDefault="008C1EB5" w:rsidP="008C1EB5">
      <w:pPr>
        <w:pStyle w:val="Cmsor4"/>
        <w:rPr>
          <w:ins w:id="1449" w:author="Bence" w:date="2017-05-20T23:21:00Z"/>
        </w:rPr>
        <w:pPrChange w:id="1450" w:author="Bence" w:date="2017-05-20T23:21:00Z">
          <w:pPr/>
        </w:pPrChange>
      </w:pPr>
      <w:ins w:id="1451" w:author="Bence" w:date="2017-05-20T23:21:00Z">
        <w:r>
          <w:t>Kommunikáció az eszközökkel</w:t>
        </w:r>
      </w:ins>
    </w:p>
    <w:p w14:paraId="198A234A" w14:textId="3066721E" w:rsidR="008C1EB5" w:rsidRDefault="004839C3" w:rsidP="008C1EB5">
      <w:pPr>
        <w:rPr>
          <w:ins w:id="1452" w:author="Bence" w:date="2017-05-20T23:23:00Z"/>
        </w:rPr>
      </w:pPr>
      <w:ins w:id="1453" w:author="Bence" w:date="2017-05-20T23:21:00Z">
        <w:r>
          <w:t xml:space="preserve">A menedzser a beavatkozókkal és szenzorokkal egyaránt TCP </w:t>
        </w:r>
      </w:ins>
      <w:ins w:id="1454" w:author="Bence" w:date="2017-05-20T23:23:00Z">
        <w:r>
          <w:t>kapcsolaton keresztül</w:t>
        </w:r>
      </w:ins>
      <w:ins w:id="1455" w:author="Bence" w:date="2017-05-20T23:21:00Z">
        <w:r>
          <w:t xml:space="preserve"> kommunikál,</w:t>
        </w:r>
      </w:ins>
      <w:ins w:id="1456" w:author="Bence" w:date="2017-05-20T23:23:00Z">
        <w:r>
          <w:t xml:space="preserve"> ahol</w:t>
        </w:r>
      </w:ins>
      <w:ins w:id="1457" w:author="Bence" w:date="2017-05-20T23:21:00Z">
        <w:r>
          <w:t xml:space="preserve"> szerverként funkcionál, folyamatosan lehetővé téve a kliensek csatlakozását.</w:t>
        </w:r>
      </w:ins>
    </w:p>
    <w:p w14:paraId="2755697A" w14:textId="77777777" w:rsidR="008C21E7" w:rsidRDefault="004839C3" w:rsidP="000D58FA">
      <w:pPr>
        <w:rPr>
          <w:ins w:id="1458" w:author="Bence" w:date="2017-05-21T08:47:00Z"/>
        </w:rPr>
      </w:pPr>
      <w:ins w:id="1459" w:author="Bence" w:date="2017-05-20T23:23:00Z">
        <w:r>
          <w:t>A rendszerek</w:t>
        </w:r>
      </w:ins>
      <w:ins w:id="1460" w:author="Bence" w:date="2017-05-20T23:24:00Z">
        <w:r>
          <w:t xml:space="preserve"> könnyű</w:t>
        </w:r>
      </w:ins>
      <w:ins w:id="1461" w:author="Bence" w:date="2017-05-20T23:23:00Z">
        <w:r>
          <w:t xml:space="preserve"> egymáshoz illeszthetősége érdekében az üzeneteket a menedzser egyaránt JSON formátumban küldi és fogadja.</w:t>
        </w:r>
      </w:ins>
      <w:ins w:id="1462" w:author="Bence" w:date="2017-05-20T23:25:00Z">
        <w:r>
          <w:t xml:space="preserve"> Ez nem csak könnyebben kezelhetővé teszi az üzeneteket, </w:t>
        </w:r>
      </w:ins>
      <w:ins w:id="1463" w:author="Bence" w:date="2017-05-20T23:26:00Z">
        <w:r>
          <w:t>hanem felkészíti a rendszerünket arra is, hogy esetlegesen teljes komponenseket cseréljünk ki</w:t>
        </w:r>
      </w:ins>
      <w:ins w:id="1464" w:author="Bence" w:date="2017-05-20T23:27:00Z">
        <w:r>
          <w:t xml:space="preserve"> nem ESP-s eszközökre is</w:t>
        </w:r>
      </w:ins>
      <w:ins w:id="1465" w:author="Bence" w:date="2017-05-20T23:26:00Z">
        <w:r>
          <w:t>, amíg azok az üzenetek formátumára szabott elvárásokat teljesítik.</w:t>
        </w:r>
      </w:ins>
      <w:ins w:id="1466" w:author="Bence" w:date="2017-05-20T23:28:00Z">
        <w:r>
          <w:t xml:space="preserve"> Bár kényelmes lenne, az adatokat az eszköz nem JSON formátumba tárolja, mivel az fölösleges memóriapazarlást jelentene, memóriából pedig főleg a menedzser esetében így is szűkösek az erőforrások. </w:t>
        </w:r>
      </w:ins>
      <w:ins w:id="1467" w:author="Bence" w:date="2017-05-20T23:31:00Z">
        <w:r>
          <w:t xml:space="preserve">A szabályok formátumát a </w:t>
        </w:r>
      </w:ins>
      <w:ins w:id="1468" w:author="Bence" w:date="2017-05-20T23:32:00Z">
        <w:r>
          <w:fldChar w:fldCharType="begin"/>
        </w:r>
        <w:r>
          <w:instrText xml:space="preserve"> REF _Ref483086450 \w \h </w:instrText>
        </w:r>
      </w:ins>
      <w:r>
        <w:fldChar w:fldCharType="separate"/>
      </w:r>
      <w:ins w:id="1469" w:author="Bence" w:date="2017-05-20T23:32:00Z">
        <w:r>
          <w:t>2.2.1</w:t>
        </w:r>
        <w:r>
          <w:fldChar w:fldCharType="end"/>
        </w:r>
        <w:r>
          <w:t xml:space="preserve"> fejezetben már példaként láthattuk, </w:t>
        </w:r>
        <w:r w:rsidR="00F00E53">
          <w:t xml:space="preserve">ezen felül a menedzsernek csak a szenzor </w:t>
        </w:r>
      </w:ins>
      <w:ins w:id="1470" w:author="Bence" w:date="2017-05-20T23:33:00Z">
        <w:r w:rsidR="00F00E53">
          <w:t xml:space="preserve">és beavatkozó eszközök </w:t>
        </w:r>
      </w:ins>
      <w:ins w:id="1471" w:author="Bence" w:date="2017-05-20T23:34:00Z">
        <w:r w:rsidR="00F00E53">
          <w:t>listájának</w:t>
        </w:r>
      </w:ins>
      <w:ins w:id="1472" w:author="Bence" w:date="2017-05-20T23:35:00Z">
        <w:r w:rsidR="00F00E53">
          <w:t xml:space="preserve"> lekérésekor, a szenzor mérések küldésekor és</w:t>
        </w:r>
      </w:ins>
      <w:ins w:id="1473" w:author="Bence" w:date="2017-05-20T23:36:00Z">
        <w:r w:rsidR="00F00E53">
          <w:t xml:space="preserve"> fogadásakor, illetve</w:t>
        </w:r>
      </w:ins>
      <w:ins w:id="1474" w:author="Bence" w:date="2017-05-20T23:35:00Z">
        <w:r w:rsidR="00F00E53">
          <w:t xml:space="preserve"> beavatkozók utasítása</w:t>
        </w:r>
      </w:ins>
      <w:ins w:id="1475" w:author="Bence" w:date="2017-05-20T23:36:00Z">
        <w:r w:rsidR="00F00E53">
          <w:t>ko</w:t>
        </w:r>
      </w:ins>
      <w:ins w:id="1476" w:author="Bence" w:date="2017-05-20T23:35:00Z">
        <w:r w:rsidR="00F00E53">
          <w:t>r</w:t>
        </w:r>
      </w:ins>
      <w:ins w:id="1477" w:author="Bence" w:date="2017-05-20T23:34:00Z">
        <w:r w:rsidR="00F00E53">
          <w:t xml:space="preserve"> van szüksége üzenetben kapott </w:t>
        </w:r>
      </w:ins>
      <w:ins w:id="1478" w:author="Bence" w:date="2017-05-20T23:36:00Z">
        <w:r w:rsidR="00F00E53">
          <w:t>vagy küldött adatokra, ezekben az esetekben is JSON formátumot használ.</w:t>
        </w:r>
      </w:ins>
    </w:p>
    <w:p w14:paraId="7D9B4D59" w14:textId="6EB93E95" w:rsidR="00753170" w:rsidDel="007E6350" w:rsidRDefault="008C21E7" w:rsidP="000D58FA">
      <w:pPr>
        <w:rPr>
          <w:del w:id="1479" w:author="Bence" w:date="2017-05-19T11:21:00Z"/>
        </w:rPr>
        <w:pPrChange w:id="1480" w:author="Bence" w:date="2017-05-20T22:37:00Z">
          <w:pPr>
            <w:pStyle w:val="Cmsor3"/>
          </w:pPr>
        </w:pPrChange>
      </w:pPr>
      <w:ins w:id="1481" w:author="Bence" w:date="2017-05-21T08:47:00Z">
        <w:r>
          <w:t>Mivel az összes, egy lakásban lévő eszközünknél feltétel, hogy</w:t>
        </w:r>
      </w:ins>
      <w:ins w:id="1482" w:author="Bence" w:date="2017-05-21T08:48:00Z">
        <w:r>
          <w:t xml:space="preserve"> a</w:t>
        </w:r>
      </w:ins>
      <w:ins w:id="1483" w:author="Bence" w:date="2017-05-21T08:47:00Z">
        <w:r>
          <w:t xml:space="preserve"> közös belső hálózaton legyenek</w:t>
        </w:r>
      </w:ins>
      <w:ins w:id="1484" w:author="Bence" w:date="2017-05-21T08:48:00Z">
        <w:r>
          <w:t>, a rendszer külső beavatkozás elleni véd</w:t>
        </w:r>
        <w:r w:rsidR="003676DB">
          <w:t xml:space="preserve">elmét úgy oldhatjuk meg, hogy </w:t>
        </w:r>
        <w:r>
          <w:t xml:space="preserve">nem engedünk be külső szereplőket, ami lényegében a vezeték nélküli hálózatunk </w:t>
        </w:r>
      </w:ins>
      <w:ins w:id="1485" w:author="Bence" w:date="2017-05-21T08:50:00Z">
        <w:r w:rsidR="003676DB">
          <w:t>megfelelő védelmével biztosítható. Egy erős, WPA2 jelszó használatával a rendszerbe csak a kívánt eleme</w:t>
        </w:r>
      </w:ins>
      <w:ins w:id="1486" w:author="Bence" w:date="2017-05-21T08:52:00Z">
        <w:r w:rsidR="003676DB">
          <w:t xml:space="preserve">k léphetnek be, akiktől megbízható voltuk miatt nem kell külön védenünk az ESP modulok hálózaton belüli kommunikációját. Az egyetlen problémát a kifelé történő kommunikáció okozza, azaz amikor a menedzser kommunikál a szerverrel, </w:t>
        </w:r>
      </w:ins>
      <w:ins w:id="1487" w:author="Bence" w:date="2017-05-21T08:54:00Z">
        <w:r w:rsidR="003676DB">
          <w:t>ennek az esetnek a biztosításáról a későbbiekben még lesz szó a dolgozatban.</w:t>
        </w:r>
      </w:ins>
      <w:del w:id="1488" w:author="Bence" w:date="2017-05-19T11:21:00Z">
        <w:r w:rsidR="00605830" w:rsidDel="007E6350">
          <w:delText xml:space="preserve"> </w:delText>
        </w:r>
        <w:r w:rsidR="00753170" w:rsidDel="007E6350">
          <w:delText>Beavatkozó</w:delText>
        </w:r>
        <w:bookmarkStart w:id="1489" w:name="_Toc483054169"/>
        <w:bookmarkEnd w:id="1489"/>
      </w:del>
    </w:p>
    <w:p w14:paraId="49F33E13" w14:textId="40CF461E" w:rsidR="00B67007" w:rsidDel="007E6350" w:rsidRDefault="0032554A" w:rsidP="000D58FA">
      <w:pPr>
        <w:rPr>
          <w:del w:id="1490" w:author="Bence" w:date="2017-05-19T11:21:00Z"/>
        </w:rPr>
        <w:pPrChange w:id="1491" w:author="Bence" w:date="2017-05-20T22:37:00Z">
          <w:pPr/>
        </w:pPrChange>
      </w:pPr>
      <w:del w:id="1492" w:author="Bence" w:date="2017-05-19T11:21:00Z">
        <w:r w:rsidDel="007E6350">
          <w:delText>Beavatkozó</w:delText>
        </w:r>
        <w:r w:rsidR="00B67007" w:rsidDel="007E6350">
          <w:delText xml:space="preserve"> </w:delText>
        </w:r>
        <w:r w:rsidDel="007E6350">
          <w:delText>üzemmódban az eszköz célja, hogy a környezetének (a csomópont) működésében változásokat</w:delText>
        </w:r>
        <w:r w:rsidR="00B11AA5" w:rsidDel="007E6350">
          <w:delText xml:space="preserve"> </w:delText>
        </w:r>
        <w:r w:rsidDel="007E6350">
          <w:delText xml:space="preserve">eszközöljön a szervertől kapott utasítások alapján. Ennek biztosítására értelemszerűen folyamatos kapcsolatot kell fenntartani a </w:delText>
        </w:r>
        <w:r w:rsidR="00A90B15" w:rsidDel="007E6350">
          <w:delText>menedzserrel</w:delText>
        </w:r>
        <w:r w:rsidDel="007E6350">
          <w:delText xml:space="preserve">, figyelve a kommunikációs csatornát. </w:delText>
        </w:r>
        <w:bookmarkStart w:id="1493" w:name="_Toc483054170"/>
        <w:bookmarkEnd w:id="1493"/>
      </w:del>
    </w:p>
    <w:p w14:paraId="13A14ABA" w14:textId="27930B17" w:rsidR="0032554A" w:rsidRPr="00B67007" w:rsidDel="007E6350" w:rsidRDefault="0032554A" w:rsidP="000D58FA">
      <w:pPr>
        <w:rPr>
          <w:del w:id="1494" w:author="Bence" w:date="2017-05-19T11:21:00Z"/>
        </w:rPr>
        <w:pPrChange w:id="1495" w:author="Bence" w:date="2017-05-20T22:37:00Z">
          <w:pPr/>
        </w:pPrChange>
      </w:pPr>
      <w:del w:id="1496" w:author="Bence" w:date="2017-05-19T11:21:00Z">
        <w:r w:rsidDel="007E6350">
          <w:delText>A beavatkozó működés folyamatának lépései:</w:delText>
        </w:r>
        <w:bookmarkStart w:id="1497" w:name="_Toc483054171"/>
        <w:bookmarkEnd w:id="1497"/>
      </w:del>
    </w:p>
    <w:p w14:paraId="2DBC83A9" w14:textId="31B250A6" w:rsidR="00307ABA" w:rsidDel="007E6350" w:rsidRDefault="00DB2F0E" w:rsidP="000D58FA">
      <w:pPr>
        <w:rPr>
          <w:del w:id="1498" w:author="Bence" w:date="2017-05-19T11:21:00Z"/>
        </w:rPr>
        <w:pPrChange w:id="1499" w:author="Bence" w:date="2017-05-20T22:37:00Z">
          <w:pPr>
            <w:numPr>
              <w:numId w:val="8"/>
            </w:numPr>
            <w:tabs>
              <w:tab w:val="num" w:pos="720"/>
            </w:tabs>
            <w:ind w:left="720" w:hanging="360"/>
          </w:pPr>
        </w:pPrChange>
      </w:pPr>
      <w:del w:id="1500" w:author="Bence" w:date="2017-05-19T11:21:00Z">
        <w:r w:rsidRPr="00547C75" w:rsidDel="007E6350">
          <w:delText>TCP kapcsolat felépítése a szerverrel</w:delText>
        </w:r>
        <w:bookmarkStart w:id="1501" w:name="_Toc483054172"/>
        <w:bookmarkEnd w:id="1501"/>
      </w:del>
    </w:p>
    <w:p w14:paraId="3413A5D0" w14:textId="52F4095A" w:rsidR="00B61DA8" w:rsidRPr="00547C75" w:rsidDel="007E6350" w:rsidRDefault="00B61DA8" w:rsidP="000D58FA">
      <w:pPr>
        <w:rPr>
          <w:del w:id="1502" w:author="Bence" w:date="2017-05-19T11:21:00Z"/>
        </w:rPr>
        <w:pPrChange w:id="1503" w:author="Bence" w:date="2017-05-20T22:37:00Z">
          <w:pPr>
            <w:pStyle w:val="Listaszerbekezds"/>
            <w:numPr>
              <w:numId w:val="14"/>
            </w:numPr>
            <w:ind w:left="1440" w:hanging="360"/>
          </w:pPr>
        </w:pPrChange>
      </w:pPr>
      <w:del w:id="1504" w:author="Bence" w:date="2017-05-19T11:21:00Z">
        <w:r w:rsidDel="007E6350">
          <w:delText>UDP broadcast segítségével közli a környezetével, ki is ő, majd várja a lokális szerver csatlakozási igényét</w:delText>
        </w:r>
        <w:bookmarkStart w:id="1505" w:name="_Toc483054173"/>
        <w:bookmarkEnd w:id="1505"/>
      </w:del>
    </w:p>
    <w:p w14:paraId="70CCF7F9" w14:textId="609F7DF7" w:rsidR="00307ABA" w:rsidRPr="00547C75" w:rsidDel="007E6350" w:rsidRDefault="00DB2F0E" w:rsidP="000D58FA">
      <w:pPr>
        <w:rPr>
          <w:del w:id="1506" w:author="Bence" w:date="2017-05-19T11:21:00Z"/>
        </w:rPr>
        <w:pPrChange w:id="1507" w:author="Bence" w:date="2017-05-20T22:37:00Z">
          <w:pPr>
            <w:numPr>
              <w:numId w:val="8"/>
            </w:numPr>
            <w:tabs>
              <w:tab w:val="num" w:pos="720"/>
            </w:tabs>
            <w:ind w:left="720" w:hanging="360"/>
          </w:pPr>
        </w:pPrChange>
      </w:pPr>
      <w:del w:id="1508" w:author="Bence" w:date="2017-05-19T11:21:00Z">
        <w:r w:rsidRPr="00547C75" w:rsidDel="007E6350">
          <w:delText>Kommunikációs csatorna figyelése</w:delText>
        </w:r>
        <w:bookmarkStart w:id="1509" w:name="_Toc483054174"/>
        <w:bookmarkEnd w:id="1509"/>
      </w:del>
    </w:p>
    <w:p w14:paraId="0251FC61" w14:textId="44398D92" w:rsidR="00307ABA" w:rsidRPr="00547C75" w:rsidDel="007E6350" w:rsidRDefault="00DB2F0E" w:rsidP="000D58FA">
      <w:pPr>
        <w:rPr>
          <w:del w:id="1510" w:author="Bence" w:date="2017-05-19T11:21:00Z"/>
        </w:rPr>
        <w:pPrChange w:id="1511" w:author="Bence" w:date="2017-05-20T22:37:00Z">
          <w:pPr>
            <w:numPr>
              <w:ilvl w:val="1"/>
              <w:numId w:val="11"/>
            </w:numPr>
            <w:tabs>
              <w:tab w:val="num" w:pos="1440"/>
            </w:tabs>
            <w:ind w:left="1440" w:hanging="360"/>
          </w:pPr>
        </w:pPrChange>
      </w:pPr>
      <w:del w:id="1512" w:author="Bence" w:date="2017-05-19T11:21:00Z">
        <w:r w:rsidRPr="00547C75" w:rsidDel="007E6350">
          <w:delText>Ha üzenet érkezik, annak tartalmától függően cselekszik</w:delText>
        </w:r>
        <w:bookmarkStart w:id="1513" w:name="_Toc483054175"/>
        <w:bookmarkEnd w:id="1513"/>
      </w:del>
    </w:p>
    <w:p w14:paraId="1E4BBE87" w14:textId="6DDF2C81" w:rsidR="00547C75" w:rsidRPr="00547C75" w:rsidDel="007E6350" w:rsidRDefault="0032554A" w:rsidP="000D58FA">
      <w:pPr>
        <w:rPr>
          <w:del w:id="1514" w:author="Bence" w:date="2017-05-19T11:21:00Z"/>
        </w:rPr>
        <w:pPrChange w:id="1515" w:author="Bence" w:date="2017-05-20T22:37:00Z">
          <w:pPr/>
        </w:pPrChange>
      </w:pPr>
      <w:del w:id="1516" w:author="Bence" w:date="2017-05-19T11:21:00Z">
        <w:r w:rsidDel="007E6350">
          <w:delText>A fenti módban például egy „R1 ON” üzenet hatására az eszköz a megfelelő GPIO lábának 1-be tételével az R1-es relét átkapcsolhatja másik állásba. Másik lehetőség például, hogy a PWM interfészén keresztül végzi egy villanymotor vezérlését a szervertől kapott utasítások függvényében.</w:delText>
        </w:r>
        <w:bookmarkStart w:id="1517" w:name="_Toc483054176"/>
        <w:bookmarkEnd w:id="1517"/>
      </w:del>
    </w:p>
    <w:p w14:paraId="2D535F5A" w14:textId="460043F3" w:rsidR="00D275F3" w:rsidDel="00A06753" w:rsidRDefault="00D275F3" w:rsidP="000D58FA">
      <w:pPr>
        <w:rPr>
          <w:del w:id="1518" w:author="Bence" w:date="2017-05-20T17:48:00Z"/>
        </w:rPr>
        <w:pPrChange w:id="1519" w:author="Bence" w:date="2017-05-20T22:37:00Z">
          <w:pPr>
            <w:pStyle w:val="Cmsor2"/>
          </w:pPr>
        </w:pPrChange>
      </w:pPr>
      <w:bookmarkStart w:id="1520" w:name="_Toc483054177"/>
      <w:del w:id="1521" w:author="Bence" w:date="2017-05-20T17:48:00Z">
        <w:r w:rsidDel="00A06753">
          <w:delText>Felhasználói interakciók</w:delText>
        </w:r>
        <w:r w:rsidR="00DD0602" w:rsidDel="00A06753">
          <w:delText xml:space="preserve"> (use case)</w:delText>
        </w:r>
        <w:bookmarkEnd w:id="1520"/>
      </w:del>
    </w:p>
    <w:p w14:paraId="010F1ACA" w14:textId="625BF855" w:rsidR="009C1687" w:rsidRPr="00F63AE9" w:rsidDel="00A06753" w:rsidRDefault="009C1687" w:rsidP="000D58FA">
      <w:pPr>
        <w:rPr>
          <w:del w:id="1522" w:author="Bence" w:date="2017-05-20T17:48:00Z"/>
        </w:rPr>
        <w:pPrChange w:id="1523" w:author="Bence" w:date="2017-05-20T22:37:00Z">
          <w:pPr/>
        </w:pPrChange>
      </w:pPr>
      <w:del w:id="1524" w:author="Bence" w:date="2017-05-20T17:48:00Z">
        <w:r w:rsidDel="00A06753">
          <w:delText>A rendszer topol</w:delText>
        </w:r>
      </w:del>
    </w:p>
    <w:p w14:paraId="727DCD65" w14:textId="77777777" w:rsidR="00CC7766" w:rsidRPr="00CC7766" w:rsidDel="000D58FA" w:rsidRDefault="00CC7766" w:rsidP="000D58FA">
      <w:pPr>
        <w:rPr>
          <w:del w:id="1525" w:author="Bence" w:date="2017-05-20T22:37:00Z"/>
        </w:rPr>
        <w:pPrChange w:id="1526" w:author="Bence" w:date="2017-05-20T22:37:00Z">
          <w:pPr/>
        </w:pPrChange>
      </w:pPr>
    </w:p>
    <w:p w14:paraId="5F3D8364" w14:textId="3A3FB721" w:rsidR="006D00E7" w:rsidDel="00B7489E" w:rsidRDefault="006D00E7" w:rsidP="000D58FA">
      <w:pPr>
        <w:rPr>
          <w:del w:id="1527" w:author="Bence" w:date="2017-05-19T21:46:00Z"/>
        </w:rPr>
        <w:pPrChange w:id="1528" w:author="Bence" w:date="2017-05-20T22:37:00Z">
          <w:pPr/>
        </w:pPrChange>
      </w:pPr>
      <w:bookmarkStart w:id="1529" w:name="_Toc483054178"/>
      <w:bookmarkEnd w:id="1529"/>
    </w:p>
    <w:p w14:paraId="032FFFEB" w14:textId="203D939B" w:rsidR="00B7489E" w:rsidRPr="00B7489E" w:rsidDel="00B7489E" w:rsidRDefault="007410BA" w:rsidP="000D58FA">
      <w:pPr>
        <w:rPr>
          <w:del w:id="1530" w:author="Bence" w:date="2017-05-19T21:46:00Z"/>
        </w:rPr>
        <w:pPrChange w:id="1531" w:author="Bence" w:date="2017-05-20T22:37:00Z">
          <w:pPr>
            <w:pStyle w:val="Cmsor2"/>
          </w:pPr>
        </w:pPrChange>
      </w:pPr>
      <w:del w:id="1532" w:author="Bence" w:date="2017-05-19T21:46:00Z">
        <w:r w:rsidDel="00B7489E">
          <w:delText>Sleep</w:delText>
        </w:r>
        <w:bookmarkStart w:id="1533" w:name="_Toc483054179"/>
        <w:bookmarkEnd w:id="1533"/>
      </w:del>
    </w:p>
    <w:p w14:paraId="5EF80413" w14:textId="034D6012" w:rsidR="007410BA" w:rsidRPr="00F63AE9" w:rsidDel="00A06753" w:rsidRDefault="007410BA" w:rsidP="000D58FA">
      <w:pPr>
        <w:rPr>
          <w:del w:id="1534" w:author="Bence" w:date="2017-05-20T17:48:00Z"/>
        </w:rPr>
        <w:pPrChange w:id="1535" w:author="Bence" w:date="2017-05-20T22:37:00Z">
          <w:pPr>
            <w:pStyle w:val="Cmsor2"/>
          </w:pPr>
        </w:pPrChange>
      </w:pPr>
      <w:bookmarkStart w:id="1536" w:name="_Toc483054180"/>
      <w:del w:id="1537" w:author="Bence" w:date="2017-05-20T22:37:00Z">
        <w:r w:rsidDel="000D58FA">
          <w:delText>Titkosítá</w:delText>
        </w:r>
      </w:del>
      <w:del w:id="1538" w:author="Bence" w:date="2017-05-20T18:45:00Z">
        <w:r w:rsidDel="00D944C7">
          <w:delText>s</w:delText>
        </w:r>
      </w:del>
      <w:bookmarkEnd w:id="1536"/>
    </w:p>
    <w:p w14:paraId="55E67C27" w14:textId="528E8863" w:rsidR="00016D37" w:rsidRPr="006D00E7" w:rsidDel="00A06753" w:rsidRDefault="00016D37" w:rsidP="000D58FA">
      <w:pPr>
        <w:rPr>
          <w:del w:id="1539" w:author="Bence" w:date="2017-05-20T17:48:00Z"/>
        </w:rPr>
        <w:pPrChange w:id="1540" w:author="Bence" w:date="2017-05-20T22:37:00Z">
          <w:pPr/>
        </w:pPrChange>
      </w:pPr>
    </w:p>
    <w:p w14:paraId="0635C26E" w14:textId="77EF0396" w:rsidR="00D275F3" w:rsidDel="00A06753" w:rsidRDefault="006D00E7" w:rsidP="000D58FA">
      <w:pPr>
        <w:rPr>
          <w:del w:id="1541" w:author="Bence" w:date="2017-05-20T17:48:00Z"/>
        </w:rPr>
        <w:pPrChange w:id="1542" w:author="Bence" w:date="2017-05-20T22:37:00Z">
          <w:pPr>
            <w:pStyle w:val="Cmsor3"/>
          </w:pPr>
        </w:pPrChange>
      </w:pPr>
      <w:bookmarkStart w:id="1543" w:name="_Toc483054181"/>
      <w:del w:id="1544" w:author="Bence" w:date="2017-05-20T17:48:00Z">
        <w:r w:rsidDel="00A06753">
          <w:delText>Eszköz</w:delText>
        </w:r>
        <w:bookmarkEnd w:id="1543"/>
      </w:del>
    </w:p>
    <w:p w14:paraId="5770BCC4" w14:textId="0D5B35A2" w:rsidR="004C2ABD" w:rsidRPr="004C2ABD" w:rsidRDefault="005E5594" w:rsidP="000D58FA">
      <w:r>
        <w:rPr>
          <w:rStyle w:val="Jegyzethivatkozs"/>
        </w:rPr>
        <w:commentReference w:id="1545"/>
      </w:r>
    </w:p>
    <w:p w14:paraId="1B069DFF" w14:textId="1295282C" w:rsidR="00BA3448" w:rsidRDefault="00A06753" w:rsidP="00DC059D">
      <w:pPr>
        <w:pStyle w:val="Cmsor2"/>
      </w:pPr>
      <w:bookmarkStart w:id="1546" w:name="_Toc483054182"/>
      <w:ins w:id="1547" w:author="Bence" w:date="2017-05-20T17:48:00Z">
        <w:r>
          <w:t>K</w:t>
        </w:r>
      </w:ins>
      <w:del w:id="1548" w:author="Bence" w:date="2017-05-20T17:48:00Z">
        <w:r w:rsidR="00DC059D" w:rsidDel="00A06753">
          <w:delText>A k</w:delText>
        </w:r>
      </w:del>
      <w:r w:rsidR="00DC059D">
        <w:t>özponti szerver</w:t>
      </w:r>
      <w:bookmarkEnd w:id="1546"/>
    </w:p>
    <w:p w14:paraId="67E7FD9A" w14:textId="706DBADF" w:rsidR="00340859" w:rsidRDefault="00B81921" w:rsidP="00A6519D">
      <w:pPr>
        <w:rPr>
          <w:ins w:id="1549" w:author="Bence" w:date="2017-05-19T20:46:00Z"/>
        </w:rPr>
      </w:pPr>
      <w:r>
        <w:t>A központi szerver működése</w:t>
      </w:r>
      <w:r w:rsidR="00A6519D">
        <w:t xml:space="preserve"> az egész rendszer </w:t>
      </w:r>
      <w:r w:rsidR="00054DE2">
        <w:t xml:space="preserve">szempontjából </w:t>
      </w:r>
      <w:r w:rsidR="00A6519D">
        <w:t xml:space="preserve">kritikus, hiszen </w:t>
      </w:r>
      <w:r w:rsidR="00054DE2">
        <w:t>a felhasználók számára itt van lehetőség az eszközök menedzselésére és a vezérlési szabályok megalkotására</w:t>
      </w:r>
      <w:r w:rsidR="00A6519D">
        <w:t xml:space="preserve">. </w:t>
      </w:r>
      <w:r w:rsidR="00340859">
        <w:t xml:space="preserve"> </w:t>
      </w:r>
      <w:ins w:id="1550" w:author="Bence" w:date="2017-05-20T17:48:00Z">
        <w:r w:rsidR="00A06753">
          <w:t>A</w:t>
        </w:r>
      </w:ins>
      <w:del w:id="1551" w:author="Bence" w:date="2017-05-20T17:48:00Z">
        <w:r w:rsidR="00054DE2" w:rsidDel="00A06753">
          <w:delText>a</w:delText>
        </w:r>
      </w:del>
      <w:ins w:id="1552" w:author="Bence" w:date="2017-05-20T17:48:00Z">
        <w:r w:rsidR="00A06753">
          <w:t xml:space="preserve"> szervernek</w:t>
        </w:r>
      </w:ins>
      <w:del w:id="1553" w:author="Bence" w:date="2017-05-20T17:48:00Z">
        <w:r w:rsidR="00054DE2" w:rsidDel="00A06753">
          <w:delText>z</w:delText>
        </w:r>
      </w:del>
      <w:r w:rsidR="00054DE2">
        <w:t xml:space="preserve"> ESP eszközök közül közvetlenül csak a menedzserekkel kell kommunikálnia</w:t>
      </w:r>
      <w:r w:rsidR="00340859">
        <w:t xml:space="preserve">, azt </w:t>
      </w:r>
      <w:r w:rsidR="00340859">
        <w:lastRenderedPageBreak/>
        <w:t xml:space="preserve">is csak a </w:t>
      </w:r>
      <w:r w:rsidR="00054DE2">
        <w:t>menedzserek</w:t>
      </w:r>
      <w:r w:rsidR="00340859">
        <w:t xml:space="preserve"> által kezdeményezett HTTP lekérdezéseken keresztül. Ennek megfelelően alapvetően két fő feladatkört tudhatunk a központi szervernek. </w:t>
      </w:r>
    </w:p>
    <w:p w14:paraId="7AC5CB08" w14:textId="51BAC5C3" w:rsidR="00B93B44" w:rsidRDefault="00A06753" w:rsidP="00A6519D">
      <w:pPr>
        <w:rPr>
          <w:ins w:id="1554" w:author="Bence" w:date="2017-05-20T17:57:00Z"/>
        </w:rPr>
      </w:pPr>
      <w:moveToRangeStart w:id="1555" w:author="Bence" w:date="2017-05-20T17:50:00Z" w:name="move483065952"/>
      <w:moveTo w:id="1556" w:author="Bence" w:date="2017-05-20T17:50:00Z">
        <w:r>
          <w:t xml:space="preserve">Egyrészt felületet kell nyújtania ahhoz, </w:t>
        </w:r>
        <w:del w:id="1557" w:author="Bence" w:date="2017-05-20T17:52:00Z">
          <w:r w:rsidDel="00A06753">
            <w:delText>hogy a felhasználók az eszközeiket regisztrálhassák, szenzorokat, beavatkozókat hozhassanak létre, valamint ehhez szabályokat készítsenek. Ezekhez megfelelő, lehetőség szerint minél egyszerűbb űrlapokat kell létrehoznunk, amelyeken a fenti műveletek elvégezhetőek és követhetőek.</w:delText>
          </w:r>
        </w:del>
      </w:moveTo>
      <w:ins w:id="1558" w:author="Bence" w:date="2017-05-20T17:52:00Z">
        <w:r>
          <w:t>hogy a felhasználók felügyelhessék és üzemeltethessék a saját lakásukban található eszközök műk</w:t>
        </w:r>
      </w:ins>
      <w:ins w:id="1559" w:author="Bence" w:date="2017-05-20T17:53:00Z">
        <w:r>
          <w:t>öd</w:t>
        </w:r>
      </w:ins>
      <w:ins w:id="1560" w:author="Bence" w:date="2017-05-20T17:52:00Z">
        <w:r>
          <w:t xml:space="preserve">ését. </w:t>
        </w:r>
      </w:ins>
      <w:ins w:id="1561" w:author="Bence" w:date="2017-05-20T17:55:00Z">
        <w:r>
          <w:t>Ez jelenti az adatsorok követhetőségét grafikonos formában, illetve lehetőséget a rendszer teljes konfigurálására</w:t>
        </w:r>
      </w:ins>
      <w:ins w:id="1562" w:author="Bence" w:date="2017-05-20T17:56:00Z">
        <w:r>
          <w:t>.</w:t>
        </w:r>
      </w:ins>
    </w:p>
    <w:p w14:paraId="0541BCC9" w14:textId="2B974B75" w:rsidR="00B93B44" w:rsidRDefault="00B93B44" w:rsidP="00A6519D">
      <w:pPr>
        <w:rPr>
          <w:ins w:id="1563" w:author="Bence" w:date="2017-05-20T18:16:00Z"/>
        </w:rPr>
      </w:pPr>
      <w:ins w:id="1564" w:author="Bence" w:date="2017-05-20T17:57:00Z">
        <w:r>
          <w:t>Ezen felül pedig a szükséges adatsorokat hozzáférhetővé kell tenni a menedzser eszközök számára, hiszen az</w:t>
        </w:r>
      </w:ins>
      <w:ins w:id="1565" w:author="Bence" w:date="2017-05-20T17:58:00Z">
        <w:r>
          <w:t xml:space="preserve"> automatizálás</w:t>
        </w:r>
      </w:ins>
      <w:ins w:id="1566" w:author="Bence" w:date="2017-05-20T17:57:00Z">
        <w:r>
          <w:t xml:space="preserve"> üzleti logikájában a szerver közvetlen módon már nem vesz részt, a vezérlés mindig a menedzserek feladata. </w:t>
        </w:r>
      </w:ins>
    </w:p>
    <w:p w14:paraId="6D9251F7" w14:textId="00BB199D" w:rsidR="00D9584B" w:rsidRPr="00D9584B" w:rsidRDefault="00D9584B" w:rsidP="00D9584B">
      <w:pPr>
        <w:pStyle w:val="Cmsor3"/>
        <w:rPr>
          <w:ins w:id="1567" w:author="Bence" w:date="2017-05-20T17:56:00Z"/>
        </w:rPr>
        <w:pPrChange w:id="1568" w:author="Bence" w:date="2017-05-20T18:25:00Z">
          <w:pPr/>
        </w:pPrChange>
      </w:pPr>
      <w:ins w:id="1569" w:author="Bence" w:date="2017-05-20T18:22:00Z">
        <w:r>
          <w:t>Használati esetek</w:t>
        </w:r>
      </w:ins>
    </w:p>
    <w:p w14:paraId="77AC1A27" w14:textId="77777777" w:rsidR="00F669E5" w:rsidRDefault="00B93B44" w:rsidP="00A6519D">
      <w:pPr>
        <w:rPr>
          <w:ins w:id="1570" w:author="Bence" w:date="2017-05-20T18:34:00Z"/>
        </w:rPr>
      </w:pPr>
      <w:ins w:id="1571" w:author="Bence" w:date="2017-05-20T17:57:00Z">
        <w:r>
          <w:t xml:space="preserve">A lehetséges </w:t>
        </w:r>
        <w:r w:rsidR="00D9584B">
          <w:t>használati eseteket</w:t>
        </w:r>
        <w:r>
          <w:t xml:space="preserve"> </w:t>
        </w:r>
      </w:ins>
      <w:ins w:id="1572" w:author="Bence" w:date="2017-05-20T17:59:00Z">
        <w:r>
          <w:t xml:space="preserve">a </w:t>
        </w:r>
        <w:r>
          <w:fldChar w:fldCharType="begin"/>
        </w:r>
        <w:r>
          <w:instrText xml:space="preserve"> REF _Ref483066513 \h </w:instrText>
        </w:r>
      </w:ins>
      <w:r>
        <w:fldChar w:fldCharType="separate"/>
      </w:r>
      <w:ins w:id="1573" w:author="Bence" w:date="2017-05-20T17:59:00Z">
        <w:r>
          <w:rPr>
            <w:noProof/>
          </w:rPr>
          <w:t>3</w:t>
        </w:r>
        <w:r>
          <w:t>.</w:t>
        </w:r>
        <w:r>
          <w:rPr>
            <w:noProof/>
          </w:rPr>
          <w:t>6</w:t>
        </w:r>
        <w:r>
          <w:t>. ábra</w:t>
        </w:r>
        <w:r>
          <w:fldChar w:fldCharType="end"/>
        </w:r>
        <w:r>
          <w:t xml:space="preserve"> szemlélteti, a </w:t>
        </w:r>
      </w:ins>
      <w:ins w:id="1574" w:author="Bence" w:date="2017-05-20T18:22:00Z">
        <w:r w:rsidR="00D9584B">
          <w:t>későbbiekben</w:t>
        </w:r>
      </w:ins>
      <w:ins w:id="1575" w:author="Bence" w:date="2017-05-20T17:59:00Z">
        <w:r>
          <w:t xml:space="preserve"> ezeket </w:t>
        </w:r>
      </w:ins>
      <w:ins w:id="1576" w:author="Bence" w:date="2017-05-20T18:22:00Z">
        <w:r w:rsidR="00D9584B">
          <w:t xml:space="preserve">egyenként is meg fogom vizsgálni, elemzem a szerepüket és megmutatom, milyen módon nyújt lehetőséget a szerver az elvégzésükre. </w:t>
        </w:r>
      </w:ins>
      <w:ins w:id="1577" w:author="Bence" w:date="2017-05-20T18:31:00Z">
        <w:r w:rsidR="00F669E5">
          <w:t xml:space="preserve">Az adatbázis terv bemutatásához viszont szükség van, hogy képet kapjunk a szerver </w:t>
        </w:r>
      </w:ins>
      <w:ins w:id="1578" w:author="Bence" w:date="2017-05-20T18:34:00Z">
        <w:r w:rsidR="00F669E5">
          <w:t>alapvető képességeiről.</w:t>
        </w:r>
      </w:ins>
    </w:p>
    <w:p w14:paraId="123C7DDF" w14:textId="42589FE9" w:rsidR="00A06753" w:rsidDel="00A06753" w:rsidRDefault="00A06753" w:rsidP="00A06753">
      <w:pPr>
        <w:rPr>
          <w:del w:id="1579" w:author="Bence" w:date="2017-05-20T17:50:00Z"/>
          <w:moveTo w:id="1580" w:author="Bence" w:date="2017-05-20T17:50:00Z"/>
        </w:rPr>
      </w:pPr>
      <w:moveTo w:id="1581" w:author="Bence" w:date="2017-05-20T17:50:00Z">
        <w:del w:id="1582" w:author="Bence" w:date="2017-05-20T17:55:00Z">
          <w:r w:rsidDel="00A06753">
            <w:delText xml:space="preserve"> </w:delText>
          </w:r>
        </w:del>
        <w:del w:id="1583" w:author="Bence" w:date="2017-05-20T17:52:00Z">
          <w:r w:rsidDel="00A06753">
            <w:delText>A lenti ábrán látunk például egy oldalt, ahol a felhasználó megtekintheti a saját, beregisztrált eszközeit.</w:delText>
          </w:r>
        </w:del>
      </w:moveTo>
    </w:p>
    <w:moveToRangeEnd w:id="1555"/>
    <w:p w14:paraId="3CA6F02D" w14:textId="77777777" w:rsidR="00A06753" w:rsidRDefault="00A06753" w:rsidP="00A6519D"/>
    <w:p w14:paraId="5583A1F8" w14:textId="0545911C" w:rsidR="00C84FB3" w:rsidRDefault="00F669E5" w:rsidP="005B45E2">
      <w:pPr>
        <w:keepNext/>
        <w:jc w:val="center"/>
      </w:pPr>
      <w:ins w:id="1584" w:author="Bence" w:date="2017-05-20T18:44:00Z">
        <w:r>
          <w:rPr>
            <w:noProof/>
          </w:rPr>
          <w:drawing>
            <wp:inline distT="0" distB="0" distL="0" distR="0" wp14:anchorId="58DC8C47" wp14:editId="4E5868BB">
              <wp:extent cx="4317167" cy="3503236"/>
              <wp:effectExtent l="0" t="0" r="7620" b="254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759" cy="3509397"/>
                      </a:xfrm>
                      <a:prstGeom prst="rect">
                        <a:avLst/>
                      </a:prstGeom>
                    </pic:spPr>
                  </pic:pic>
                </a:graphicData>
              </a:graphic>
            </wp:inline>
          </w:drawing>
        </w:r>
      </w:ins>
      <w:del w:id="1585" w:author="Bence" w:date="2017-05-20T18:02:00Z">
        <w:r w:rsidR="00C84FB3" w:rsidDel="00B93B44">
          <w:rPr>
            <w:noProof/>
          </w:rPr>
          <w:drawing>
            <wp:inline distT="0" distB="0" distL="0" distR="0" wp14:anchorId="23195DC8" wp14:editId="3A994FCB">
              <wp:extent cx="3755036" cy="3879652"/>
              <wp:effectExtent l="0" t="0" r="0" b="698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0726" cy="3895863"/>
                      </a:xfrm>
                      <a:prstGeom prst="rect">
                        <a:avLst/>
                      </a:prstGeom>
                    </pic:spPr>
                  </pic:pic>
                </a:graphicData>
              </a:graphic>
            </wp:inline>
          </w:drawing>
        </w:r>
      </w:del>
    </w:p>
    <w:bookmarkStart w:id="1586" w:name="_Ref483066513"/>
    <w:p w14:paraId="603C1109" w14:textId="73B43F0E" w:rsidR="00C84FB3" w:rsidRDefault="00811C16" w:rsidP="00811C16">
      <w:pPr>
        <w:pStyle w:val="Kpalrs"/>
        <w:rPr>
          <w:ins w:id="1587" w:author="Bence" w:date="2017-05-20T18:44:00Z"/>
        </w:rPr>
      </w:pPr>
      <w:ins w:id="1588" w:author="Bence" w:date="2017-05-21T11:34:00Z">
        <w:r>
          <w:fldChar w:fldCharType="begin"/>
        </w:r>
        <w:r>
          <w:instrText xml:space="preserve"> STYLEREF 1 \s </w:instrText>
        </w:r>
      </w:ins>
      <w:r>
        <w:fldChar w:fldCharType="separate"/>
      </w:r>
      <w:r>
        <w:rPr>
          <w:noProof/>
        </w:rPr>
        <w:t>3</w:t>
      </w:r>
      <w:ins w:id="1589" w:author="Bence" w:date="2017-05-21T11:34:00Z">
        <w:r>
          <w:fldChar w:fldCharType="end"/>
        </w:r>
        <w:r>
          <w:t>.</w:t>
        </w:r>
        <w:r>
          <w:fldChar w:fldCharType="begin"/>
        </w:r>
        <w:r>
          <w:instrText xml:space="preserve"> SEQ ábra \* ARABIC \s 1 </w:instrText>
        </w:r>
      </w:ins>
      <w:r>
        <w:fldChar w:fldCharType="separate"/>
      </w:r>
      <w:ins w:id="1590" w:author="Bence" w:date="2017-05-21T11:34:00Z">
        <w:r>
          <w:rPr>
            <w:noProof/>
          </w:rPr>
          <w:t>10</w:t>
        </w:r>
        <w:r>
          <w:fldChar w:fldCharType="end"/>
        </w:r>
      </w:ins>
      <w:del w:id="1591" w:author="Bence" w:date="2017-05-20T14:22:00Z">
        <w:r w:rsidR="00C84FB3" w:rsidDel="00603F1F">
          <w:fldChar w:fldCharType="begin"/>
        </w:r>
        <w:r w:rsidR="00C84FB3" w:rsidDel="00603F1F">
          <w:delInstrText xml:space="preserve"> SEQ ábra \* ARABIC </w:delInstrText>
        </w:r>
        <w:r w:rsidR="00C84FB3" w:rsidDel="00603F1F">
          <w:fldChar w:fldCharType="separate"/>
        </w:r>
        <w:r w:rsidR="00C84FB3" w:rsidDel="00603F1F">
          <w:rPr>
            <w:noProof/>
          </w:rPr>
          <w:delText>11</w:delText>
        </w:r>
        <w:r w:rsidR="00C84FB3" w:rsidDel="00603F1F">
          <w:fldChar w:fldCharType="end"/>
        </w:r>
      </w:del>
      <w:r w:rsidR="00C84FB3">
        <w:t>. ábra</w:t>
      </w:r>
      <w:bookmarkEnd w:id="1586"/>
      <w:r w:rsidR="00C84FB3">
        <w:t xml:space="preserve"> Felhasználói interakciók a szerveren</w:t>
      </w:r>
    </w:p>
    <w:p w14:paraId="0124D4C5" w14:textId="6CA9704E" w:rsidR="00D944C7" w:rsidRDefault="00D944C7" w:rsidP="00D944C7">
      <w:pPr>
        <w:rPr>
          <w:ins w:id="1592" w:author="Bence" w:date="2017-05-20T18:44:00Z"/>
        </w:rPr>
        <w:pPrChange w:id="1593" w:author="Bence" w:date="2017-05-20T18:44:00Z">
          <w:pPr>
            <w:pStyle w:val="Kpalrs"/>
          </w:pPr>
        </w:pPrChange>
      </w:pPr>
      <w:ins w:id="1594" w:author="Bence" w:date="2017-05-20T18:44:00Z">
        <w:r>
          <w:t>A</w:t>
        </w:r>
      </w:ins>
      <w:ins w:id="1595" w:author="Bence" w:date="2017-05-20T18:47:00Z">
        <w:r>
          <w:t>z</w:t>
        </w:r>
      </w:ins>
      <w:ins w:id="1596" w:author="Bence" w:date="2017-05-20T18:44:00Z">
        <w:r>
          <w:t xml:space="preserve"> alapvető felhasználói műveletekről már volt szó, itt csak a minden rendszerben lévő általános feladatokra kell gondolni, mint a regisztráció, ki-és bejelentkezés, illetve az adatok változtatásának lehetősége.</w:t>
        </w:r>
      </w:ins>
    </w:p>
    <w:p w14:paraId="4B4FF6E0" w14:textId="0E3A0DA2" w:rsidR="00D944C7" w:rsidRDefault="00D944C7" w:rsidP="00D944C7">
      <w:pPr>
        <w:rPr>
          <w:ins w:id="1597" w:author="Bence" w:date="2017-05-20T22:38:00Z"/>
          <w:lang w:eastAsia="en-US"/>
        </w:rPr>
        <w:pPrChange w:id="1598" w:author="Bence" w:date="2017-05-20T18:44:00Z">
          <w:pPr>
            <w:pStyle w:val="Kpalrs"/>
          </w:pPr>
        </w:pPrChange>
      </w:pPr>
      <w:ins w:id="1599" w:author="Bence" w:date="2017-05-20T18:47:00Z">
        <w:r>
          <w:rPr>
            <w:lang w:eastAsia="en-US"/>
          </w:rPr>
          <w:lastRenderedPageBreak/>
          <w:t>A korábban definiált követelményeknek megfelelően a regisztrált felhasználók hozzáférhetnek a saját eszközeikhez: ezeket megjeleníthetik és szerkeszthetik,</w:t>
        </w:r>
      </w:ins>
      <w:ins w:id="1600" w:author="Bence" w:date="2017-05-20T18:54:00Z">
        <w:r>
          <w:rPr>
            <w:lang w:eastAsia="en-US"/>
          </w:rPr>
          <w:t xml:space="preserve"> hozzáférhetnek a szenzoradatokhoz,</w:t>
        </w:r>
      </w:ins>
      <w:ins w:id="1601" w:author="Bence" w:date="2017-05-20T18:47:00Z">
        <w:r>
          <w:rPr>
            <w:lang w:eastAsia="en-US"/>
          </w:rPr>
          <w:t xml:space="preserve"> </w:t>
        </w:r>
      </w:ins>
      <w:ins w:id="1602" w:author="Bence" w:date="2017-05-20T18:54:00Z">
        <w:r>
          <w:rPr>
            <w:lang w:eastAsia="en-US"/>
          </w:rPr>
          <w:t xml:space="preserve">továbbá szabályokat készíthetnek a hozzájuk tartozó </w:t>
        </w:r>
      </w:ins>
      <w:ins w:id="1603" w:author="Bence" w:date="2017-05-20T18:55:00Z">
        <w:r>
          <w:rPr>
            <w:lang w:eastAsia="en-US"/>
          </w:rPr>
          <w:t xml:space="preserve">triggerek és akciók megvalósításával. </w:t>
        </w:r>
      </w:ins>
    </w:p>
    <w:p w14:paraId="6429AED4" w14:textId="10E79E9D" w:rsidR="000D58FA" w:rsidRDefault="000D58FA" w:rsidP="000D58FA">
      <w:pPr>
        <w:pStyle w:val="Cmsor3"/>
        <w:rPr>
          <w:ins w:id="1604" w:author="Bence" w:date="2017-05-20T22:39:00Z"/>
          <w:lang w:eastAsia="en-US"/>
        </w:rPr>
        <w:pPrChange w:id="1605" w:author="Bence" w:date="2017-05-20T22:38:00Z">
          <w:pPr>
            <w:pStyle w:val="Kpalrs"/>
          </w:pPr>
        </w:pPrChange>
      </w:pPr>
      <w:ins w:id="1606" w:author="Bence" w:date="2017-05-20T22:38:00Z">
        <w:r>
          <w:rPr>
            <w:lang w:eastAsia="en-US"/>
          </w:rPr>
          <w:t>Adatbázis terv</w:t>
        </w:r>
      </w:ins>
    </w:p>
    <w:p w14:paraId="20BCA9A8" w14:textId="3C52C7FC" w:rsidR="000D58FA" w:rsidRDefault="00A927AC" w:rsidP="000D58FA">
      <w:pPr>
        <w:rPr>
          <w:ins w:id="1607" w:author="Bence" w:date="2017-05-20T22:48:00Z"/>
          <w:lang w:eastAsia="en-US"/>
        </w:rPr>
        <w:pPrChange w:id="1608" w:author="Bence" w:date="2017-05-20T22:39:00Z">
          <w:pPr>
            <w:pStyle w:val="Kpalrs"/>
          </w:pPr>
        </w:pPrChange>
      </w:pPr>
      <w:ins w:id="1609" w:author="Bence" w:date="2017-05-20T22:48:00Z">
        <w:r>
          <w:rPr>
            <w:lang w:eastAsia="en-US"/>
          </w:rPr>
          <w:t>A fejezetben a rendszer eddig ismertetett tervei alapján e</w:t>
        </w:r>
        <w:r w:rsidR="008C1EB5">
          <w:rPr>
            <w:lang w:eastAsia="en-US"/>
          </w:rPr>
          <w:t xml:space="preserve">lkészíthető a </w:t>
        </w:r>
      </w:ins>
      <w:ins w:id="1610" w:author="Bence" w:date="2017-05-21T00:17:00Z">
        <w:r w:rsidR="009039CC">
          <w:rPr>
            <w:lang w:eastAsia="en-US"/>
          </w:rPr>
          <w:t>szerver</w:t>
        </w:r>
      </w:ins>
      <w:ins w:id="1611" w:author="Bence" w:date="2017-05-20T22:48:00Z">
        <w:r w:rsidR="008C1EB5">
          <w:rPr>
            <w:lang w:eastAsia="en-US"/>
          </w:rPr>
          <w:t xml:space="preserve"> adatbázisa, </w:t>
        </w:r>
      </w:ins>
      <w:ins w:id="1612" w:author="Bence" w:date="2017-05-20T23:15:00Z">
        <w:r w:rsidR="008C1EB5">
          <w:rPr>
            <w:lang w:eastAsia="en-US"/>
          </w:rPr>
          <w:t xml:space="preserve">melynek tervét a </w:t>
        </w:r>
        <w:r w:rsidR="008C1EB5">
          <w:rPr>
            <w:lang w:eastAsia="en-US"/>
          </w:rPr>
          <w:fldChar w:fldCharType="begin"/>
        </w:r>
        <w:r w:rsidR="008C1EB5">
          <w:rPr>
            <w:lang w:eastAsia="en-US"/>
          </w:rPr>
          <w:instrText xml:space="preserve"> REF _Ref483085464 \h </w:instrText>
        </w:r>
        <w:r w:rsidR="008C1EB5">
          <w:rPr>
            <w:lang w:eastAsia="en-US"/>
          </w:rPr>
        </w:r>
      </w:ins>
      <w:r w:rsidR="008C1EB5">
        <w:rPr>
          <w:lang w:eastAsia="en-US"/>
        </w:rPr>
        <w:fldChar w:fldCharType="separate"/>
      </w:r>
      <w:ins w:id="1613" w:author="Bence" w:date="2017-05-20T23:15:00Z">
        <w:r w:rsidR="008C1EB5">
          <w:rPr>
            <w:noProof/>
          </w:rPr>
          <w:t>3</w:t>
        </w:r>
        <w:r w:rsidR="008C1EB5">
          <w:t>.</w:t>
        </w:r>
        <w:r w:rsidR="008C1EB5">
          <w:rPr>
            <w:noProof/>
          </w:rPr>
          <w:t>8</w:t>
        </w:r>
        <w:r w:rsidR="008C1EB5">
          <w:t>. ábra</w:t>
        </w:r>
        <w:r w:rsidR="008C1EB5">
          <w:rPr>
            <w:lang w:eastAsia="en-US"/>
          </w:rPr>
          <w:fldChar w:fldCharType="end"/>
        </w:r>
      </w:ins>
      <w:ins w:id="1614" w:author="Bence" w:date="2017-05-20T22:48:00Z">
        <w:r w:rsidR="008C1EB5">
          <w:rPr>
            <w:lang w:eastAsia="en-US"/>
          </w:rPr>
          <w:t xml:space="preserve"> </w:t>
        </w:r>
      </w:ins>
      <w:ins w:id="1615" w:author="Bence" w:date="2017-05-20T23:15:00Z">
        <w:r w:rsidR="008C1EB5">
          <w:rPr>
            <w:lang w:eastAsia="en-US"/>
          </w:rPr>
          <w:t>mutatja be.</w:t>
        </w:r>
      </w:ins>
      <w:ins w:id="1616" w:author="Bence" w:date="2017-05-21T00:42:00Z">
        <w:r w:rsidR="00F339BE">
          <w:rPr>
            <w:lang w:eastAsia="en-US"/>
          </w:rPr>
          <w:t xml:space="preserve"> A rendszeren belüli táblák nevei egységesen „iot_” prefixet kaptak, ezt követően igyekeztem beszédes elnevezést adni nekik.</w:t>
        </w:r>
      </w:ins>
    </w:p>
    <w:p w14:paraId="7541003C" w14:textId="75D1B845" w:rsidR="008C1EB5" w:rsidRDefault="00820DE8" w:rsidP="008C1EB5">
      <w:pPr>
        <w:keepNext/>
        <w:jc w:val="center"/>
        <w:rPr>
          <w:ins w:id="1617" w:author="Bence" w:date="2017-05-20T23:14:00Z"/>
        </w:rPr>
        <w:pPrChange w:id="1618" w:author="Bence" w:date="2017-05-20T23:16:00Z">
          <w:pPr/>
        </w:pPrChange>
      </w:pPr>
      <w:ins w:id="1619" w:author="Bence" w:date="2017-05-21T01:23:00Z">
        <w:r>
          <w:rPr>
            <w:noProof/>
          </w:rPr>
          <w:drawing>
            <wp:inline distT="0" distB="0" distL="0" distR="0" wp14:anchorId="0F3F164B" wp14:editId="06A2C0B6">
              <wp:extent cx="5759450" cy="5406390"/>
              <wp:effectExtent l="0" t="0" r="0" b="381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5406390"/>
                      </a:xfrm>
                      <a:prstGeom prst="rect">
                        <a:avLst/>
                      </a:prstGeom>
                    </pic:spPr>
                  </pic:pic>
                </a:graphicData>
              </a:graphic>
            </wp:inline>
          </w:drawing>
        </w:r>
      </w:ins>
    </w:p>
    <w:bookmarkStart w:id="1620" w:name="_Ref483085458"/>
    <w:bookmarkStart w:id="1621" w:name="_Ref483085464"/>
    <w:p w14:paraId="6E203FDA" w14:textId="6417B746" w:rsidR="008C1EB5" w:rsidRDefault="00811C16" w:rsidP="00811C16">
      <w:pPr>
        <w:pStyle w:val="Kpalrs"/>
        <w:rPr>
          <w:ins w:id="1622" w:author="Bence" w:date="2017-05-20T23:16:00Z"/>
        </w:rPr>
      </w:pPr>
      <w:ins w:id="1623" w:author="Bence" w:date="2017-05-21T11:34:00Z">
        <w:r>
          <w:fldChar w:fldCharType="begin"/>
        </w:r>
        <w:r>
          <w:instrText xml:space="preserve"> STYLEREF 1 \s </w:instrText>
        </w:r>
      </w:ins>
      <w:r>
        <w:fldChar w:fldCharType="separate"/>
      </w:r>
      <w:r>
        <w:rPr>
          <w:noProof/>
        </w:rPr>
        <w:t>3</w:t>
      </w:r>
      <w:ins w:id="1624" w:author="Bence" w:date="2017-05-21T11:34:00Z">
        <w:r>
          <w:fldChar w:fldCharType="end"/>
        </w:r>
        <w:r>
          <w:t>.</w:t>
        </w:r>
        <w:r>
          <w:fldChar w:fldCharType="begin"/>
        </w:r>
        <w:r>
          <w:instrText xml:space="preserve"> SEQ ábra \* ARABIC \s 1 </w:instrText>
        </w:r>
      </w:ins>
      <w:r>
        <w:fldChar w:fldCharType="separate"/>
      </w:r>
      <w:ins w:id="1625" w:author="Bence" w:date="2017-05-21T11:34:00Z">
        <w:r>
          <w:rPr>
            <w:noProof/>
          </w:rPr>
          <w:t>11</w:t>
        </w:r>
        <w:r>
          <w:fldChar w:fldCharType="end"/>
        </w:r>
      </w:ins>
      <w:ins w:id="1626" w:author="Bence" w:date="2017-05-20T23:14:00Z">
        <w:r w:rsidR="008C1EB5">
          <w:t>. ábra</w:t>
        </w:r>
        <w:bookmarkEnd w:id="1621"/>
        <w:r w:rsidR="008C1EB5">
          <w:t xml:space="preserve"> Szerver adatbázis felépítése</w:t>
        </w:r>
      </w:ins>
      <w:bookmarkEnd w:id="1620"/>
    </w:p>
    <w:p w14:paraId="5ACD48CF" w14:textId="453ECFFB" w:rsidR="008C1EB5" w:rsidRDefault="008C1EB5" w:rsidP="008C1EB5">
      <w:pPr>
        <w:rPr>
          <w:ins w:id="1627" w:author="Bence" w:date="2017-05-21T00:39:00Z"/>
          <w:lang w:eastAsia="en-US"/>
        </w:rPr>
        <w:pPrChange w:id="1628" w:author="Bence" w:date="2017-05-20T23:16:00Z">
          <w:pPr>
            <w:pStyle w:val="Kpalrs"/>
          </w:pPr>
        </w:pPrChange>
      </w:pPr>
      <w:ins w:id="1629" w:author="Bence" w:date="2017-05-20T23:17:00Z">
        <w:r>
          <w:rPr>
            <w:lang w:eastAsia="en-US"/>
          </w:rPr>
          <w:t xml:space="preserve">Az adatbázis terv </w:t>
        </w:r>
      </w:ins>
      <w:ins w:id="1630" w:author="Bence" w:date="2017-05-20T23:18:00Z">
        <w:r>
          <w:rPr>
            <w:lang w:eastAsia="en-US"/>
          </w:rPr>
          <w:t>a már korábban megtervezett elemekhez tartozó táblákat írja le.</w:t>
        </w:r>
      </w:ins>
      <w:ins w:id="1631" w:author="Bence" w:date="2017-05-21T00:39:00Z">
        <w:r w:rsidR="00F339BE">
          <w:rPr>
            <w:lang w:eastAsia="en-US"/>
          </w:rPr>
          <w:t xml:space="preserve"> Az egyes táblákhoz tartozó </w:t>
        </w:r>
      </w:ins>
      <w:ins w:id="1632" w:author="Bence" w:date="2017-05-21T00:57:00Z">
        <w:r w:rsidR="004C11A7">
          <w:rPr>
            <w:lang w:eastAsia="en-US"/>
          </w:rPr>
          <w:t>tartalmakat</w:t>
        </w:r>
      </w:ins>
      <w:ins w:id="1633" w:author="Bence" w:date="2017-05-21T00:39:00Z">
        <w:r w:rsidR="00F339BE">
          <w:rPr>
            <w:lang w:eastAsia="en-US"/>
          </w:rPr>
          <w:t xml:space="preserve"> a </w:t>
        </w:r>
      </w:ins>
      <w:ins w:id="1634" w:author="Bence" w:date="2017-05-21T00:41:00Z">
        <w:r w:rsidR="00F339BE">
          <w:rPr>
            <w:lang w:eastAsia="en-US"/>
          </w:rPr>
          <w:fldChar w:fldCharType="begin"/>
        </w:r>
        <w:r w:rsidR="00F339BE">
          <w:rPr>
            <w:lang w:eastAsia="en-US"/>
          </w:rPr>
          <w:instrText xml:space="preserve"> REF _Ref483090600 \h </w:instrText>
        </w:r>
        <w:r w:rsidR="00F339BE">
          <w:rPr>
            <w:lang w:eastAsia="en-US"/>
          </w:rPr>
        </w:r>
      </w:ins>
      <w:r w:rsidR="00F339BE">
        <w:rPr>
          <w:lang w:eastAsia="en-US"/>
        </w:rPr>
        <w:fldChar w:fldCharType="separate"/>
      </w:r>
      <w:ins w:id="1635" w:author="Bence" w:date="2017-05-21T00:41:00Z">
        <w:r w:rsidR="00F339BE">
          <w:rPr>
            <w:noProof/>
          </w:rPr>
          <w:t>3</w:t>
        </w:r>
        <w:r w:rsidR="00F339BE">
          <w:t>.</w:t>
        </w:r>
        <w:r w:rsidR="00F339BE">
          <w:rPr>
            <w:noProof/>
          </w:rPr>
          <w:t>4</w:t>
        </w:r>
        <w:r w:rsidR="00F339BE">
          <w:t>. táblázat</w:t>
        </w:r>
        <w:r w:rsidR="00F339BE">
          <w:rPr>
            <w:lang w:eastAsia="en-US"/>
          </w:rPr>
          <w:fldChar w:fldCharType="end"/>
        </w:r>
        <w:r w:rsidR="00F339BE">
          <w:rPr>
            <w:lang w:eastAsia="en-US"/>
          </w:rPr>
          <w:t xml:space="preserve"> mutatja be. </w:t>
        </w:r>
      </w:ins>
    </w:p>
    <w:tbl>
      <w:tblPr>
        <w:tblStyle w:val="Rcsostblzat"/>
        <w:tblW w:w="0" w:type="auto"/>
        <w:tblLook w:val="04A0" w:firstRow="1" w:lastRow="0" w:firstColumn="1" w:lastColumn="0" w:noHBand="0" w:noVBand="1"/>
        <w:tblPrChange w:id="1636" w:author="Bence" w:date="2017-05-21T00:41:00Z">
          <w:tblPr>
            <w:tblStyle w:val="Rcsostblzat"/>
            <w:tblW w:w="0" w:type="auto"/>
            <w:tblLook w:val="04A0" w:firstRow="1" w:lastRow="0" w:firstColumn="1" w:lastColumn="0" w:noHBand="0" w:noVBand="1"/>
          </w:tblPr>
        </w:tblPrChange>
      </w:tblPr>
      <w:tblGrid>
        <w:gridCol w:w="1816"/>
        <w:gridCol w:w="7244"/>
        <w:tblGridChange w:id="1637">
          <w:tblGrid>
            <w:gridCol w:w="1816"/>
            <w:gridCol w:w="2714"/>
            <w:gridCol w:w="4530"/>
          </w:tblGrid>
        </w:tblGridChange>
      </w:tblGrid>
      <w:tr w:rsidR="00F339BE" w14:paraId="020B6CAA" w14:textId="77777777" w:rsidTr="00F339BE">
        <w:trPr>
          <w:ins w:id="1638" w:author="Bence" w:date="2017-05-21T00:40:00Z"/>
        </w:trPr>
        <w:tc>
          <w:tcPr>
            <w:tcW w:w="1696" w:type="dxa"/>
            <w:tcPrChange w:id="1639" w:author="Bence" w:date="2017-05-21T00:41:00Z">
              <w:tcPr>
                <w:tcW w:w="4530" w:type="dxa"/>
                <w:gridSpan w:val="2"/>
              </w:tcPr>
            </w:tcPrChange>
          </w:tcPr>
          <w:p w14:paraId="13C3A6C3" w14:textId="23269A21" w:rsidR="00F339BE" w:rsidRPr="00F339BE" w:rsidRDefault="00F339BE" w:rsidP="008C1EB5">
            <w:pPr>
              <w:rPr>
                <w:ins w:id="1640" w:author="Bence" w:date="2017-05-21T00:40:00Z"/>
                <w:b/>
                <w:lang w:eastAsia="en-US"/>
                <w:rPrChange w:id="1641" w:author="Bence" w:date="2017-05-21T00:46:00Z">
                  <w:rPr>
                    <w:ins w:id="1642" w:author="Bence" w:date="2017-05-21T00:40:00Z"/>
                    <w:lang w:eastAsia="en-US"/>
                  </w:rPr>
                </w:rPrChange>
              </w:rPr>
            </w:pPr>
            <w:ins w:id="1643" w:author="Bence" w:date="2017-05-21T00:41:00Z">
              <w:r w:rsidRPr="00F339BE">
                <w:rPr>
                  <w:b/>
                  <w:lang w:eastAsia="en-US"/>
                  <w:rPrChange w:id="1644" w:author="Bence" w:date="2017-05-21T00:46:00Z">
                    <w:rPr>
                      <w:lang w:eastAsia="en-US"/>
                    </w:rPr>
                  </w:rPrChange>
                </w:rPr>
                <w:t>Tábla</w:t>
              </w:r>
            </w:ins>
          </w:p>
        </w:tc>
        <w:tc>
          <w:tcPr>
            <w:tcW w:w="7364" w:type="dxa"/>
            <w:tcPrChange w:id="1645" w:author="Bence" w:date="2017-05-21T00:41:00Z">
              <w:tcPr>
                <w:tcW w:w="4530" w:type="dxa"/>
              </w:tcPr>
            </w:tcPrChange>
          </w:tcPr>
          <w:p w14:paraId="53E13718" w14:textId="7F9D1D2E" w:rsidR="00F339BE" w:rsidRPr="00F339BE" w:rsidRDefault="00F339BE" w:rsidP="008C1EB5">
            <w:pPr>
              <w:rPr>
                <w:ins w:id="1646" w:author="Bence" w:date="2017-05-21T00:40:00Z"/>
                <w:b/>
                <w:lang w:eastAsia="en-US"/>
                <w:rPrChange w:id="1647" w:author="Bence" w:date="2017-05-21T00:46:00Z">
                  <w:rPr>
                    <w:ins w:id="1648" w:author="Bence" w:date="2017-05-21T00:40:00Z"/>
                    <w:lang w:eastAsia="en-US"/>
                  </w:rPr>
                </w:rPrChange>
              </w:rPr>
            </w:pPr>
            <w:ins w:id="1649" w:author="Bence" w:date="2017-05-21T00:43:00Z">
              <w:r w:rsidRPr="00F339BE">
                <w:rPr>
                  <w:b/>
                  <w:lang w:eastAsia="en-US"/>
                  <w:rPrChange w:id="1650" w:author="Bence" w:date="2017-05-21T00:46:00Z">
                    <w:rPr>
                      <w:lang w:eastAsia="en-US"/>
                    </w:rPr>
                  </w:rPrChange>
                </w:rPr>
                <w:t>Tartalom</w:t>
              </w:r>
            </w:ins>
          </w:p>
        </w:tc>
      </w:tr>
      <w:tr w:rsidR="00F339BE" w14:paraId="27476BF5" w14:textId="77777777" w:rsidTr="00F339BE">
        <w:trPr>
          <w:ins w:id="1651" w:author="Bence" w:date="2017-05-21T00:40:00Z"/>
        </w:trPr>
        <w:tc>
          <w:tcPr>
            <w:tcW w:w="1696" w:type="dxa"/>
            <w:tcPrChange w:id="1652" w:author="Bence" w:date="2017-05-21T00:41:00Z">
              <w:tcPr>
                <w:tcW w:w="4530" w:type="dxa"/>
                <w:gridSpan w:val="2"/>
              </w:tcPr>
            </w:tcPrChange>
          </w:tcPr>
          <w:p w14:paraId="0B545A2D" w14:textId="5356030F" w:rsidR="00F339BE" w:rsidRDefault="00F339BE" w:rsidP="008C1EB5">
            <w:pPr>
              <w:rPr>
                <w:ins w:id="1653" w:author="Bence" w:date="2017-05-21T00:40:00Z"/>
                <w:lang w:eastAsia="en-US"/>
              </w:rPr>
            </w:pPr>
            <w:ins w:id="1654" w:author="Bence" w:date="2017-05-21T00:43:00Z">
              <w:r>
                <w:rPr>
                  <w:lang w:eastAsia="en-US"/>
                </w:rPr>
                <w:lastRenderedPageBreak/>
                <w:t>iot_settings</w:t>
              </w:r>
            </w:ins>
          </w:p>
        </w:tc>
        <w:tc>
          <w:tcPr>
            <w:tcW w:w="7364" w:type="dxa"/>
            <w:tcPrChange w:id="1655" w:author="Bence" w:date="2017-05-21T00:41:00Z">
              <w:tcPr>
                <w:tcW w:w="4530" w:type="dxa"/>
              </w:tcPr>
            </w:tcPrChange>
          </w:tcPr>
          <w:p w14:paraId="3E142E77" w14:textId="32F4C10F" w:rsidR="00F339BE" w:rsidRDefault="00F339BE" w:rsidP="008C1EB5">
            <w:pPr>
              <w:rPr>
                <w:ins w:id="1656" w:author="Bence" w:date="2017-05-21T00:40:00Z"/>
                <w:lang w:eastAsia="en-US"/>
              </w:rPr>
            </w:pPr>
            <w:ins w:id="1657" w:author="Bence" w:date="2017-05-21T00:43:00Z">
              <w:r>
                <w:rPr>
                  <w:lang w:eastAsia="en-US"/>
                </w:rPr>
                <w:t>A rendszer fő konfigurációs adattáblája, itt találhatóak meg az olyan rendszerszintű paraméterek, mint</w:t>
              </w:r>
            </w:ins>
            <w:ins w:id="1658" w:author="Bence" w:date="2017-05-21T00:45:00Z">
              <w:r>
                <w:rPr>
                  <w:lang w:eastAsia="en-US"/>
                </w:rPr>
                <w:t xml:space="preserve"> például az oldal neve,</w:t>
              </w:r>
            </w:ins>
            <w:ins w:id="1659" w:author="Bence" w:date="2017-05-21T00:43:00Z">
              <w:r>
                <w:rPr>
                  <w:lang w:eastAsia="en-US"/>
                </w:rPr>
                <w:t xml:space="preserve"> az url (</w:t>
              </w:r>
            </w:ins>
            <w:ins w:id="1660" w:author="Bence" w:date="2017-05-21T00:44:00Z">
              <w:r>
                <w:rPr>
                  <w:lang w:eastAsia="en-US"/>
                </w:rPr>
                <w:t>a belső hivatkozásokhoz</w:t>
              </w:r>
            </w:ins>
            <w:ins w:id="1661" w:author="Bence" w:date="2017-05-21T00:43:00Z">
              <w:r>
                <w:rPr>
                  <w:lang w:eastAsia="en-US"/>
                </w:rPr>
                <w:t>)</w:t>
              </w:r>
            </w:ins>
            <w:ins w:id="1662" w:author="Bence" w:date="2017-05-21T00:45:00Z">
              <w:r>
                <w:rPr>
                  <w:lang w:eastAsia="en-US"/>
                </w:rPr>
                <w:t xml:space="preserve"> vagy a regisztrációt letiltható kapcsoló</w:t>
              </w:r>
            </w:ins>
          </w:p>
        </w:tc>
      </w:tr>
      <w:tr w:rsidR="00F339BE" w14:paraId="3D0725F3" w14:textId="77777777" w:rsidTr="00F339BE">
        <w:trPr>
          <w:ins w:id="1663" w:author="Bence" w:date="2017-05-21T00:40:00Z"/>
        </w:trPr>
        <w:tc>
          <w:tcPr>
            <w:tcW w:w="1696" w:type="dxa"/>
            <w:tcPrChange w:id="1664" w:author="Bence" w:date="2017-05-21T00:41:00Z">
              <w:tcPr>
                <w:tcW w:w="4530" w:type="dxa"/>
                <w:gridSpan w:val="2"/>
              </w:tcPr>
            </w:tcPrChange>
          </w:tcPr>
          <w:p w14:paraId="7A054D4C" w14:textId="07ED19FE" w:rsidR="00F339BE" w:rsidRDefault="00F339BE" w:rsidP="008C1EB5">
            <w:pPr>
              <w:rPr>
                <w:ins w:id="1665" w:author="Bence" w:date="2017-05-21T00:40:00Z"/>
                <w:lang w:eastAsia="en-US"/>
              </w:rPr>
            </w:pPr>
            <w:ins w:id="1666" w:author="Bence" w:date="2017-05-21T00:46:00Z">
              <w:r>
                <w:rPr>
                  <w:lang w:eastAsia="en-US"/>
                </w:rPr>
                <w:t>iot_banned</w:t>
              </w:r>
            </w:ins>
          </w:p>
        </w:tc>
        <w:tc>
          <w:tcPr>
            <w:tcW w:w="7364" w:type="dxa"/>
            <w:tcPrChange w:id="1667" w:author="Bence" w:date="2017-05-21T00:41:00Z">
              <w:tcPr>
                <w:tcW w:w="4530" w:type="dxa"/>
              </w:tcPr>
            </w:tcPrChange>
          </w:tcPr>
          <w:p w14:paraId="38735EC3" w14:textId="2C12CB38" w:rsidR="00F339BE" w:rsidRDefault="00F339BE" w:rsidP="008C1EB5">
            <w:pPr>
              <w:rPr>
                <w:ins w:id="1668" w:author="Bence" w:date="2017-05-21T00:40:00Z"/>
                <w:lang w:eastAsia="en-US"/>
              </w:rPr>
            </w:pPr>
            <w:ins w:id="1669" w:author="Bence" w:date="2017-05-21T00:46:00Z">
              <w:r>
                <w:rPr>
                  <w:lang w:eastAsia="en-US"/>
                </w:rPr>
                <w:t>A keretrendszer funkciója, ho</w:t>
              </w:r>
            </w:ins>
            <w:ins w:id="1670" w:author="Bence" w:date="2017-05-21T00:47:00Z">
              <w:r>
                <w:rPr>
                  <w:lang w:eastAsia="en-US"/>
                </w:rPr>
                <w:t xml:space="preserve">gy a felhasználókat időlegesen bannolhatják az adminisztrátorok, a tábla ezeket tartja nyilván. A dolgozatban ezt a funkciót csak kipróbáltam, </w:t>
              </w:r>
            </w:ins>
            <w:ins w:id="1671" w:author="Bence" w:date="2017-05-21T00:49:00Z">
              <w:r w:rsidR="00EF0C0A">
                <w:rPr>
                  <w:lang w:eastAsia="en-US"/>
                </w:rPr>
                <w:t>a jelenlegi rendszerben valószínűleg nincs nagy szükség rá.</w:t>
              </w:r>
            </w:ins>
          </w:p>
        </w:tc>
      </w:tr>
      <w:tr w:rsidR="00F339BE" w14:paraId="527CF44E" w14:textId="77777777" w:rsidTr="00F339BE">
        <w:trPr>
          <w:ins w:id="1672" w:author="Bence" w:date="2017-05-21T00:40:00Z"/>
        </w:trPr>
        <w:tc>
          <w:tcPr>
            <w:tcW w:w="1696" w:type="dxa"/>
            <w:tcPrChange w:id="1673" w:author="Bence" w:date="2017-05-21T00:41:00Z">
              <w:tcPr>
                <w:tcW w:w="4530" w:type="dxa"/>
                <w:gridSpan w:val="2"/>
              </w:tcPr>
            </w:tcPrChange>
          </w:tcPr>
          <w:p w14:paraId="56479D37" w14:textId="17A47C77" w:rsidR="00F339BE" w:rsidRDefault="00EF0C0A" w:rsidP="008C1EB5">
            <w:pPr>
              <w:rPr>
                <w:ins w:id="1674" w:author="Bence" w:date="2017-05-21T00:40:00Z"/>
                <w:lang w:eastAsia="en-US"/>
              </w:rPr>
            </w:pPr>
            <w:ins w:id="1675" w:author="Bence" w:date="2017-05-21T00:50:00Z">
              <w:r>
                <w:rPr>
                  <w:lang w:eastAsia="en-US"/>
                </w:rPr>
                <w:t>iot_groups</w:t>
              </w:r>
            </w:ins>
          </w:p>
        </w:tc>
        <w:tc>
          <w:tcPr>
            <w:tcW w:w="7364" w:type="dxa"/>
            <w:tcPrChange w:id="1676" w:author="Bence" w:date="2017-05-21T00:41:00Z">
              <w:tcPr>
                <w:tcW w:w="4530" w:type="dxa"/>
              </w:tcPr>
            </w:tcPrChange>
          </w:tcPr>
          <w:p w14:paraId="14671AD4" w14:textId="55E21197" w:rsidR="00F339BE" w:rsidRDefault="00EF0C0A" w:rsidP="008C1EB5">
            <w:pPr>
              <w:rPr>
                <w:ins w:id="1677" w:author="Bence" w:date="2017-05-21T00:40:00Z"/>
                <w:lang w:eastAsia="en-US"/>
              </w:rPr>
            </w:pPr>
            <w:ins w:id="1678" w:author="Bence" w:date="2017-05-21T00:50:00Z">
              <w:r>
                <w:rPr>
                  <w:lang w:eastAsia="en-US"/>
                </w:rPr>
                <w:t>Felhasználói csoportokat tart nyilván, alapesetben normál felhasználókat és adminisztrátorokat, de igény szerint fel lehet venni a rendszerbe új csoportokat is, a tábla mezőinek állításával beállítva a jogaikat.</w:t>
              </w:r>
            </w:ins>
          </w:p>
        </w:tc>
      </w:tr>
      <w:tr w:rsidR="00F339BE" w14:paraId="67B74A9F" w14:textId="77777777" w:rsidTr="00F339BE">
        <w:trPr>
          <w:ins w:id="1679" w:author="Bence" w:date="2017-05-21T00:40:00Z"/>
        </w:trPr>
        <w:tc>
          <w:tcPr>
            <w:tcW w:w="1696" w:type="dxa"/>
            <w:tcPrChange w:id="1680" w:author="Bence" w:date="2017-05-21T00:41:00Z">
              <w:tcPr>
                <w:tcW w:w="4530" w:type="dxa"/>
                <w:gridSpan w:val="2"/>
              </w:tcPr>
            </w:tcPrChange>
          </w:tcPr>
          <w:p w14:paraId="1EB54482" w14:textId="38E8FE12" w:rsidR="00F339BE" w:rsidRDefault="00DA7501" w:rsidP="008C1EB5">
            <w:pPr>
              <w:rPr>
                <w:ins w:id="1681" w:author="Bence" w:date="2017-05-21T00:40:00Z"/>
                <w:lang w:eastAsia="en-US"/>
              </w:rPr>
            </w:pPr>
            <w:ins w:id="1682" w:author="Bence" w:date="2017-05-21T00:53:00Z">
              <w:r>
                <w:rPr>
                  <w:lang w:eastAsia="en-US"/>
                </w:rPr>
                <w:t>iot_privacy</w:t>
              </w:r>
            </w:ins>
          </w:p>
        </w:tc>
        <w:tc>
          <w:tcPr>
            <w:tcW w:w="7364" w:type="dxa"/>
            <w:tcPrChange w:id="1683" w:author="Bence" w:date="2017-05-21T00:41:00Z">
              <w:tcPr>
                <w:tcW w:w="4530" w:type="dxa"/>
              </w:tcPr>
            </w:tcPrChange>
          </w:tcPr>
          <w:p w14:paraId="2B11DF7B" w14:textId="01EFD8E6" w:rsidR="00F339BE" w:rsidRDefault="00DA7501" w:rsidP="00DA7501">
            <w:pPr>
              <w:rPr>
                <w:ins w:id="1684" w:author="Bence" w:date="2017-05-21T00:40:00Z"/>
                <w:lang w:eastAsia="en-US"/>
              </w:rPr>
            </w:pPr>
            <w:ins w:id="1685" w:author="Bence" w:date="2017-05-21T00:54:00Z">
              <w:r>
                <w:rPr>
                  <w:lang w:eastAsia="en-US"/>
                </w:rPr>
                <w:t>Felhasználói  beállításokat tartalmaz, jelenleg csak azt, hogy a felhasznáűló email címét más (</w:t>
              </w:r>
            </w:ins>
            <w:ins w:id="1686" w:author="Bence" w:date="2017-05-21T00:55:00Z">
              <w:r>
                <w:rPr>
                  <w:lang w:eastAsia="en-US"/>
                </w:rPr>
                <w:t>nem admin</w:t>
              </w:r>
            </w:ins>
            <w:ins w:id="1687" w:author="Bence" w:date="2017-05-21T00:54:00Z">
              <w:r>
                <w:rPr>
                  <w:lang w:eastAsia="en-US"/>
                </w:rPr>
                <w:t>)</w:t>
              </w:r>
            </w:ins>
            <w:ins w:id="1688" w:author="Bence" w:date="2017-05-21T00:55:00Z">
              <w:r>
                <w:rPr>
                  <w:lang w:eastAsia="en-US"/>
                </w:rPr>
                <w:t xml:space="preserve"> felhasználók láthatják-e</w:t>
              </w:r>
            </w:ins>
          </w:p>
        </w:tc>
      </w:tr>
      <w:tr w:rsidR="00F339BE" w14:paraId="6FA0A2DB" w14:textId="77777777" w:rsidTr="00F339BE">
        <w:trPr>
          <w:ins w:id="1689" w:author="Bence" w:date="2017-05-21T00:40:00Z"/>
        </w:trPr>
        <w:tc>
          <w:tcPr>
            <w:tcW w:w="1696" w:type="dxa"/>
            <w:tcPrChange w:id="1690" w:author="Bence" w:date="2017-05-21T00:41:00Z">
              <w:tcPr>
                <w:tcW w:w="4530" w:type="dxa"/>
                <w:gridSpan w:val="2"/>
              </w:tcPr>
            </w:tcPrChange>
          </w:tcPr>
          <w:p w14:paraId="7DB6A6E6" w14:textId="7B001193" w:rsidR="00F339BE" w:rsidRDefault="00DA7501" w:rsidP="008C1EB5">
            <w:pPr>
              <w:rPr>
                <w:ins w:id="1691" w:author="Bence" w:date="2017-05-21T00:40:00Z"/>
                <w:lang w:eastAsia="en-US"/>
              </w:rPr>
            </w:pPr>
            <w:ins w:id="1692" w:author="Bence" w:date="2017-05-21T00:55:00Z">
              <w:r>
                <w:rPr>
                  <w:lang w:eastAsia="en-US"/>
                </w:rPr>
                <w:t>iot_users</w:t>
              </w:r>
            </w:ins>
          </w:p>
        </w:tc>
        <w:tc>
          <w:tcPr>
            <w:tcW w:w="7364" w:type="dxa"/>
            <w:tcPrChange w:id="1693" w:author="Bence" w:date="2017-05-21T00:41:00Z">
              <w:tcPr>
                <w:tcW w:w="4530" w:type="dxa"/>
              </w:tcPr>
            </w:tcPrChange>
          </w:tcPr>
          <w:p w14:paraId="632DD065" w14:textId="64A39C79" w:rsidR="00F339BE" w:rsidRDefault="00DA7501" w:rsidP="008C1EB5">
            <w:pPr>
              <w:rPr>
                <w:ins w:id="1694" w:author="Bence" w:date="2017-05-21T00:40:00Z"/>
                <w:lang w:eastAsia="en-US"/>
              </w:rPr>
            </w:pPr>
            <w:ins w:id="1695" w:author="Bence" w:date="2017-05-21T00:55:00Z">
              <w:r>
                <w:rPr>
                  <w:lang w:eastAsia="en-US"/>
                </w:rPr>
                <w:t>A felhasználókat tárolja. A rendszer jelen formájában a felhasználóhoz közvetlenül vannak rendelve az eszközök is, így ez a tábla reprezentál</w:t>
              </w:r>
            </w:ins>
            <w:ins w:id="1696" w:author="Bence" w:date="2017-05-21T00:57:00Z">
              <w:r w:rsidR="004C11A7">
                <w:rPr>
                  <w:lang w:eastAsia="en-US"/>
                </w:rPr>
                <w:t>j</w:t>
              </w:r>
            </w:ins>
            <w:ins w:id="1697" w:author="Bence" w:date="2017-05-21T00:55:00Z">
              <w:r>
                <w:rPr>
                  <w:lang w:eastAsia="en-US"/>
                </w:rPr>
                <w:t xml:space="preserve">a a rendszerünkben a lakást is. </w:t>
              </w:r>
            </w:ins>
            <w:ins w:id="1698" w:author="Bence" w:date="2017-05-21T00:57:00Z">
              <w:r w:rsidR="004C11A7">
                <w:rPr>
                  <w:lang w:eastAsia="en-US"/>
                </w:rPr>
                <w:t xml:space="preserve">Itt tároljuk a főbb felhasználói adatokat, például a </w:t>
              </w:r>
            </w:ins>
            <w:ins w:id="1699" w:author="Bence" w:date="2017-05-21T00:58:00Z">
              <w:r w:rsidR="004C11A7">
                <w:rPr>
                  <w:lang w:eastAsia="en-US"/>
                </w:rPr>
                <w:t>profilhoz tartozó jelszót (</w:t>
              </w:r>
              <w:r w:rsidR="00EC321E">
                <w:rPr>
                  <w:lang w:eastAsia="en-US"/>
                </w:rPr>
                <w:t>illetve annak SHA-256-al kódolt változatát</w:t>
              </w:r>
              <w:r w:rsidR="004C11A7">
                <w:rPr>
                  <w:lang w:eastAsia="en-US"/>
                </w:rPr>
                <w:t>)</w:t>
              </w:r>
            </w:ins>
            <w:ins w:id="1700" w:author="Bence" w:date="2017-05-21T01:00:00Z">
              <w:r w:rsidR="00EC321E">
                <w:rPr>
                  <w:lang w:eastAsia="en-US"/>
                </w:rPr>
                <w:t>, email címet stb</w:t>
              </w:r>
            </w:ins>
          </w:p>
        </w:tc>
      </w:tr>
      <w:tr w:rsidR="00F339BE" w14:paraId="7D0796AE" w14:textId="77777777" w:rsidTr="00F339BE">
        <w:trPr>
          <w:ins w:id="1701" w:author="Bence" w:date="2017-05-21T00:40:00Z"/>
        </w:trPr>
        <w:tc>
          <w:tcPr>
            <w:tcW w:w="1696" w:type="dxa"/>
            <w:tcPrChange w:id="1702" w:author="Bence" w:date="2017-05-21T00:41:00Z">
              <w:tcPr>
                <w:tcW w:w="4530" w:type="dxa"/>
                <w:gridSpan w:val="2"/>
              </w:tcPr>
            </w:tcPrChange>
          </w:tcPr>
          <w:p w14:paraId="0094A88B" w14:textId="29800C20" w:rsidR="00F339BE" w:rsidRDefault="00EC321E" w:rsidP="008C1EB5">
            <w:pPr>
              <w:rPr>
                <w:ins w:id="1703" w:author="Bence" w:date="2017-05-21T00:40:00Z"/>
                <w:lang w:eastAsia="en-US"/>
              </w:rPr>
            </w:pPr>
            <w:ins w:id="1704" w:author="Bence" w:date="2017-05-21T01:01:00Z">
              <w:r>
                <w:rPr>
                  <w:lang w:eastAsia="en-US"/>
                </w:rPr>
                <w:t>iot_devices</w:t>
              </w:r>
            </w:ins>
          </w:p>
        </w:tc>
        <w:tc>
          <w:tcPr>
            <w:tcW w:w="7364" w:type="dxa"/>
            <w:tcPrChange w:id="1705" w:author="Bence" w:date="2017-05-21T00:41:00Z">
              <w:tcPr>
                <w:tcW w:w="4530" w:type="dxa"/>
              </w:tcPr>
            </w:tcPrChange>
          </w:tcPr>
          <w:p w14:paraId="62128F12" w14:textId="6570AC04" w:rsidR="00F339BE" w:rsidRDefault="00EC321E" w:rsidP="00EC321E">
            <w:pPr>
              <w:keepNext/>
              <w:rPr>
                <w:ins w:id="1706" w:author="Bence" w:date="2017-05-21T00:40:00Z"/>
                <w:lang w:eastAsia="en-US"/>
              </w:rPr>
              <w:pPrChange w:id="1707" w:author="Bence" w:date="2017-05-21T01:04:00Z">
                <w:pPr/>
              </w:pPrChange>
            </w:pPr>
            <w:ins w:id="1708" w:author="Bence" w:date="2017-05-21T01:01:00Z">
              <w:r>
                <w:rPr>
                  <w:lang w:eastAsia="en-US"/>
                </w:rPr>
                <w:t>A rendszerben</w:t>
              </w:r>
            </w:ins>
            <w:ins w:id="1709" w:author="Bence" w:date="2017-05-21T01:05:00Z">
              <w:r>
                <w:rPr>
                  <w:lang w:eastAsia="en-US"/>
                </w:rPr>
                <w:t xml:space="preserve"> fizikailag</w:t>
              </w:r>
            </w:ins>
            <w:ins w:id="1710" w:author="Bence" w:date="2017-05-21T01:01:00Z">
              <w:r>
                <w:rPr>
                  <w:lang w:eastAsia="en-US"/>
                </w:rPr>
                <w:t xml:space="preserve"> jelen lévő </w:t>
              </w:r>
            </w:ins>
            <w:ins w:id="1711" w:author="Bence" w:date="2017-05-21T01:02:00Z">
              <w:r>
                <w:rPr>
                  <w:lang w:eastAsia="en-US"/>
                </w:rPr>
                <w:t>(</w:t>
              </w:r>
            </w:ins>
            <w:ins w:id="1712" w:author="Bence" w:date="2017-05-21T01:01:00Z">
              <w:r>
                <w:rPr>
                  <w:lang w:eastAsia="en-US"/>
                </w:rPr>
                <w:t>ESP</w:t>
              </w:r>
            </w:ins>
            <w:ins w:id="1713" w:author="Bence" w:date="2017-05-21T01:02:00Z">
              <w:r>
                <w:rPr>
                  <w:lang w:eastAsia="en-US"/>
                </w:rPr>
                <w:t>)</w:t>
              </w:r>
            </w:ins>
            <w:ins w:id="1714" w:author="Bence" w:date="2017-05-21T01:01:00Z">
              <w:r>
                <w:rPr>
                  <w:lang w:eastAsia="en-US"/>
                </w:rPr>
                <w:t xml:space="preserve"> modulok</w:t>
              </w:r>
            </w:ins>
            <w:ins w:id="1715" w:author="Bence" w:date="2017-05-21T01:03:00Z">
              <w:r>
                <w:rPr>
                  <w:lang w:eastAsia="en-US"/>
                </w:rPr>
                <w:t xml:space="preserve">, melyek egyedi </w:t>
              </w:r>
            </w:ins>
            <w:ins w:id="1716" w:author="Bence" w:date="2017-05-21T01:04:00Z">
              <w:r>
                <w:rPr>
                  <w:lang w:eastAsia="en-US"/>
                </w:rPr>
                <w:t>MAC</w:t>
              </w:r>
              <w:r>
                <w:rPr>
                  <w:rStyle w:val="Lbjegyzet-hivatkozs"/>
                  <w:lang w:eastAsia="en-US"/>
                </w:rPr>
                <w:footnoteReference w:id="20"/>
              </w:r>
            </w:ins>
            <w:ins w:id="1721" w:author="Bence" w:date="2017-05-21T01:03:00Z">
              <w:r>
                <w:rPr>
                  <w:lang w:eastAsia="en-US"/>
                </w:rPr>
                <w:t xml:space="preserve"> címmel rendelkeznek (ahogy minden hálózati eszköz a világon)</w:t>
              </w:r>
            </w:ins>
          </w:p>
        </w:tc>
      </w:tr>
      <w:tr w:rsidR="00EC321E" w14:paraId="289D725B" w14:textId="77777777" w:rsidTr="00F339BE">
        <w:trPr>
          <w:ins w:id="1722" w:author="Bence" w:date="2017-05-21T01:05:00Z"/>
        </w:trPr>
        <w:tc>
          <w:tcPr>
            <w:tcW w:w="1696" w:type="dxa"/>
          </w:tcPr>
          <w:p w14:paraId="6B388977" w14:textId="7321A91B" w:rsidR="00EC321E" w:rsidRDefault="00EC321E" w:rsidP="008C1EB5">
            <w:pPr>
              <w:rPr>
                <w:ins w:id="1723" w:author="Bence" w:date="2017-05-21T01:05:00Z"/>
                <w:lang w:eastAsia="en-US"/>
              </w:rPr>
            </w:pPr>
            <w:ins w:id="1724" w:author="Bence" w:date="2017-05-21T01:15:00Z">
              <w:r>
                <w:rPr>
                  <w:lang w:eastAsia="en-US"/>
                </w:rPr>
                <w:t>iot_sensors</w:t>
              </w:r>
            </w:ins>
          </w:p>
        </w:tc>
        <w:tc>
          <w:tcPr>
            <w:tcW w:w="7364" w:type="dxa"/>
          </w:tcPr>
          <w:p w14:paraId="72FE80BB" w14:textId="45663199" w:rsidR="00EC321E" w:rsidRDefault="00820DE8" w:rsidP="00EC321E">
            <w:pPr>
              <w:keepNext/>
              <w:rPr>
                <w:ins w:id="1725" w:author="Bence" w:date="2017-05-21T01:05:00Z"/>
                <w:lang w:eastAsia="en-US"/>
              </w:rPr>
            </w:pPr>
            <w:ins w:id="1726" w:author="Bence" w:date="2017-05-21T01:15:00Z">
              <w:r>
                <w:rPr>
                  <w:lang w:eastAsia="en-US"/>
                </w:rPr>
                <w:t>Az iot_devices táblában definiált eszközökön lévő szenzorok. A t</w:t>
              </w:r>
            </w:ins>
            <w:ins w:id="1727" w:author="Bence" w:date="2017-05-21T01:25:00Z">
              <w:r>
                <w:rPr>
                  <w:lang w:eastAsia="en-US"/>
                </w:rPr>
                <w:t>í</w:t>
              </w:r>
            </w:ins>
            <w:ins w:id="1728" w:author="Bence" w:date="2017-05-21T01:15:00Z">
              <w:r>
                <w:rPr>
                  <w:lang w:eastAsia="en-US"/>
                </w:rPr>
                <w:t>pusa mellett azt is nyilván tartjuk, mikor jött be például utoljára adat a szenzortól</w:t>
              </w:r>
            </w:ins>
          </w:p>
        </w:tc>
      </w:tr>
      <w:tr w:rsidR="00EC321E" w14:paraId="63F97650" w14:textId="77777777" w:rsidTr="00F339BE">
        <w:trPr>
          <w:ins w:id="1729" w:author="Bence" w:date="2017-05-21T01:05:00Z"/>
        </w:trPr>
        <w:tc>
          <w:tcPr>
            <w:tcW w:w="1696" w:type="dxa"/>
          </w:tcPr>
          <w:p w14:paraId="414BDCB8" w14:textId="63FD8068" w:rsidR="00EC321E" w:rsidRDefault="00820DE8" w:rsidP="008C1EB5">
            <w:pPr>
              <w:rPr>
                <w:ins w:id="1730" w:author="Bence" w:date="2017-05-21T01:05:00Z"/>
                <w:lang w:eastAsia="en-US"/>
              </w:rPr>
            </w:pPr>
            <w:ins w:id="1731" w:author="Bence" w:date="2017-05-21T01:16:00Z">
              <w:r>
                <w:rPr>
                  <w:lang w:eastAsia="en-US"/>
                </w:rPr>
                <w:t>iot_measures</w:t>
              </w:r>
            </w:ins>
          </w:p>
        </w:tc>
        <w:tc>
          <w:tcPr>
            <w:tcW w:w="7364" w:type="dxa"/>
          </w:tcPr>
          <w:p w14:paraId="165F602E" w14:textId="679C50F3" w:rsidR="00EC321E" w:rsidRDefault="00820DE8" w:rsidP="00EC321E">
            <w:pPr>
              <w:keepNext/>
              <w:rPr>
                <w:ins w:id="1732" w:author="Bence" w:date="2017-05-21T01:05:00Z"/>
                <w:lang w:eastAsia="en-US"/>
              </w:rPr>
            </w:pPr>
            <w:ins w:id="1733" w:author="Bence" w:date="2017-05-21T01:16:00Z">
              <w:r>
                <w:rPr>
                  <w:lang w:eastAsia="en-US"/>
                </w:rPr>
                <w:t>Mérési eredmények, idegen kulcson keresztül a megfelelő szenzorokhoz kötve</w:t>
              </w:r>
            </w:ins>
            <w:ins w:id="1734" w:author="Bence" w:date="2017-05-21T01:23:00Z">
              <w:r>
                <w:rPr>
                  <w:lang w:eastAsia="en-US"/>
                </w:rPr>
                <w:t>. Az értéke mellett a mérés (</w:t>
              </w:r>
            </w:ins>
            <w:ins w:id="1735" w:author="Bence" w:date="2017-05-21T01:24:00Z">
              <w:r>
                <w:rPr>
                  <w:lang w:eastAsia="en-US"/>
                </w:rPr>
                <w:t>nem a szerverre beküldés</w:t>
              </w:r>
            </w:ins>
            <w:ins w:id="1736" w:author="Bence" w:date="2017-05-21T01:23:00Z">
              <w:r>
                <w:rPr>
                  <w:lang w:eastAsia="en-US"/>
                </w:rPr>
                <w:t>)</w:t>
              </w:r>
            </w:ins>
            <w:ins w:id="1737" w:author="Bence" w:date="2017-05-21T01:24:00Z">
              <w:r>
                <w:rPr>
                  <w:lang w:eastAsia="en-US"/>
                </w:rPr>
                <w:t xml:space="preserve"> időpontját is tároljuk</w:t>
              </w:r>
            </w:ins>
            <w:ins w:id="1738" w:author="Bence" w:date="2017-05-21T01:25:00Z">
              <w:r w:rsidR="009A6AF4">
                <w:rPr>
                  <w:lang w:eastAsia="en-US"/>
                </w:rPr>
                <w:t>.</w:t>
              </w:r>
            </w:ins>
          </w:p>
        </w:tc>
      </w:tr>
      <w:tr w:rsidR="00EC321E" w14:paraId="34C84742" w14:textId="77777777" w:rsidTr="00F339BE">
        <w:trPr>
          <w:ins w:id="1739" w:author="Bence" w:date="2017-05-21T01:05:00Z"/>
        </w:trPr>
        <w:tc>
          <w:tcPr>
            <w:tcW w:w="1696" w:type="dxa"/>
          </w:tcPr>
          <w:p w14:paraId="07A463FC" w14:textId="1D3B360C" w:rsidR="00EC321E" w:rsidRDefault="00820DE8" w:rsidP="008C1EB5">
            <w:pPr>
              <w:rPr>
                <w:ins w:id="1740" w:author="Bence" w:date="2017-05-21T01:05:00Z"/>
                <w:lang w:eastAsia="en-US"/>
              </w:rPr>
            </w:pPr>
            <w:ins w:id="1741" w:author="Bence" w:date="2017-05-21T01:16:00Z">
              <w:r>
                <w:rPr>
                  <w:lang w:eastAsia="en-US"/>
                </w:rPr>
                <w:t>iot_actuators</w:t>
              </w:r>
            </w:ins>
          </w:p>
        </w:tc>
        <w:tc>
          <w:tcPr>
            <w:tcW w:w="7364" w:type="dxa"/>
          </w:tcPr>
          <w:p w14:paraId="489C71D8" w14:textId="631F936D" w:rsidR="00EC321E" w:rsidRDefault="00820DE8" w:rsidP="00820DE8">
            <w:pPr>
              <w:keepNext/>
              <w:rPr>
                <w:ins w:id="1742" w:author="Bence" w:date="2017-05-21T01:05:00Z"/>
                <w:lang w:eastAsia="en-US"/>
              </w:rPr>
            </w:pPr>
            <w:ins w:id="1743" w:author="Bence" w:date="2017-05-21T01:24:00Z">
              <w:r>
                <w:rPr>
                  <w:lang w:eastAsia="en-US"/>
                </w:rPr>
                <w:t xml:space="preserve">Az iot_devices táblában definiált eszközökön lévő beavatkozók. </w:t>
              </w:r>
            </w:ins>
            <w:ins w:id="1744" w:author="Bence" w:date="2017-05-21T01:25:00Z">
              <w:r w:rsidR="009A6AF4">
                <w:rPr>
                  <w:lang w:eastAsia="en-US"/>
                </w:rPr>
                <w:t>A beavatkozó állapotát is itt tarjuk nyilván.</w:t>
              </w:r>
            </w:ins>
          </w:p>
        </w:tc>
      </w:tr>
      <w:tr w:rsidR="00EC321E" w14:paraId="78FB872A" w14:textId="77777777" w:rsidTr="00F339BE">
        <w:trPr>
          <w:ins w:id="1745" w:author="Bence" w:date="2017-05-21T01:05:00Z"/>
        </w:trPr>
        <w:tc>
          <w:tcPr>
            <w:tcW w:w="1696" w:type="dxa"/>
          </w:tcPr>
          <w:p w14:paraId="15D4FC38" w14:textId="7C7B6F7B" w:rsidR="00EC321E" w:rsidRDefault="009A6AF4" w:rsidP="008C1EB5">
            <w:pPr>
              <w:rPr>
                <w:ins w:id="1746" w:author="Bence" w:date="2017-05-21T01:05:00Z"/>
                <w:lang w:eastAsia="en-US"/>
              </w:rPr>
            </w:pPr>
            <w:ins w:id="1747" w:author="Bence" w:date="2017-05-21T01:26:00Z">
              <w:r>
                <w:rPr>
                  <w:lang w:eastAsia="en-US"/>
                </w:rPr>
                <w:t>iot_rules</w:t>
              </w:r>
            </w:ins>
          </w:p>
        </w:tc>
        <w:tc>
          <w:tcPr>
            <w:tcW w:w="7364" w:type="dxa"/>
          </w:tcPr>
          <w:p w14:paraId="26DCA03A" w14:textId="00E6A02B" w:rsidR="00EC321E" w:rsidRDefault="009A6AF4" w:rsidP="00EC321E">
            <w:pPr>
              <w:keepNext/>
              <w:rPr>
                <w:ins w:id="1748" w:author="Bence" w:date="2017-05-21T01:05:00Z"/>
                <w:lang w:eastAsia="en-US"/>
              </w:rPr>
            </w:pPr>
            <w:ins w:id="1749" w:author="Bence" w:date="2017-05-21T01:26:00Z">
              <w:r>
                <w:rPr>
                  <w:lang w:eastAsia="en-US"/>
                </w:rPr>
                <w:t>A vezérlési szabályok, minden szabály egy felhasználóhoz tartozik. A szabályokhoz tárolunk egy leírást is</w:t>
              </w:r>
            </w:ins>
            <w:ins w:id="1750" w:author="Bence" w:date="2017-05-21T01:28:00Z">
              <w:r>
                <w:rPr>
                  <w:lang w:eastAsia="en-US"/>
                </w:rPr>
                <w:t xml:space="preserve"> és a nevét is a felhasználói követhetőség miatt</w:t>
              </w:r>
            </w:ins>
          </w:p>
        </w:tc>
      </w:tr>
      <w:tr w:rsidR="009A6AF4" w14:paraId="795600B4" w14:textId="77777777" w:rsidTr="00F339BE">
        <w:trPr>
          <w:ins w:id="1751" w:author="Bence" w:date="2017-05-21T01:28:00Z"/>
        </w:trPr>
        <w:tc>
          <w:tcPr>
            <w:tcW w:w="1696" w:type="dxa"/>
          </w:tcPr>
          <w:p w14:paraId="18EFE7A1" w14:textId="186DFAD4" w:rsidR="009A6AF4" w:rsidRDefault="009A6AF4" w:rsidP="008C1EB5">
            <w:pPr>
              <w:rPr>
                <w:ins w:id="1752" w:author="Bence" w:date="2017-05-21T01:28:00Z"/>
                <w:lang w:eastAsia="en-US"/>
              </w:rPr>
            </w:pPr>
            <w:ins w:id="1753" w:author="Bence" w:date="2017-05-21T01:28:00Z">
              <w:r>
                <w:rPr>
                  <w:lang w:eastAsia="en-US"/>
                </w:rPr>
                <w:lastRenderedPageBreak/>
                <w:t>iot_rule_triggers</w:t>
              </w:r>
            </w:ins>
          </w:p>
        </w:tc>
        <w:tc>
          <w:tcPr>
            <w:tcW w:w="7364" w:type="dxa"/>
          </w:tcPr>
          <w:p w14:paraId="4695BBE4" w14:textId="78C96013" w:rsidR="009A6AF4" w:rsidRDefault="009A6AF4" w:rsidP="00EC321E">
            <w:pPr>
              <w:keepNext/>
              <w:rPr>
                <w:ins w:id="1754" w:author="Bence" w:date="2017-05-21T01:28:00Z"/>
                <w:lang w:eastAsia="en-US"/>
              </w:rPr>
            </w:pPr>
            <w:ins w:id="1755" w:author="Bence" w:date="2017-05-21T01:28:00Z">
              <w:r>
                <w:rPr>
                  <w:lang w:eastAsia="en-US"/>
                </w:rPr>
                <w:t>A szabályokhoz tartozó trigger feltételek, a korábban kifejtett struktúrának megfelelően egy összehasonlító operátort és az értéket is tartalmazzák a sorok</w:t>
              </w:r>
            </w:ins>
          </w:p>
        </w:tc>
      </w:tr>
      <w:tr w:rsidR="009A6AF4" w14:paraId="566FB9A1" w14:textId="77777777" w:rsidTr="00F339BE">
        <w:trPr>
          <w:ins w:id="1756" w:author="Bence" w:date="2017-05-21T01:29:00Z"/>
        </w:trPr>
        <w:tc>
          <w:tcPr>
            <w:tcW w:w="1696" w:type="dxa"/>
          </w:tcPr>
          <w:p w14:paraId="40A51014" w14:textId="500DE3D9" w:rsidR="009A6AF4" w:rsidRDefault="009A6AF4" w:rsidP="008C1EB5">
            <w:pPr>
              <w:rPr>
                <w:ins w:id="1757" w:author="Bence" w:date="2017-05-21T01:29:00Z"/>
                <w:lang w:eastAsia="en-US"/>
              </w:rPr>
            </w:pPr>
            <w:ins w:id="1758" w:author="Bence" w:date="2017-05-21T01:29:00Z">
              <w:r>
                <w:rPr>
                  <w:lang w:eastAsia="en-US"/>
                </w:rPr>
                <w:t>iot_rule_actions</w:t>
              </w:r>
            </w:ins>
          </w:p>
        </w:tc>
        <w:tc>
          <w:tcPr>
            <w:tcW w:w="7364" w:type="dxa"/>
          </w:tcPr>
          <w:p w14:paraId="17669BB2" w14:textId="68BFA854" w:rsidR="009A6AF4" w:rsidRDefault="009A6AF4" w:rsidP="00EC321E">
            <w:pPr>
              <w:keepNext/>
              <w:rPr>
                <w:ins w:id="1759" w:author="Bence" w:date="2017-05-21T01:29:00Z"/>
                <w:lang w:eastAsia="en-US"/>
              </w:rPr>
            </w:pPr>
            <w:ins w:id="1760" w:author="Bence" w:date="2017-05-21T01:29:00Z">
              <w:r>
                <w:rPr>
                  <w:lang w:eastAsia="en-US"/>
                </w:rPr>
                <w:t>A szabályokhoz tartozó cselekvések, tárolva, mely beavatkozó értékét mire kell módosítani</w:t>
              </w:r>
            </w:ins>
          </w:p>
        </w:tc>
      </w:tr>
    </w:tbl>
    <w:bookmarkStart w:id="1761" w:name="_Ref483090600"/>
    <w:p w14:paraId="71479C71" w14:textId="42C93D04" w:rsidR="00F339BE" w:rsidRDefault="002F417B" w:rsidP="00811C16">
      <w:pPr>
        <w:pStyle w:val="Kpalrs"/>
        <w:rPr>
          <w:ins w:id="1762" w:author="Bence" w:date="2017-05-21T00:37:00Z"/>
        </w:rPr>
      </w:pPr>
      <w:ins w:id="1763" w:author="Bence" w:date="2017-05-21T10:22:00Z">
        <w:r>
          <w:fldChar w:fldCharType="begin"/>
        </w:r>
        <w:r>
          <w:instrText xml:space="preserve"> STYLEREF 1 \s </w:instrText>
        </w:r>
      </w:ins>
      <w:r>
        <w:fldChar w:fldCharType="separate"/>
      </w:r>
      <w:r>
        <w:rPr>
          <w:noProof/>
        </w:rPr>
        <w:t>3</w:t>
      </w:r>
      <w:ins w:id="1764" w:author="Bence" w:date="2017-05-21T10:22:00Z">
        <w:r>
          <w:fldChar w:fldCharType="end"/>
        </w:r>
        <w:r>
          <w:t>.</w:t>
        </w:r>
        <w:r>
          <w:fldChar w:fldCharType="begin"/>
        </w:r>
        <w:r>
          <w:instrText xml:space="preserve"> SEQ táblázat \* ARABIC \s 1 </w:instrText>
        </w:r>
      </w:ins>
      <w:r>
        <w:fldChar w:fldCharType="separate"/>
      </w:r>
      <w:ins w:id="1765" w:author="Bence" w:date="2017-05-21T10:22:00Z">
        <w:r>
          <w:rPr>
            <w:noProof/>
          </w:rPr>
          <w:t>4</w:t>
        </w:r>
        <w:r>
          <w:fldChar w:fldCharType="end"/>
        </w:r>
      </w:ins>
      <w:ins w:id="1766" w:author="Bence" w:date="2017-05-21T00:40:00Z">
        <w:r w:rsidR="00F339BE">
          <w:t>. táblázat</w:t>
        </w:r>
        <w:bookmarkEnd w:id="1761"/>
        <w:r w:rsidR="00EC321E">
          <w:t xml:space="preserve"> Az adatbázis </w:t>
        </w:r>
        <w:r w:rsidR="00F339BE">
          <w:t>táblái</w:t>
        </w:r>
      </w:ins>
    </w:p>
    <w:p w14:paraId="3F37DC42" w14:textId="453152C0" w:rsidR="00157C47" w:rsidRDefault="00157C47" w:rsidP="00157C47">
      <w:pPr>
        <w:pStyle w:val="Cmsor3"/>
        <w:rPr>
          <w:ins w:id="1767" w:author="Bence" w:date="2017-05-21T00:38:00Z"/>
          <w:lang w:eastAsia="en-US"/>
        </w:rPr>
        <w:pPrChange w:id="1768" w:author="Bence" w:date="2017-05-21T00:38:00Z">
          <w:pPr>
            <w:pStyle w:val="Kpalrs"/>
          </w:pPr>
        </w:pPrChange>
      </w:pPr>
      <w:ins w:id="1769" w:author="Bence" w:date="2017-05-21T00:37:00Z">
        <w:r>
          <w:rPr>
            <w:lang w:eastAsia="en-US"/>
          </w:rPr>
          <w:t>Felhasználói felület</w:t>
        </w:r>
      </w:ins>
    </w:p>
    <w:p w14:paraId="10406219" w14:textId="00B7A1E7" w:rsidR="00157C47" w:rsidRDefault="00157C47" w:rsidP="00157C47">
      <w:pPr>
        <w:rPr>
          <w:ins w:id="1770" w:author="Bence" w:date="2017-05-21T10:21:00Z"/>
          <w:lang w:eastAsia="en-US"/>
        </w:rPr>
        <w:pPrChange w:id="1771" w:author="Bence" w:date="2017-05-21T00:38:00Z">
          <w:pPr>
            <w:pStyle w:val="Kpalrs"/>
          </w:pPr>
        </w:pPrChange>
      </w:pPr>
      <w:ins w:id="1772" w:author="Bence" w:date="2017-05-21T00:38:00Z">
        <w:r>
          <w:rPr>
            <w:lang w:eastAsia="en-US"/>
          </w:rPr>
          <w:t>Az alfejezetben röviden bemutatom a szerver olda</w:t>
        </w:r>
        <w:r w:rsidR="00F339BE">
          <w:rPr>
            <w:lang w:eastAsia="en-US"/>
          </w:rPr>
          <w:t xml:space="preserve">li felhasználói felület fő oldalait. </w:t>
        </w:r>
      </w:ins>
      <w:ins w:id="1773" w:author="Bence" w:date="2017-05-21T10:21:00Z">
        <w:r w:rsidR="002F417B">
          <w:rPr>
            <w:lang w:eastAsia="en-US"/>
          </w:rPr>
          <w:t xml:space="preserve">A főbb elérési pontokat a </w:t>
        </w:r>
      </w:ins>
      <w:ins w:id="1774" w:author="Bence" w:date="2017-05-21T10:23:00Z">
        <w:r w:rsidR="002F417B">
          <w:rPr>
            <w:lang w:eastAsia="en-US"/>
          </w:rPr>
          <w:fldChar w:fldCharType="begin"/>
        </w:r>
        <w:r w:rsidR="002F417B">
          <w:rPr>
            <w:lang w:eastAsia="en-US"/>
          </w:rPr>
          <w:instrText xml:space="preserve"> REF _Ref483125541 \h </w:instrText>
        </w:r>
        <w:r w:rsidR="002F417B">
          <w:rPr>
            <w:lang w:eastAsia="en-US"/>
          </w:rPr>
        </w:r>
      </w:ins>
      <w:r w:rsidR="002F417B">
        <w:rPr>
          <w:lang w:eastAsia="en-US"/>
        </w:rPr>
        <w:fldChar w:fldCharType="separate"/>
      </w:r>
      <w:ins w:id="1775" w:author="Bence" w:date="2017-05-21T10:23:00Z">
        <w:r w:rsidR="002F417B">
          <w:rPr>
            <w:noProof/>
          </w:rPr>
          <w:t>3</w:t>
        </w:r>
        <w:r w:rsidR="002F417B">
          <w:t>.</w:t>
        </w:r>
        <w:r w:rsidR="002F417B">
          <w:rPr>
            <w:noProof/>
          </w:rPr>
          <w:t>5</w:t>
        </w:r>
        <w:r w:rsidR="002F417B">
          <w:t>. táblázat</w:t>
        </w:r>
        <w:r w:rsidR="002F417B">
          <w:rPr>
            <w:lang w:eastAsia="en-US"/>
          </w:rPr>
          <w:fldChar w:fldCharType="end"/>
        </w:r>
        <w:r w:rsidR="002F417B">
          <w:rPr>
            <w:lang w:eastAsia="en-US"/>
          </w:rPr>
          <w:t xml:space="preserve"> foglalja össze,</w:t>
        </w:r>
      </w:ins>
      <w:ins w:id="1776" w:author="Bence" w:date="2017-05-21T11:24:00Z">
        <w:r w:rsidR="00811C16">
          <w:rPr>
            <w:lang w:eastAsia="en-US"/>
          </w:rPr>
          <w:t xml:space="preserve"> ahol a cím oszlop az oldalon belüli relatív hivatkozást adja meg.</w:t>
        </w:r>
      </w:ins>
      <w:ins w:id="1777" w:author="Bence" w:date="2017-05-21T10:23:00Z">
        <w:r w:rsidR="002F417B">
          <w:rPr>
            <w:lang w:eastAsia="en-US"/>
          </w:rPr>
          <w:t xml:space="preserve"> </w:t>
        </w:r>
      </w:ins>
      <w:ins w:id="1778" w:author="Bence" w:date="2017-05-21T11:38:00Z">
        <w:r w:rsidR="003A7B0F">
          <w:rPr>
            <w:lang w:eastAsia="en-US"/>
          </w:rPr>
          <w:t>A</w:t>
        </w:r>
      </w:ins>
      <w:ins w:id="1779" w:author="Bence" w:date="2017-05-21T11:50:00Z">
        <w:r w:rsidR="00BE7AE6">
          <w:rPr>
            <w:lang w:eastAsia="en-US"/>
          </w:rPr>
          <w:t xml:space="preserve"> fontosabb</w:t>
        </w:r>
      </w:ins>
      <w:ins w:id="1780" w:author="Bence" w:date="2017-05-21T11:38:00Z">
        <w:r w:rsidR="003A7B0F">
          <w:rPr>
            <w:lang w:eastAsia="en-US"/>
          </w:rPr>
          <w:t xml:space="preserve"> grafikus felülettel (azaz közvetlenül a felhasználónak szánt)</w:t>
        </w:r>
      </w:ins>
      <w:ins w:id="1781" w:author="Bence" w:date="2017-05-21T11:39:00Z">
        <w:r w:rsidR="003A7B0F">
          <w:rPr>
            <w:lang w:eastAsia="en-US"/>
          </w:rPr>
          <w:t xml:space="preserve"> oldalak rövid bemutatására</w:t>
        </w:r>
      </w:ins>
      <w:ins w:id="1782" w:author="Bence" w:date="2017-05-21T11:26:00Z">
        <w:r w:rsidR="00811C16">
          <w:rPr>
            <w:lang w:eastAsia="en-US"/>
          </w:rPr>
          <w:t xml:space="preserve"> a táblázatot követően kerül sor.</w:t>
        </w:r>
      </w:ins>
      <w:ins w:id="1783" w:author="Bence" w:date="2017-05-21T11:24:00Z">
        <w:r w:rsidR="00811C16">
          <w:rPr>
            <w:lang w:eastAsia="en-US"/>
          </w:rPr>
          <w:t xml:space="preserve"> </w:t>
        </w:r>
      </w:ins>
    </w:p>
    <w:tbl>
      <w:tblPr>
        <w:tblStyle w:val="Rcsostblzat"/>
        <w:tblW w:w="0" w:type="auto"/>
        <w:tblLook w:val="04A0" w:firstRow="1" w:lastRow="0" w:firstColumn="1" w:lastColumn="0" w:noHBand="0" w:noVBand="1"/>
        <w:tblPrChange w:id="1784" w:author="Bence" w:date="2017-05-21T10:22:00Z">
          <w:tblPr>
            <w:tblStyle w:val="Rcsostblzat"/>
            <w:tblW w:w="0" w:type="auto"/>
            <w:tblLook w:val="04A0" w:firstRow="1" w:lastRow="0" w:firstColumn="1" w:lastColumn="0" w:noHBand="0" w:noVBand="1"/>
          </w:tblPr>
        </w:tblPrChange>
      </w:tblPr>
      <w:tblGrid>
        <w:gridCol w:w="3020"/>
        <w:gridCol w:w="3020"/>
        <w:gridCol w:w="3020"/>
        <w:tblGridChange w:id="1785">
          <w:tblGrid>
            <w:gridCol w:w="4530"/>
            <w:gridCol w:w="4530"/>
            <w:gridCol w:w="4530"/>
          </w:tblGrid>
        </w:tblGridChange>
      </w:tblGrid>
      <w:tr w:rsidR="002F417B" w14:paraId="74EF4676" w14:textId="77777777" w:rsidTr="002F417B">
        <w:trPr>
          <w:ins w:id="1786" w:author="Bence" w:date="2017-05-21T10:22:00Z"/>
        </w:trPr>
        <w:tc>
          <w:tcPr>
            <w:tcW w:w="3020" w:type="dxa"/>
            <w:tcPrChange w:id="1787" w:author="Bence" w:date="2017-05-21T10:22:00Z">
              <w:tcPr>
                <w:tcW w:w="4530" w:type="dxa"/>
              </w:tcPr>
            </w:tcPrChange>
          </w:tcPr>
          <w:p w14:paraId="3663F8B6" w14:textId="4DEA3DAF" w:rsidR="002F417B" w:rsidRPr="002F417B" w:rsidRDefault="002F417B" w:rsidP="002F417B">
            <w:pPr>
              <w:rPr>
                <w:ins w:id="1788" w:author="Bence" w:date="2017-05-21T10:22:00Z"/>
                <w:b/>
                <w:lang w:eastAsia="en-US"/>
                <w:rPrChange w:id="1789" w:author="Bence" w:date="2017-05-21T10:24:00Z">
                  <w:rPr>
                    <w:ins w:id="1790" w:author="Bence" w:date="2017-05-21T10:22:00Z"/>
                    <w:lang w:eastAsia="en-US"/>
                  </w:rPr>
                </w:rPrChange>
              </w:rPr>
            </w:pPr>
            <w:ins w:id="1791" w:author="Bence" w:date="2017-05-21T10:22:00Z">
              <w:r w:rsidRPr="002F417B">
                <w:rPr>
                  <w:b/>
                  <w:lang w:eastAsia="en-US"/>
                  <w:rPrChange w:id="1792" w:author="Bence" w:date="2017-05-21T10:24:00Z">
                    <w:rPr>
                      <w:lang w:eastAsia="en-US"/>
                    </w:rPr>
                  </w:rPrChange>
                </w:rPr>
                <w:t>T</w:t>
              </w:r>
            </w:ins>
            <w:ins w:id="1793" w:author="Bence" w:date="2017-05-21T10:23:00Z">
              <w:r w:rsidRPr="002F417B">
                <w:rPr>
                  <w:b/>
                  <w:lang w:eastAsia="en-US"/>
                  <w:rPrChange w:id="1794" w:author="Bence" w:date="2017-05-21T10:24:00Z">
                    <w:rPr>
                      <w:lang w:eastAsia="en-US"/>
                    </w:rPr>
                  </w:rPrChange>
                </w:rPr>
                <w:t>ípus</w:t>
              </w:r>
            </w:ins>
          </w:p>
        </w:tc>
        <w:tc>
          <w:tcPr>
            <w:tcW w:w="3020" w:type="dxa"/>
            <w:tcPrChange w:id="1795" w:author="Bence" w:date="2017-05-21T10:22:00Z">
              <w:tcPr>
                <w:tcW w:w="4530" w:type="dxa"/>
              </w:tcPr>
            </w:tcPrChange>
          </w:tcPr>
          <w:p w14:paraId="191B7D61" w14:textId="402DFD2C" w:rsidR="002F417B" w:rsidRPr="002F417B" w:rsidRDefault="002F417B" w:rsidP="00157C47">
            <w:pPr>
              <w:rPr>
                <w:ins w:id="1796" w:author="Bence" w:date="2017-05-21T10:22:00Z"/>
                <w:b/>
                <w:lang w:eastAsia="en-US"/>
                <w:rPrChange w:id="1797" w:author="Bence" w:date="2017-05-21T10:24:00Z">
                  <w:rPr>
                    <w:ins w:id="1798" w:author="Bence" w:date="2017-05-21T10:22:00Z"/>
                    <w:lang w:eastAsia="en-US"/>
                  </w:rPr>
                </w:rPrChange>
              </w:rPr>
            </w:pPr>
            <w:ins w:id="1799" w:author="Bence" w:date="2017-05-21T10:23:00Z">
              <w:r w:rsidRPr="002F417B">
                <w:rPr>
                  <w:b/>
                  <w:lang w:eastAsia="en-US"/>
                  <w:rPrChange w:id="1800" w:author="Bence" w:date="2017-05-21T10:24:00Z">
                    <w:rPr>
                      <w:lang w:eastAsia="en-US"/>
                    </w:rPr>
                  </w:rPrChange>
                </w:rPr>
                <w:t>Cím</w:t>
              </w:r>
            </w:ins>
          </w:p>
        </w:tc>
        <w:tc>
          <w:tcPr>
            <w:tcW w:w="3020" w:type="dxa"/>
            <w:tcPrChange w:id="1801" w:author="Bence" w:date="2017-05-21T10:22:00Z">
              <w:tcPr>
                <w:tcW w:w="4530" w:type="dxa"/>
              </w:tcPr>
            </w:tcPrChange>
          </w:tcPr>
          <w:p w14:paraId="344923CD" w14:textId="760B7FA8" w:rsidR="002F417B" w:rsidRPr="002F417B" w:rsidRDefault="002F417B" w:rsidP="00157C47">
            <w:pPr>
              <w:rPr>
                <w:ins w:id="1802" w:author="Bence" w:date="2017-05-21T10:22:00Z"/>
                <w:b/>
                <w:lang w:eastAsia="en-US"/>
                <w:rPrChange w:id="1803" w:author="Bence" w:date="2017-05-21T10:24:00Z">
                  <w:rPr>
                    <w:ins w:id="1804" w:author="Bence" w:date="2017-05-21T10:22:00Z"/>
                    <w:lang w:eastAsia="en-US"/>
                  </w:rPr>
                </w:rPrChange>
              </w:rPr>
            </w:pPr>
            <w:ins w:id="1805" w:author="Bence" w:date="2017-05-21T10:23:00Z">
              <w:r w:rsidRPr="002F417B">
                <w:rPr>
                  <w:b/>
                  <w:lang w:eastAsia="en-US"/>
                  <w:rPrChange w:id="1806" w:author="Bence" w:date="2017-05-21T10:24:00Z">
                    <w:rPr>
                      <w:lang w:eastAsia="en-US"/>
                    </w:rPr>
                  </w:rPrChange>
                </w:rPr>
                <w:t>Funkció</w:t>
              </w:r>
            </w:ins>
          </w:p>
        </w:tc>
      </w:tr>
      <w:tr w:rsidR="002F417B" w14:paraId="3FBC4275" w14:textId="77777777" w:rsidTr="002F417B">
        <w:trPr>
          <w:ins w:id="1807" w:author="Bence" w:date="2017-05-21T10:22:00Z"/>
        </w:trPr>
        <w:tc>
          <w:tcPr>
            <w:tcW w:w="3020" w:type="dxa"/>
            <w:tcPrChange w:id="1808" w:author="Bence" w:date="2017-05-21T10:22:00Z">
              <w:tcPr>
                <w:tcW w:w="4530" w:type="dxa"/>
              </w:tcPr>
            </w:tcPrChange>
          </w:tcPr>
          <w:p w14:paraId="1A6F18A7" w14:textId="47129188" w:rsidR="002F417B" w:rsidRDefault="002F417B" w:rsidP="00157C47">
            <w:pPr>
              <w:rPr>
                <w:ins w:id="1809" w:author="Bence" w:date="2017-05-21T10:22:00Z"/>
                <w:lang w:eastAsia="en-US"/>
              </w:rPr>
            </w:pPr>
            <w:ins w:id="1810" w:author="Bence" w:date="2017-05-21T10:24:00Z">
              <w:r>
                <w:rPr>
                  <w:lang w:eastAsia="en-US"/>
                </w:rPr>
                <w:t>GET</w:t>
              </w:r>
            </w:ins>
          </w:p>
        </w:tc>
        <w:tc>
          <w:tcPr>
            <w:tcW w:w="3020" w:type="dxa"/>
            <w:tcPrChange w:id="1811" w:author="Bence" w:date="2017-05-21T10:22:00Z">
              <w:tcPr>
                <w:tcW w:w="4530" w:type="dxa"/>
              </w:tcPr>
            </w:tcPrChange>
          </w:tcPr>
          <w:p w14:paraId="4756E6AC" w14:textId="3851C082" w:rsidR="002F417B" w:rsidRDefault="00811C16" w:rsidP="00157C47">
            <w:pPr>
              <w:rPr>
                <w:ins w:id="1812" w:author="Bence" w:date="2017-05-21T10:22:00Z"/>
                <w:lang w:eastAsia="en-US"/>
              </w:rPr>
            </w:pPr>
            <w:ins w:id="1813" w:author="Bence" w:date="2017-05-21T11:24:00Z">
              <w:r>
                <w:rPr>
                  <w:lang w:eastAsia="en-US"/>
                </w:rPr>
                <w:t>/</w:t>
              </w:r>
            </w:ins>
          </w:p>
        </w:tc>
        <w:tc>
          <w:tcPr>
            <w:tcW w:w="3020" w:type="dxa"/>
            <w:tcPrChange w:id="1814" w:author="Bence" w:date="2017-05-21T10:22:00Z">
              <w:tcPr>
                <w:tcW w:w="4530" w:type="dxa"/>
              </w:tcPr>
            </w:tcPrChange>
          </w:tcPr>
          <w:p w14:paraId="331174D8" w14:textId="4EA5BD2A" w:rsidR="002F417B" w:rsidRDefault="002F417B" w:rsidP="00157C47">
            <w:pPr>
              <w:rPr>
                <w:ins w:id="1815" w:author="Bence" w:date="2017-05-21T10:22:00Z"/>
                <w:lang w:eastAsia="en-US"/>
              </w:rPr>
            </w:pPr>
          </w:p>
        </w:tc>
      </w:tr>
      <w:tr w:rsidR="002F417B" w14:paraId="143DAB31" w14:textId="77777777" w:rsidTr="002F417B">
        <w:trPr>
          <w:ins w:id="1816" w:author="Bence" w:date="2017-05-21T10:22:00Z"/>
        </w:trPr>
        <w:tc>
          <w:tcPr>
            <w:tcW w:w="3020" w:type="dxa"/>
            <w:tcPrChange w:id="1817" w:author="Bence" w:date="2017-05-21T10:22:00Z">
              <w:tcPr>
                <w:tcW w:w="4530" w:type="dxa"/>
              </w:tcPr>
            </w:tcPrChange>
          </w:tcPr>
          <w:p w14:paraId="344E60FD" w14:textId="77777777" w:rsidR="002F417B" w:rsidRDefault="002F417B" w:rsidP="00157C47">
            <w:pPr>
              <w:rPr>
                <w:ins w:id="1818" w:author="Bence" w:date="2017-05-21T10:22:00Z"/>
                <w:lang w:eastAsia="en-US"/>
              </w:rPr>
            </w:pPr>
          </w:p>
        </w:tc>
        <w:tc>
          <w:tcPr>
            <w:tcW w:w="3020" w:type="dxa"/>
            <w:tcPrChange w:id="1819" w:author="Bence" w:date="2017-05-21T10:22:00Z">
              <w:tcPr>
                <w:tcW w:w="4530" w:type="dxa"/>
              </w:tcPr>
            </w:tcPrChange>
          </w:tcPr>
          <w:p w14:paraId="7B037FA3" w14:textId="77777777" w:rsidR="002F417B" w:rsidRDefault="002F417B" w:rsidP="00157C47">
            <w:pPr>
              <w:rPr>
                <w:ins w:id="1820" w:author="Bence" w:date="2017-05-21T10:22:00Z"/>
                <w:lang w:eastAsia="en-US"/>
              </w:rPr>
            </w:pPr>
          </w:p>
        </w:tc>
        <w:tc>
          <w:tcPr>
            <w:tcW w:w="3020" w:type="dxa"/>
            <w:tcPrChange w:id="1821" w:author="Bence" w:date="2017-05-21T10:22:00Z">
              <w:tcPr>
                <w:tcW w:w="4530" w:type="dxa"/>
              </w:tcPr>
            </w:tcPrChange>
          </w:tcPr>
          <w:p w14:paraId="3DEBA59F" w14:textId="6BDC3C55" w:rsidR="002F417B" w:rsidRDefault="002F417B" w:rsidP="00157C47">
            <w:pPr>
              <w:rPr>
                <w:ins w:id="1822" w:author="Bence" w:date="2017-05-21T10:22:00Z"/>
                <w:lang w:eastAsia="en-US"/>
              </w:rPr>
            </w:pPr>
          </w:p>
        </w:tc>
      </w:tr>
      <w:tr w:rsidR="002F417B" w14:paraId="7A4C46AB" w14:textId="77777777" w:rsidTr="002F417B">
        <w:trPr>
          <w:ins w:id="1823" w:author="Bence" w:date="2017-05-21T10:22:00Z"/>
        </w:trPr>
        <w:tc>
          <w:tcPr>
            <w:tcW w:w="3020" w:type="dxa"/>
            <w:tcPrChange w:id="1824" w:author="Bence" w:date="2017-05-21T10:22:00Z">
              <w:tcPr>
                <w:tcW w:w="4530" w:type="dxa"/>
              </w:tcPr>
            </w:tcPrChange>
          </w:tcPr>
          <w:p w14:paraId="1CDD35E5" w14:textId="77777777" w:rsidR="002F417B" w:rsidRDefault="002F417B" w:rsidP="00157C47">
            <w:pPr>
              <w:rPr>
                <w:ins w:id="1825" w:author="Bence" w:date="2017-05-21T10:22:00Z"/>
                <w:lang w:eastAsia="en-US"/>
              </w:rPr>
            </w:pPr>
          </w:p>
        </w:tc>
        <w:tc>
          <w:tcPr>
            <w:tcW w:w="3020" w:type="dxa"/>
            <w:tcPrChange w:id="1826" w:author="Bence" w:date="2017-05-21T10:22:00Z">
              <w:tcPr>
                <w:tcW w:w="4530" w:type="dxa"/>
              </w:tcPr>
            </w:tcPrChange>
          </w:tcPr>
          <w:p w14:paraId="70D57115" w14:textId="77777777" w:rsidR="002F417B" w:rsidRDefault="002F417B" w:rsidP="00157C47">
            <w:pPr>
              <w:rPr>
                <w:ins w:id="1827" w:author="Bence" w:date="2017-05-21T10:22:00Z"/>
                <w:lang w:eastAsia="en-US"/>
              </w:rPr>
            </w:pPr>
          </w:p>
        </w:tc>
        <w:tc>
          <w:tcPr>
            <w:tcW w:w="3020" w:type="dxa"/>
            <w:tcPrChange w:id="1828" w:author="Bence" w:date="2017-05-21T10:22:00Z">
              <w:tcPr>
                <w:tcW w:w="4530" w:type="dxa"/>
              </w:tcPr>
            </w:tcPrChange>
          </w:tcPr>
          <w:p w14:paraId="6D69436B" w14:textId="50448CAC" w:rsidR="002F417B" w:rsidRDefault="002F417B" w:rsidP="00157C47">
            <w:pPr>
              <w:rPr>
                <w:ins w:id="1829" w:author="Bence" w:date="2017-05-21T10:22:00Z"/>
                <w:lang w:eastAsia="en-US"/>
              </w:rPr>
            </w:pPr>
          </w:p>
        </w:tc>
      </w:tr>
      <w:tr w:rsidR="002F417B" w14:paraId="1A579F1B" w14:textId="77777777" w:rsidTr="002F417B">
        <w:trPr>
          <w:ins w:id="1830" w:author="Bence" w:date="2017-05-21T10:22:00Z"/>
        </w:trPr>
        <w:tc>
          <w:tcPr>
            <w:tcW w:w="3020" w:type="dxa"/>
            <w:tcPrChange w:id="1831" w:author="Bence" w:date="2017-05-21T10:22:00Z">
              <w:tcPr>
                <w:tcW w:w="4530" w:type="dxa"/>
              </w:tcPr>
            </w:tcPrChange>
          </w:tcPr>
          <w:p w14:paraId="5B40166A" w14:textId="77777777" w:rsidR="002F417B" w:rsidRDefault="002F417B" w:rsidP="00157C47">
            <w:pPr>
              <w:rPr>
                <w:ins w:id="1832" w:author="Bence" w:date="2017-05-21T10:22:00Z"/>
                <w:lang w:eastAsia="en-US"/>
              </w:rPr>
            </w:pPr>
          </w:p>
        </w:tc>
        <w:tc>
          <w:tcPr>
            <w:tcW w:w="3020" w:type="dxa"/>
            <w:tcPrChange w:id="1833" w:author="Bence" w:date="2017-05-21T10:22:00Z">
              <w:tcPr>
                <w:tcW w:w="4530" w:type="dxa"/>
              </w:tcPr>
            </w:tcPrChange>
          </w:tcPr>
          <w:p w14:paraId="4DE76571" w14:textId="77777777" w:rsidR="002F417B" w:rsidRDefault="002F417B" w:rsidP="00157C47">
            <w:pPr>
              <w:rPr>
                <w:ins w:id="1834" w:author="Bence" w:date="2017-05-21T10:22:00Z"/>
                <w:lang w:eastAsia="en-US"/>
              </w:rPr>
            </w:pPr>
          </w:p>
        </w:tc>
        <w:tc>
          <w:tcPr>
            <w:tcW w:w="3020" w:type="dxa"/>
            <w:tcPrChange w:id="1835" w:author="Bence" w:date="2017-05-21T10:22:00Z">
              <w:tcPr>
                <w:tcW w:w="4530" w:type="dxa"/>
              </w:tcPr>
            </w:tcPrChange>
          </w:tcPr>
          <w:p w14:paraId="44A8C9EF" w14:textId="47602139" w:rsidR="002F417B" w:rsidRDefault="002F417B" w:rsidP="00157C47">
            <w:pPr>
              <w:rPr>
                <w:ins w:id="1836" w:author="Bence" w:date="2017-05-21T10:22:00Z"/>
                <w:lang w:eastAsia="en-US"/>
              </w:rPr>
            </w:pPr>
          </w:p>
        </w:tc>
      </w:tr>
      <w:tr w:rsidR="002F417B" w14:paraId="435D3D1C" w14:textId="77777777" w:rsidTr="002F417B">
        <w:trPr>
          <w:ins w:id="1837" w:author="Bence" w:date="2017-05-21T10:22:00Z"/>
        </w:trPr>
        <w:tc>
          <w:tcPr>
            <w:tcW w:w="3020" w:type="dxa"/>
            <w:tcPrChange w:id="1838" w:author="Bence" w:date="2017-05-21T10:22:00Z">
              <w:tcPr>
                <w:tcW w:w="4530" w:type="dxa"/>
              </w:tcPr>
            </w:tcPrChange>
          </w:tcPr>
          <w:p w14:paraId="2E7F9B03" w14:textId="77777777" w:rsidR="002F417B" w:rsidRDefault="002F417B" w:rsidP="00157C47">
            <w:pPr>
              <w:rPr>
                <w:ins w:id="1839" w:author="Bence" w:date="2017-05-21T10:22:00Z"/>
                <w:lang w:eastAsia="en-US"/>
              </w:rPr>
            </w:pPr>
          </w:p>
        </w:tc>
        <w:tc>
          <w:tcPr>
            <w:tcW w:w="3020" w:type="dxa"/>
            <w:tcPrChange w:id="1840" w:author="Bence" w:date="2017-05-21T10:22:00Z">
              <w:tcPr>
                <w:tcW w:w="4530" w:type="dxa"/>
              </w:tcPr>
            </w:tcPrChange>
          </w:tcPr>
          <w:p w14:paraId="3D46021C" w14:textId="77777777" w:rsidR="002F417B" w:rsidRDefault="002F417B" w:rsidP="002F417B">
            <w:pPr>
              <w:keepNext/>
              <w:rPr>
                <w:ins w:id="1841" w:author="Bence" w:date="2017-05-21T10:22:00Z"/>
                <w:lang w:eastAsia="en-US"/>
              </w:rPr>
            </w:pPr>
          </w:p>
        </w:tc>
        <w:tc>
          <w:tcPr>
            <w:tcW w:w="3020" w:type="dxa"/>
            <w:tcPrChange w:id="1842" w:author="Bence" w:date="2017-05-21T10:22:00Z">
              <w:tcPr>
                <w:tcW w:w="4530" w:type="dxa"/>
              </w:tcPr>
            </w:tcPrChange>
          </w:tcPr>
          <w:p w14:paraId="706A9183" w14:textId="412B82CE" w:rsidR="002F417B" w:rsidRDefault="002F417B" w:rsidP="002F417B">
            <w:pPr>
              <w:keepNext/>
              <w:rPr>
                <w:ins w:id="1843" w:author="Bence" w:date="2017-05-21T10:22:00Z"/>
                <w:lang w:eastAsia="en-US"/>
              </w:rPr>
              <w:pPrChange w:id="1844" w:author="Bence" w:date="2017-05-21T10:22:00Z">
                <w:pPr/>
              </w:pPrChange>
            </w:pPr>
          </w:p>
        </w:tc>
      </w:tr>
    </w:tbl>
    <w:bookmarkStart w:id="1845" w:name="_Ref483125537"/>
    <w:bookmarkStart w:id="1846" w:name="_Ref483125541"/>
    <w:p w14:paraId="1517B3E0" w14:textId="4962DA93" w:rsidR="002F417B" w:rsidRPr="002F417B" w:rsidRDefault="002F417B" w:rsidP="00811C16">
      <w:pPr>
        <w:pStyle w:val="Kpalrs"/>
        <w:rPr>
          <w:ins w:id="1847" w:author="Bence" w:date="2017-05-20T18:08:00Z"/>
        </w:rPr>
      </w:pPr>
      <w:ins w:id="1848" w:author="Bence" w:date="2017-05-21T10:22:00Z">
        <w:r>
          <w:fldChar w:fldCharType="begin"/>
        </w:r>
        <w:r>
          <w:instrText xml:space="preserve"> STYLEREF 1 \s </w:instrText>
        </w:r>
      </w:ins>
      <w:r>
        <w:fldChar w:fldCharType="separate"/>
      </w:r>
      <w:r>
        <w:rPr>
          <w:noProof/>
        </w:rPr>
        <w:t>3</w:t>
      </w:r>
      <w:ins w:id="1849" w:author="Bence" w:date="2017-05-21T10:22:00Z">
        <w:r>
          <w:fldChar w:fldCharType="end"/>
        </w:r>
        <w:r>
          <w:t>.</w:t>
        </w:r>
        <w:r>
          <w:fldChar w:fldCharType="begin"/>
        </w:r>
        <w:r>
          <w:instrText xml:space="preserve"> SEQ táblázat \* ARABIC \s 1 </w:instrText>
        </w:r>
      </w:ins>
      <w:r>
        <w:fldChar w:fldCharType="separate"/>
      </w:r>
      <w:ins w:id="1850" w:author="Bence" w:date="2017-05-21T10:22:00Z">
        <w:r>
          <w:rPr>
            <w:noProof/>
          </w:rPr>
          <w:t>5</w:t>
        </w:r>
        <w:r>
          <w:fldChar w:fldCharType="end"/>
        </w:r>
        <w:r>
          <w:t>. táblázat</w:t>
        </w:r>
        <w:bookmarkEnd w:id="1846"/>
        <w:r>
          <w:t xml:space="preserve"> Elérési pontok a szerveren</w:t>
        </w:r>
      </w:ins>
      <w:bookmarkEnd w:id="1845"/>
    </w:p>
    <w:p w14:paraId="634A57CB" w14:textId="7A373DE6" w:rsidR="00B93B44" w:rsidRDefault="00110448" w:rsidP="00157C47">
      <w:pPr>
        <w:pStyle w:val="Cmsor4"/>
        <w:rPr>
          <w:ins w:id="1851" w:author="Bence" w:date="2017-05-20T18:10:00Z"/>
          <w:lang w:eastAsia="en-US"/>
        </w:rPr>
        <w:pPrChange w:id="1852" w:author="Bence" w:date="2017-05-21T00:38:00Z">
          <w:pPr>
            <w:pStyle w:val="Kpalrs"/>
          </w:pPr>
        </w:pPrChange>
      </w:pPr>
      <w:ins w:id="1853" w:author="Bence" w:date="2017-05-20T18:08:00Z">
        <w:r>
          <w:rPr>
            <w:lang w:eastAsia="en-US"/>
          </w:rPr>
          <w:t>Re</w:t>
        </w:r>
        <w:r w:rsidRPr="00157C47">
          <w:t>g</w:t>
        </w:r>
        <w:r>
          <w:rPr>
            <w:lang w:eastAsia="en-US"/>
          </w:rPr>
          <w:t>isztráció</w:t>
        </w:r>
      </w:ins>
    </w:p>
    <w:p w14:paraId="344EA9F9" w14:textId="67D9D0CC" w:rsidR="00110448" w:rsidRPr="00110448" w:rsidRDefault="00110448" w:rsidP="00110448">
      <w:pPr>
        <w:rPr>
          <w:lang w:eastAsia="en-US"/>
          <w:rPrChange w:id="1854" w:author="Bence" w:date="2017-05-20T18:10:00Z">
            <w:rPr/>
          </w:rPrChange>
        </w:rPr>
        <w:pPrChange w:id="1855" w:author="Bence" w:date="2017-05-20T18:10:00Z">
          <w:pPr>
            <w:pStyle w:val="Kpalrs"/>
          </w:pPr>
        </w:pPrChange>
      </w:pPr>
      <w:ins w:id="1856" w:author="Bence" w:date="2017-05-20T18:10:00Z">
        <w:r>
          <w:rPr>
            <w:lang w:eastAsia="en-US"/>
          </w:rPr>
          <w:t xml:space="preserve">Egy otthoni rendszer felépítése minden esetben egy felhasználó létrehozásával kell kezdődjön. A rendszer jelenlegi struktúrája szerint </w:t>
        </w:r>
      </w:ins>
      <w:ins w:id="1857" w:author="Bence" w:date="2017-05-20T18:11:00Z">
        <w:r>
          <w:rPr>
            <w:lang w:eastAsia="en-US"/>
          </w:rPr>
          <w:t xml:space="preserve">a felhasználó egyben reprezentálja magát a lakást, külön otthonok létrehozásánál ezért célszerű </w:t>
        </w:r>
      </w:ins>
      <w:ins w:id="1858" w:author="Bence" w:date="2017-05-20T18:14:00Z">
        <w:r>
          <w:rPr>
            <w:lang w:eastAsia="en-US"/>
          </w:rPr>
          <w:t>minden otthonhoz új felhasználót létrehozni. A regis</w:t>
        </w:r>
      </w:ins>
      <w:ins w:id="1859" w:author="Bence" w:date="2017-05-21T00:08:00Z">
        <w:r w:rsidR="009039CC">
          <w:rPr>
            <w:lang w:eastAsia="en-US"/>
          </w:rPr>
          <w:t xml:space="preserve">ztrációs felület erre ad lehetőséget, ami teljesen szokványos, néhány alapvető felhasználói adat megadásával létrehozható a felhasználói profil, ahogy azt a </w:t>
        </w:r>
      </w:ins>
      <w:ins w:id="1860" w:author="Bence" w:date="2017-05-21T00:30:00Z">
        <w:r w:rsidR="00157C47">
          <w:rPr>
            <w:lang w:eastAsia="en-US"/>
          </w:rPr>
          <w:fldChar w:fldCharType="begin"/>
        </w:r>
        <w:r w:rsidR="00157C47">
          <w:rPr>
            <w:lang w:eastAsia="en-US"/>
          </w:rPr>
          <w:instrText xml:space="preserve"> REF _Ref483089968 \h </w:instrText>
        </w:r>
        <w:r w:rsidR="00157C47">
          <w:rPr>
            <w:lang w:eastAsia="en-US"/>
          </w:rPr>
        </w:r>
      </w:ins>
      <w:r w:rsidR="00157C47">
        <w:rPr>
          <w:lang w:eastAsia="en-US"/>
        </w:rPr>
        <w:fldChar w:fldCharType="separate"/>
      </w:r>
      <w:ins w:id="1861" w:author="Bence" w:date="2017-05-21T00:30:00Z">
        <w:r w:rsidR="00157C47">
          <w:rPr>
            <w:noProof/>
          </w:rPr>
          <w:t>3</w:t>
        </w:r>
        <w:r w:rsidR="00157C47">
          <w:t>.</w:t>
        </w:r>
        <w:r w:rsidR="00157C47">
          <w:rPr>
            <w:noProof/>
          </w:rPr>
          <w:t>9</w:t>
        </w:r>
        <w:r w:rsidR="00157C47">
          <w:t>. ábra</w:t>
        </w:r>
        <w:r w:rsidR="00157C47">
          <w:rPr>
            <w:lang w:eastAsia="en-US"/>
          </w:rPr>
          <w:fldChar w:fldCharType="end"/>
        </w:r>
        <w:r w:rsidR="00157C47">
          <w:rPr>
            <w:lang w:eastAsia="en-US"/>
          </w:rPr>
          <w:t xml:space="preserve"> is szemlélteti.</w:t>
        </w:r>
      </w:ins>
    </w:p>
    <w:p w14:paraId="49F8DF1A" w14:textId="4AF55E31" w:rsidR="00340859" w:rsidDel="00A06753" w:rsidRDefault="00340859" w:rsidP="00110448">
      <w:pPr>
        <w:rPr>
          <w:moveFrom w:id="1862" w:author="Bence" w:date="2017-05-20T17:50:00Z"/>
        </w:rPr>
        <w:pPrChange w:id="1863" w:author="Bence" w:date="2017-05-20T18:14:00Z">
          <w:pPr/>
        </w:pPrChange>
      </w:pPr>
      <w:moveFromRangeStart w:id="1864" w:author="Bence" w:date="2017-05-20T17:50:00Z" w:name="move483065952"/>
      <w:moveFrom w:id="1865" w:author="Bence" w:date="2017-05-20T17:50:00Z">
        <w:r w:rsidDel="00A06753">
          <w:lastRenderedPageBreak/>
          <w:t>Egyrészt felületet kell nyújtania ahhoz, hogy a felhasználó</w:t>
        </w:r>
        <w:r w:rsidR="00B81921" w:rsidDel="00A06753">
          <w:t>k az eszközeiket regisztrálhass</w:t>
        </w:r>
        <w:r w:rsidDel="00A06753">
          <w:t xml:space="preserve">ák, szenzorokat, beavatkozókat hozhassanak létre, valamint ehhez szabályokat </w:t>
        </w:r>
        <w:r w:rsidR="00B81921" w:rsidDel="00A06753">
          <w:t>készítsenek</w:t>
        </w:r>
        <w:r w:rsidDel="00A06753">
          <w:t xml:space="preserve">. Ezekhez megfelelő, lehetőség szerint minél egyszerűbb </w:t>
        </w:r>
        <w:r w:rsidR="006F2DF5" w:rsidDel="00A06753">
          <w:t xml:space="preserve">űrlapokat </w:t>
        </w:r>
        <w:r w:rsidDel="00A06753">
          <w:t>kell létrehoznunk, amelyeken a fenti műveletek el</w:t>
        </w:r>
        <w:r w:rsidR="00B81921" w:rsidDel="00A06753">
          <w:t>végezhetőek és követhetőek. A le</w:t>
        </w:r>
        <w:r w:rsidDel="00A06753">
          <w:t>nti ábrán látunk például egy oldalt, ahol a felhasználó megtekintheti a saját, beregisztrált eszközeit.</w:t>
        </w:r>
      </w:moveFrom>
    </w:p>
    <w:moveFromRangeEnd w:id="1864"/>
    <w:p w14:paraId="576C7909" w14:textId="77777777" w:rsidR="009039CC" w:rsidRDefault="00110448" w:rsidP="009039CC">
      <w:pPr>
        <w:keepNext/>
        <w:jc w:val="center"/>
        <w:rPr>
          <w:ins w:id="1866" w:author="Bence" w:date="2017-05-21T00:11:00Z"/>
        </w:rPr>
        <w:pPrChange w:id="1867" w:author="Bence" w:date="2017-05-21T00:11:00Z">
          <w:pPr>
            <w:jc w:val="center"/>
          </w:pPr>
        </w:pPrChange>
      </w:pPr>
      <w:ins w:id="1868" w:author="Bence" w:date="2017-05-20T18:09:00Z">
        <w:r>
          <w:rPr>
            <w:noProof/>
          </w:rPr>
          <w:drawing>
            <wp:inline distT="0" distB="0" distL="0" distR="0" wp14:anchorId="142EE885" wp14:editId="6D4A942D">
              <wp:extent cx="2728210" cy="2641884"/>
              <wp:effectExtent l="0" t="0" r="0" b="635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6694" cy="2659783"/>
                      </a:xfrm>
                      <a:prstGeom prst="rect">
                        <a:avLst/>
                      </a:prstGeom>
                    </pic:spPr>
                  </pic:pic>
                </a:graphicData>
              </a:graphic>
            </wp:inline>
          </w:drawing>
        </w:r>
      </w:ins>
    </w:p>
    <w:bookmarkStart w:id="1869" w:name="_Ref483089968"/>
    <w:p w14:paraId="2E6C9A03" w14:textId="55DE02D4" w:rsidR="00110448" w:rsidRDefault="00811C16" w:rsidP="00811C16">
      <w:pPr>
        <w:pStyle w:val="Kpalrs"/>
        <w:rPr>
          <w:ins w:id="1870" w:author="Bence" w:date="2017-05-21T10:15:00Z"/>
        </w:rPr>
        <w:pPrChange w:id="1871" w:author="Bence" w:date="2017-05-21T11:34:00Z">
          <w:pPr/>
        </w:pPrChange>
      </w:pPr>
      <w:ins w:id="1872" w:author="Bence" w:date="2017-05-21T11:34:00Z">
        <w:r>
          <w:fldChar w:fldCharType="begin"/>
        </w:r>
        <w:r>
          <w:instrText xml:space="preserve"> STYLEREF 1 \s </w:instrText>
        </w:r>
      </w:ins>
      <w:r>
        <w:fldChar w:fldCharType="separate"/>
      </w:r>
      <w:r>
        <w:rPr>
          <w:noProof/>
        </w:rPr>
        <w:t>3</w:t>
      </w:r>
      <w:ins w:id="1873" w:author="Bence" w:date="2017-05-21T11:34:00Z">
        <w:r>
          <w:fldChar w:fldCharType="end"/>
        </w:r>
        <w:r>
          <w:t>.</w:t>
        </w:r>
        <w:r>
          <w:fldChar w:fldCharType="begin"/>
        </w:r>
        <w:r>
          <w:instrText xml:space="preserve"> SEQ ábra \* ARABIC \s 1 </w:instrText>
        </w:r>
      </w:ins>
      <w:r>
        <w:fldChar w:fldCharType="separate"/>
      </w:r>
      <w:ins w:id="1874" w:author="Bence" w:date="2017-05-21T11:34:00Z">
        <w:r>
          <w:rPr>
            <w:noProof/>
          </w:rPr>
          <w:t>12</w:t>
        </w:r>
        <w:r>
          <w:fldChar w:fldCharType="end"/>
        </w:r>
      </w:ins>
      <w:ins w:id="1875" w:author="Bence" w:date="2017-05-21T00:11:00Z">
        <w:r w:rsidR="009039CC">
          <w:t>. ábra</w:t>
        </w:r>
        <w:bookmarkEnd w:id="1869"/>
        <w:r w:rsidR="009039CC">
          <w:t xml:space="preserve"> Felhasználói profil létrehozása</w:t>
        </w:r>
      </w:ins>
    </w:p>
    <w:p w14:paraId="620538F0" w14:textId="34833E0C" w:rsidR="00736F62" w:rsidRPr="00736F62" w:rsidRDefault="00736F62" w:rsidP="00736F62">
      <w:pPr>
        <w:rPr>
          <w:ins w:id="1876" w:author="Bence" w:date="2017-05-21T01:33:00Z"/>
          <w:lang w:eastAsia="en-US"/>
          <w:rPrChange w:id="1877" w:author="Bence" w:date="2017-05-21T10:15:00Z">
            <w:rPr>
              <w:ins w:id="1878" w:author="Bence" w:date="2017-05-21T01:33:00Z"/>
            </w:rPr>
          </w:rPrChange>
        </w:rPr>
      </w:pPr>
      <w:ins w:id="1879" w:author="Bence" w:date="2017-05-21T10:15:00Z">
        <w:r>
          <w:rPr>
            <w:lang w:eastAsia="en-US"/>
          </w:rPr>
          <w:t>Az oldal alapbeállítások mellett nem kéri az email cím megerősítését, de igény esetén erre is lehetőség van.</w:t>
        </w:r>
      </w:ins>
    </w:p>
    <w:p w14:paraId="5F4457F9" w14:textId="4B8B39CA" w:rsidR="00CF7516" w:rsidRDefault="002F417B" w:rsidP="00CF7516">
      <w:pPr>
        <w:pStyle w:val="Cmsor4"/>
        <w:rPr>
          <w:ins w:id="1880" w:author="Bence" w:date="2017-05-21T10:17:00Z"/>
          <w:lang w:eastAsia="en-US"/>
        </w:rPr>
        <w:pPrChange w:id="1881" w:author="Bence" w:date="2017-05-21T01:33:00Z">
          <w:pPr/>
        </w:pPrChange>
      </w:pPr>
      <w:ins w:id="1882" w:author="Bence" w:date="2017-05-21T10:17:00Z">
        <w:r>
          <w:rPr>
            <w:lang w:eastAsia="en-US"/>
          </w:rPr>
          <w:t>Vezérlési elemek felvétele a rendszerbe</w:t>
        </w:r>
      </w:ins>
    </w:p>
    <w:p w14:paraId="3734DB31" w14:textId="219AD09F" w:rsidR="002F417B" w:rsidRDefault="002F417B" w:rsidP="002F417B">
      <w:pPr>
        <w:rPr>
          <w:ins w:id="1883" w:author="Bence" w:date="2017-05-21T10:28:00Z"/>
          <w:lang w:eastAsia="en-US"/>
        </w:rPr>
      </w:pPr>
      <w:ins w:id="1884" w:author="Bence" w:date="2017-05-21T10:18:00Z">
        <w:r>
          <w:rPr>
            <w:lang w:eastAsia="en-US"/>
          </w:rPr>
          <w:t xml:space="preserve">Az eszközök, illetve rajtuk található szenzorok és beavatkozók vezérlésére a szerver egyszerű formokat biztosít, itt felvehetjük, illetve szükség esetén módosíthatjuk a szükséges fizikai eszközöket. </w:t>
        </w:r>
      </w:ins>
      <w:ins w:id="1885" w:author="Bence" w:date="2017-05-21T10:28:00Z">
        <w:r w:rsidR="00516E0F">
          <w:rPr>
            <w:lang w:eastAsia="en-US"/>
          </w:rPr>
          <w:t xml:space="preserve">Eszköz felvételére mutat példát a </w:t>
        </w:r>
      </w:ins>
      <w:ins w:id="1886" w:author="Bence" w:date="2017-05-21T10:29:00Z">
        <w:r w:rsidR="00516E0F">
          <w:rPr>
            <w:lang w:eastAsia="en-US"/>
          </w:rPr>
          <w:fldChar w:fldCharType="begin"/>
        </w:r>
        <w:r w:rsidR="00516E0F">
          <w:rPr>
            <w:lang w:eastAsia="en-US"/>
          </w:rPr>
          <w:instrText xml:space="preserve"> REF _Ref483125888 \h </w:instrText>
        </w:r>
        <w:r w:rsidR="00516E0F">
          <w:rPr>
            <w:lang w:eastAsia="en-US"/>
          </w:rPr>
        </w:r>
      </w:ins>
      <w:r w:rsidR="00516E0F">
        <w:rPr>
          <w:lang w:eastAsia="en-US"/>
        </w:rPr>
        <w:fldChar w:fldCharType="separate"/>
      </w:r>
      <w:ins w:id="1887" w:author="Bence" w:date="2017-05-21T10:29:00Z">
        <w:r w:rsidR="00516E0F">
          <w:rPr>
            <w:noProof/>
          </w:rPr>
          <w:t>3</w:t>
        </w:r>
        <w:r w:rsidR="00516E0F">
          <w:t>.</w:t>
        </w:r>
        <w:r w:rsidR="00516E0F">
          <w:rPr>
            <w:noProof/>
          </w:rPr>
          <w:t>13</w:t>
        </w:r>
        <w:r w:rsidR="00516E0F">
          <w:t>. ábra</w:t>
        </w:r>
        <w:r w:rsidR="00516E0F">
          <w:rPr>
            <w:lang w:eastAsia="en-US"/>
          </w:rPr>
          <w:fldChar w:fldCharType="end"/>
        </w:r>
        <w:r w:rsidR="00516E0F">
          <w:rPr>
            <w:lang w:eastAsia="en-US"/>
          </w:rPr>
          <w:t>, ahol az eszköz nevén és MAC címién túl megadhatjuk, hogy az eszköz managerként funkcionál-e. Ezekre a mezőkre alapvető validálásokat is végez a rendszer.</w:t>
        </w:r>
      </w:ins>
    </w:p>
    <w:p w14:paraId="13253501" w14:textId="77777777" w:rsidR="00516E0F" w:rsidRDefault="00516E0F" w:rsidP="00516E0F">
      <w:pPr>
        <w:keepNext/>
        <w:jc w:val="center"/>
        <w:rPr>
          <w:ins w:id="1888" w:author="Bence" w:date="2017-05-21T10:29:00Z"/>
        </w:rPr>
        <w:pPrChange w:id="1889" w:author="Bence" w:date="2017-05-21T10:29:00Z">
          <w:pPr>
            <w:jc w:val="center"/>
          </w:pPr>
        </w:pPrChange>
      </w:pPr>
      <w:ins w:id="1890" w:author="Bence" w:date="2017-05-21T10:28:00Z">
        <w:r>
          <w:rPr>
            <w:noProof/>
          </w:rPr>
          <w:drawing>
            <wp:inline distT="0" distB="0" distL="0" distR="0" wp14:anchorId="5FA7046A" wp14:editId="276ACD7D">
              <wp:extent cx="4077324" cy="2677008"/>
              <wp:effectExtent l="0" t="0" r="0" b="952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7770" cy="2683866"/>
                      </a:xfrm>
                      <a:prstGeom prst="rect">
                        <a:avLst/>
                      </a:prstGeom>
                    </pic:spPr>
                  </pic:pic>
                </a:graphicData>
              </a:graphic>
            </wp:inline>
          </w:drawing>
        </w:r>
      </w:ins>
    </w:p>
    <w:bookmarkStart w:id="1891" w:name="_Ref483125885"/>
    <w:bookmarkStart w:id="1892" w:name="_Ref483125888"/>
    <w:p w14:paraId="53C2F80A" w14:textId="67CE1971" w:rsidR="00516E0F" w:rsidRPr="002F417B" w:rsidRDefault="00811C16" w:rsidP="00811C16">
      <w:pPr>
        <w:pStyle w:val="Kpalrs"/>
        <w:rPr>
          <w:ins w:id="1893" w:author="Bence" w:date="2017-05-21T10:15:00Z"/>
        </w:rPr>
        <w:pPrChange w:id="1894" w:author="Bence" w:date="2017-05-21T11:34:00Z">
          <w:pPr/>
        </w:pPrChange>
      </w:pPr>
      <w:ins w:id="1895" w:author="Bence" w:date="2017-05-21T11:34:00Z">
        <w:r>
          <w:fldChar w:fldCharType="begin"/>
        </w:r>
        <w:r>
          <w:instrText xml:space="preserve"> STYLEREF 1 \s </w:instrText>
        </w:r>
      </w:ins>
      <w:r>
        <w:fldChar w:fldCharType="separate"/>
      </w:r>
      <w:r>
        <w:rPr>
          <w:noProof/>
        </w:rPr>
        <w:t>3</w:t>
      </w:r>
      <w:ins w:id="1896" w:author="Bence" w:date="2017-05-21T11:34:00Z">
        <w:r>
          <w:fldChar w:fldCharType="end"/>
        </w:r>
        <w:r>
          <w:t>.</w:t>
        </w:r>
        <w:r>
          <w:fldChar w:fldCharType="begin"/>
        </w:r>
        <w:r>
          <w:instrText xml:space="preserve"> SEQ ábra \* ARABIC \s 1 </w:instrText>
        </w:r>
      </w:ins>
      <w:r>
        <w:fldChar w:fldCharType="separate"/>
      </w:r>
      <w:ins w:id="1897" w:author="Bence" w:date="2017-05-21T11:34:00Z">
        <w:r>
          <w:rPr>
            <w:noProof/>
          </w:rPr>
          <w:t>13</w:t>
        </w:r>
        <w:r>
          <w:fldChar w:fldCharType="end"/>
        </w:r>
      </w:ins>
      <w:ins w:id="1898" w:author="Bence" w:date="2017-05-21T10:29:00Z">
        <w:r w:rsidR="00516E0F">
          <w:t>. ábra</w:t>
        </w:r>
        <w:bookmarkEnd w:id="1892"/>
        <w:r w:rsidR="00516E0F">
          <w:t xml:space="preserve"> Eszköz felvétele</w:t>
        </w:r>
      </w:ins>
      <w:bookmarkEnd w:id="1891"/>
    </w:p>
    <w:p w14:paraId="126DD534" w14:textId="77777777" w:rsidR="0065500B" w:rsidRDefault="0065500B" w:rsidP="00736F62">
      <w:pPr>
        <w:rPr>
          <w:ins w:id="1899" w:author="Bence" w:date="2017-05-21T10:49:00Z"/>
          <w:lang w:eastAsia="en-US"/>
        </w:rPr>
      </w:pPr>
    </w:p>
    <w:p w14:paraId="67F4F039" w14:textId="5C14950E" w:rsidR="00736F62" w:rsidRDefault="00516E0F" w:rsidP="00736F62">
      <w:pPr>
        <w:rPr>
          <w:ins w:id="1900" w:author="Bence" w:date="2017-05-21T10:57:00Z"/>
          <w:lang w:eastAsia="en-US"/>
        </w:rPr>
      </w:pPr>
      <w:ins w:id="1901" w:author="Bence" w:date="2017-05-21T10:30:00Z">
        <w:r>
          <w:rPr>
            <w:lang w:eastAsia="en-US"/>
          </w:rPr>
          <w:lastRenderedPageBreak/>
          <w:t xml:space="preserve">A szabályokat létrehozó </w:t>
        </w:r>
      </w:ins>
      <w:ins w:id="1902" w:author="Bence" w:date="2017-05-21T10:32:00Z">
        <w:r>
          <w:rPr>
            <w:lang w:eastAsia="en-US"/>
          </w:rPr>
          <w:t>felület összetettebb, itt fontosnak tartottam, hogy a könnyű szerkeszthetőséghez is minél több t</w:t>
        </w:r>
        <w:r w:rsidR="0065500B">
          <w:rPr>
            <w:lang w:eastAsia="en-US"/>
          </w:rPr>
          <w:t>ámogatást adjak. Mivel a szabályok JSON reprezentációja egyébként is rendelkezésre állt</w:t>
        </w:r>
      </w:ins>
      <w:ins w:id="1903" w:author="Bence" w:date="2017-05-21T10:49:00Z">
        <w:r w:rsidR="00EE5175">
          <w:rPr>
            <w:lang w:eastAsia="en-US"/>
          </w:rPr>
          <w:t xml:space="preserve">, úgy döntöttem, a szerkesztéshez egy </w:t>
        </w:r>
      </w:ins>
      <w:ins w:id="1904" w:author="Bence" w:date="2017-05-21T10:50:00Z">
        <w:r w:rsidR="00EE5175">
          <w:rPr>
            <w:lang w:eastAsia="en-US"/>
          </w:rPr>
          <w:t>JSON</w:t>
        </w:r>
      </w:ins>
      <w:ins w:id="1905" w:author="Bence" w:date="2017-05-21T10:49:00Z">
        <w:r w:rsidR="00EE5175">
          <w:rPr>
            <w:lang w:eastAsia="en-US"/>
          </w:rPr>
          <w:t xml:space="preserve"> editor felületet fogok használni. </w:t>
        </w:r>
      </w:ins>
      <w:ins w:id="1906" w:author="Bence" w:date="2017-05-21T10:54:00Z">
        <w:r w:rsidR="00F97AC9">
          <w:rPr>
            <w:lang w:eastAsia="en-US"/>
          </w:rPr>
          <w:t>A felület</w:t>
        </w:r>
      </w:ins>
      <w:ins w:id="1907" w:author="Bence" w:date="2017-05-21T10:58:00Z">
        <w:r w:rsidR="00F97AC9">
          <w:rPr>
            <w:lang w:eastAsia="en-US"/>
          </w:rPr>
          <w:t>et egy egyszerű példaszabállyal</w:t>
        </w:r>
      </w:ins>
      <w:ins w:id="1908" w:author="Bence" w:date="2017-05-21T10:54:00Z">
        <w:r w:rsidR="00F97AC9">
          <w:rPr>
            <w:lang w:eastAsia="en-US"/>
          </w:rPr>
          <w:t xml:space="preserve"> a </w:t>
        </w:r>
      </w:ins>
      <w:ins w:id="1909" w:author="Bence" w:date="2017-05-21T10:58:00Z">
        <w:r w:rsidR="00F97AC9">
          <w:rPr>
            <w:lang w:eastAsia="en-US"/>
          </w:rPr>
          <w:fldChar w:fldCharType="begin"/>
        </w:r>
        <w:r w:rsidR="00F97AC9">
          <w:rPr>
            <w:lang w:eastAsia="en-US"/>
          </w:rPr>
          <w:instrText xml:space="preserve"> REF _Ref483127622 \h </w:instrText>
        </w:r>
        <w:r w:rsidR="00F97AC9">
          <w:rPr>
            <w:lang w:eastAsia="en-US"/>
          </w:rPr>
        </w:r>
      </w:ins>
      <w:r w:rsidR="00F97AC9">
        <w:rPr>
          <w:lang w:eastAsia="en-US"/>
        </w:rPr>
        <w:fldChar w:fldCharType="separate"/>
      </w:r>
      <w:ins w:id="1910" w:author="Bence" w:date="2017-05-21T10:58:00Z">
        <w:r w:rsidR="00F97AC9">
          <w:rPr>
            <w:noProof/>
          </w:rPr>
          <w:t>3</w:t>
        </w:r>
        <w:r w:rsidR="00F97AC9">
          <w:t>.</w:t>
        </w:r>
        <w:r w:rsidR="00F97AC9">
          <w:rPr>
            <w:noProof/>
          </w:rPr>
          <w:t>14</w:t>
        </w:r>
        <w:r w:rsidR="00F97AC9">
          <w:t>. ábra</w:t>
        </w:r>
        <w:r w:rsidR="00F97AC9">
          <w:rPr>
            <w:lang w:eastAsia="en-US"/>
          </w:rPr>
          <w:fldChar w:fldCharType="end"/>
        </w:r>
      </w:ins>
      <w:ins w:id="1911" w:author="Bence" w:date="2017-05-21T10:59:00Z">
        <w:r w:rsidR="00F97AC9">
          <w:rPr>
            <w:lang w:eastAsia="en-US"/>
          </w:rPr>
          <w:t xml:space="preserve"> </w:t>
        </w:r>
      </w:ins>
      <w:ins w:id="1912" w:author="Bence" w:date="2017-05-21T10:58:00Z">
        <w:r w:rsidR="00F97AC9">
          <w:rPr>
            <w:lang w:eastAsia="en-US"/>
          </w:rPr>
          <w:t>mutatja be.</w:t>
        </w:r>
      </w:ins>
      <w:ins w:id="1913" w:author="Bence" w:date="2017-05-21T10:59:00Z">
        <w:r w:rsidR="00F97AC9">
          <w:rPr>
            <w:lang w:eastAsia="en-US"/>
          </w:rPr>
          <w:t xml:space="preserve"> A </w:t>
        </w:r>
        <w:r w:rsidR="00EC5ACB">
          <w:rPr>
            <w:lang w:eastAsia="en-US"/>
          </w:rPr>
          <w:t>JSON</w:t>
        </w:r>
        <w:r w:rsidR="00F97AC9">
          <w:rPr>
            <w:lang w:eastAsia="en-US"/>
          </w:rPr>
          <w:t xml:space="preserve"> sémaleírójának köszönhetően </w:t>
        </w:r>
      </w:ins>
      <w:ins w:id="1914" w:author="Bence" w:date="2017-05-21T11:02:00Z">
        <w:r w:rsidR="00EC5ACB">
          <w:rPr>
            <w:lang w:eastAsia="en-US"/>
          </w:rPr>
          <w:t xml:space="preserve">az érvényes szabályok követelményei, az id mezőkbe például nem tudunk felvenni szöveges adatokat. </w:t>
        </w:r>
      </w:ins>
    </w:p>
    <w:p w14:paraId="24FE54DF" w14:textId="295DF057" w:rsidR="00F97AC9" w:rsidRDefault="00F97AC9" w:rsidP="00F97AC9">
      <w:pPr>
        <w:keepNext/>
        <w:rPr>
          <w:ins w:id="1915" w:author="Bence" w:date="2017-05-21T11:04:00Z"/>
        </w:rPr>
        <w:pPrChange w:id="1916" w:author="Bence" w:date="2017-05-21T10:57:00Z">
          <w:pPr/>
        </w:pPrChange>
      </w:pPr>
      <w:ins w:id="1917" w:author="Bence" w:date="2017-05-21T10:57:00Z">
        <w:r>
          <w:rPr>
            <w:noProof/>
          </w:rPr>
          <w:drawing>
            <wp:inline distT="0" distB="0" distL="0" distR="0" wp14:anchorId="6A493F97" wp14:editId="30CB6EC5">
              <wp:extent cx="5759450" cy="4142105"/>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142105"/>
                      </a:xfrm>
                      <a:prstGeom prst="rect">
                        <a:avLst/>
                      </a:prstGeom>
                    </pic:spPr>
                  </pic:pic>
                </a:graphicData>
              </a:graphic>
            </wp:inline>
          </w:drawing>
        </w:r>
      </w:ins>
    </w:p>
    <w:bookmarkStart w:id="1918" w:name="_Ref483127622"/>
    <w:p w14:paraId="2EB5E67A" w14:textId="4EF38759" w:rsidR="00F97AC9" w:rsidRDefault="00811C16" w:rsidP="00811C16">
      <w:pPr>
        <w:pStyle w:val="Kpalrs"/>
        <w:rPr>
          <w:ins w:id="1919" w:author="Bence" w:date="2017-05-21T11:04:00Z"/>
        </w:rPr>
        <w:pPrChange w:id="1920" w:author="Bence" w:date="2017-05-21T11:34:00Z">
          <w:pPr/>
        </w:pPrChange>
      </w:pPr>
      <w:ins w:id="1921" w:author="Bence" w:date="2017-05-21T11:34:00Z">
        <w:r>
          <w:fldChar w:fldCharType="begin"/>
        </w:r>
        <w:r>
          <w:instrText xml:space="preserve"> STYLEREF 1 \s </w:instrText>
        </w:r>
      </w:ins>
      <w:r>
        <w:fldChar w:fldCharType="separate"/>
      </w:r>
      <w:r>
        <w:rPr>
          <w:noProof/>
        </w:rPr>
        <w:t>3</w:t>
      </w:r>
      <w:ins w:id="1922" w:author="Bence" w:date="2017-05-21T11:34:00Z">
        <w:r>
          <w:fldChar w:fldCharType="end"/>
        </w:r>
        <w:r>
          <w:t>.</w:t>
        </w:r>
        <w:r>
          <w:fldChar w:fldCharType="begin"/>
        </w:r>
        <w:r>
          <w:instrText xml:space="preserve"> SEQ ábra \* ARABIC \s 1 </w:instrText>
        </w:r>
      </w:ins>
      <w:r>
        <w:fldChar w:fldCharType="separate"/>
      </w:r>
      <w:ins w:id="1923" w:author="Bence" w:date="2017-05-21T11:34:00Z">
        <w:r>
          <w:rPr>
            <w:noProof/>
          </w:rPr>
          <w:t>14</w:t>
        </w:r>
        <w:r>
          <w:fldChar w:fldCharType="end"/>
        </w:r>
      </w:ins>
      <w:ins w:id="1924" w:author="Bence" w:date="2017-05-21T10:57:00Z">
        <w:r w:rsidR="00F97AC9">
          <w:t>. ábra</w:t>
        </w:r>
        <w:bookmarkEnd w:id="1918"/>
        <w:r w:rsidR="00F97AC9">
          <w:t xml:space="preserve"> Szabályszerkesztő felület</w:t>
        </w:r>
      </w:ins>
    </w:p>
    <w:p w14:paraId="37864CE9" w14:textId="35738962" w:rsidR="00EC5ACB" w:rsidRDefault="00EC5ACB" w:rsidP="00EC5ACB">
      <w:pPr>
        <w:rPr>
          <w:ins w:id="1925" w:author="Bence" w:date="2017-05-21T11:05:00Z"/>
          <w:lang w:eastAsia="en-US"/>
        </w:rPr>
      </w:pPr>
      <w:ins w:id="1926" w:author="Bence" w:date="2017-05-21T11:04:00Z">
        <w:r>
          <w:rPr>
            <w:lang w:eastAsia="en-US"/>
          </w:rPr>
          <w:t>A JSON gombra kattintva előhozható a szabály aktuális JSON megfelelője</w:t>
        </w:r>
      </w:ins>
      <w:ins w:id="1927" w:author="Bence" w:date="2017-05-21T11:12:00Z">
        <w:r w:rsidR="00347E9A">
          <w:rPr>
            <w:lang w:eastAsia="en-US"/>
          </w:rPr>
          <w:t>, és természetesen itt is szerkeszthet</w:t>
        </w:r>
      </w:ins>
      <w:ins w:id="1928" w:author="Bence" w:date="2017-05-21T11:13:00Z">
        <w:r w:rsidR="00347E9A">
          <w:rPr>
            <w:lang w:eastAsia="en-US"/>
          </w:rPr>
          <w:t>ő</w:t>
        </w:r>
      </w:ins>
      <w:ins w:id="1929" w:author="Bence" w:date="2017-05-21T11:12:00Z">
        <w:r w:rsidR="00347E9A">
          <w:rPr>
            <w:lang w:eastAsia="en-US"/>
          </w:rPr>
          <w:t xml:space="preserve"> szövegesen a szabály, a </w:t>
        </w:r>
      </w:ins>
      <w:ins w:id="1930" w:author="Bence" w:date="2017-05-21T11:13:00Z">
        <w:r w:rsidR="00347E9A">
          <w:rPr>
            <w:lang w:eastAsia="en-US"/>
          </w:rPr>
          <w:t>Save</w:t>
        </w:r>
      </w:ins>
      <w:ins w:id="1931" w:author="Bence" w:date="2017-05-21T11:12:00Z">
        <w:r w:rsidR="00347E9A">
          <w:rPr>
            <w:lang w:eastAsia="en-US"/>
          </w:rPr>
          <w:t xml:space="preserve"> gombra kattintva a változtatások meg fognak jelenni a szerkesztőfelületen is </w:t>
        </w:r>
      </w:ins>
      <w:ins w:id="1932" w:author="Bence" w:date="2017-05-21T11:04:00Z">
        <w:r>
          <w:rPr>
            <w:lang w:eastAsia="en-US"/>
          </w:rPr>
          <w:t>.</w:t>
        </w:r>
      </w:ins>
      <w:ins w:id="1933" w:author="Bence" w:date="2017-05-21T11:05:00Z">
        <w:r>
          <w:rPr>
            <w:lang w:eastAsia="en-US"/>
          </w:rPr>
          <w:t xml:space="preserve"> (</w:t>
        </w:r>
      </w:ins>
      <w:ins w:id="1934" w:author="Bence" w:date="2017-05-21T11:06:00Z">
        <w:r>
          <w:rPr>
            <w:lang w:eastAsia="en-US"/>
          </w:rPr>
          <w:fldChar w:fldCharType="begin"/>
        </w:r>
        <w:r>
          <w:rPr>
            <w:lang w:eastAsia="en-US"/>
          </w:rPr>
          <w:instrText xml:space="preserve"> REF _Ref483128121 \h </w:instrText>
        </w:r>
        <w:r>
          <w:rPr>
            <w:lang w:eastAsia="en-US"/>
          </w:rPr>
        </w:r>
      </w:ins>
      <w:r>
        <w:rPr>
          <w:lang w:eastAsia="en-US"/>
        </w:rPr>
        <w:fldChar w:fldCharType="separate"/>
      </w:r>
      <w:ins w:id="1935" w:author="Bence" w:date="2017-05-21T11:06:00Z">
        <w:r>
          <w:rPr>
            <w:noProof/>
          </w:rPr>
          <w:t>3</w:t>
        </w:r>
        <w:r>
          <w:t>.</w:t>
        </w:r>
        <w:r>
          <w:rPr>
            <w:noProof/>
          </w:rPr>
          <w:t>15</w:t>
        </w:r>
        <w:r>
          <w:t>. ábra</w:t>
        </w:r>
        <w:r>
          <w:rPr>
            <w:lang w:eastAsia="en-US"/>
          </w:rPr>
          <w:fldChar w:fldCharType="end"/>
        </w:r>
      </w:ins>
      <w:ins w:id="1936" w:author="Bence" w:date="2017-05-21T11:05:00Z">
        <w:r>
          <w:rPr>
            <w:lang w:eastAsia="en-US"/>
          </w:rPr>
          <w:t>)</w:t>
        </w:r>
      </w:ins>
    </w:p>
    <w:p w14:paraId="5ECE45C3" w14:textId="77777777" w:rsidR="00EC5ACB" w:rsidRDefault="00EC5ACB" w:rsidP="00EC5ACB">
      <w:pPr>
        <w:keepNext/>
        <w:jc w:val="center"/>
        <w:rPr>
          <w:ins w:id="1937" w:author="Bence" w:date="2017-05-21T11:06:00Z"/>
        </w:rPr>
        <w:pPrChange w:id="1938" w:author="Bence" w:date="2017-05-21T11:06:00Z">
          <w:pPr>
            <w:jc w:val="center"/>
          </w:pPr>
        </w:pPrChange>
      </w:pPr>
      <w:ins w:id="1939" w:author="Bence" w:date="2017-05-21T11:05:00Z">
        <w:r>
          <w:rPr>
            <w:noProof/>
          </w:rPr>
          <w:lastRenderedPageBreak/>
          <w:drawing>
            <wp:inline distT="0" distB="0" distL="0" distR="0" wp14:anchorId="0EA23A1A" wp14:editId="71EB5074">
              <wp:extent cx="2383436" cy="3113398"/>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5101" cy="3128635"/>
                      </a:xfrm>
                      <a:prstGeom prst="rect">
                        <a:avLst/>
                      </a:prstGeom>
                    </pic:spPr>
                  </pic:pic>
                </a:graphicData>
              </a:graphic>
            </wp:inline>
          </w:drawing>
        </w:r>
      </w:ins>
    </w:p>
    <w:bookmarkStart w:id="1940" w:name="_Ref483128121"/>
    <w:p w14:paraId="3DB6726E" w14:textId="42499702" w:rsidR="00EC5ACB" w:rsidRPr="00EC5ACB" w:rsidRDefault="00811C16" w:rsidP="00811C16">
      <w:pPr>
        <w:pStyle w:val="Kpalrs"/>
        <w:rPr>
          <w:ins w:id="1941" w:author="Bence" w:date="2017-05-21T01:33:00Z"/>
        </w:rPr>
        <w:pPrChange w:id="1942" w:author="Bence" w:date="2017-05-21T11:34:00Z">
          <w:pPr/>
        </w:pPrChange>
      </w:pPr>
      <w:ins w:id="1943" w:author="Bence" w:date="2017-05-21T11:34:00Z">
        <w:r>
          <w:fldChar w:fldCharType="begin"/>
        </w:r>
        <w:r>
          <w:instrText xml:space="preserve"> STYLEREF 1 \s </w:instrText>
        </w:r>
      </w:ins>
      <w:r>
        <w:fldChar w:fldCharType="separate"/>
      </w:r>
      <w:r>
        <w:rPr>
          <w:noProof/>
        </w:rPr>
        <w:t>3</w:t>
      </w:r>
      <w:ins w:id="1944" w:author="Bence" w:date="2017-05-21T11:34:00Z">
        <w:r>
          <w:fldChar w:fldCharType="end"/>
        </w:r>
        <w:r>
          <w:t>.</w:t>
        </w:r>
        <w:r>
          <w:fldChar w:fldCharType="begin"/>
        </w:r>
        <w:r>
          <w:instrText xml:space="preserve"> SEQ ábra \* ARABIC \s 1 </w:instrText>
        </w:r>
      </w:ins>
      <w:r>
        <w:fldChar w:fldCharType="separate"/>
      </w:r>
      <w:ins w:id="1945" w:author="Bence" w:date="2017-05-21T11:34:00Z">
        <w:r>
          <w:rPr>
            <w:noProof/>
          </w:rPr>
          <w:t>15</w:t>
        </w:r>
        <w:r>
          <w:fldChar w:fldCharType="end"/>
        </w:r>
      </w:ins>
      <w:ins w:id="1946" w:author="Bence" w:date="2017-05-21T11:06:00Z">
        <w:r w:rsidR="00EC5ACB">
          <w:t>. ábra</w:t>
        </w:r>
        <w:bookmarkEnd w:id="1940"/>
        <w:r w:rsidR="00EC5ACB">
          <w:t xml:space="preserve"> Az aktuálisan szerkesztett szabály JSON reprezentációja</w:t>
        </w:r>
      </w:ins>
    </w:p>
    <w:p w14:paraId="06D673A6" w14:textId="7144A2CA" w:rsidR="00157C47" w:rsidRPr="00157C47" w:rsidRDefault="00EC5ACB" w:rsidP="00157C47">
      <w:pPr>
        <w:pStyle w:val="Cmsor4"/>
        <w:rPr>
          <w:ins w:id="1947" w:author="Bence" w:date="2017-05-21T00:20:00Z"/>
          <w:lang w:eastAsia="en-US"/>
          <w:rPrChange w:id="1948" w:author="Bence" w:date="2017-05-21T00:36:00Z">
            <w:rPr>
              <w:ins w:id="1949" w:author="Bence" w:date="2017-05-21T00:20:00Z"/>
            </w:rPr>
          </w:rPrChange>
        </w:rPr>
        <w:pPrChange w:id="1950" w:author="Bence" w:date="2017-05-21T11:08:00Z">
          <w:pPr/>
        </w:pPrChange>
      </w:pPr>
      <w:ins w:id="1951" w:author="Bence" w:date="2017-05-21T11:07:00Z">
        <w:r>
          <w:rPr>
            <w:lang w:eastAsia="en-US"/>
          </w:rPr>
          <w:t>Eszközök listázása</w:t>
        </w:r>
      </w:ins>
    </w:p>
    <w:p w14:paraId="2EA03895" w14:textId="24F3052D" w:rsidR="00C34301" w:rsidRPr="00347E9A" w:rsidRDefault="00EC5ACB" w:rsidP="00347E9A">
      <w:pPr>
        <w:rPr>
          <w:ins w:id="1952" w:author="Bence" w:date="2017-05-20T18:14:00Z"/>
          <w:b/>
          <w:i/>
          <w:lang w:eastAsia="en-US"/>
          <w:rPrChange w:id="1953" w:author="Bence" w:date="2017-05-21T11:12:00Z">
            <w:rPr>
              <w:ins w:id="1954" w:author="Bence" w:date="2017-05-20T18:14:00Z"/>
            </w:rPr>
          </w:rPrChange>
        </w:rPr>
      </w:pPr>
      <w:ins w:id="1955" w:author="Bence" w:date="2017-05-21T11:08:00Z">
        <w:r>
          <w:rPr>
            <w:lang w:eastAsia="en-US"/>
          </w:rPr>
          <w:t>A felület lehetőséget nyújt az elemek táblázatos listázására is. A</w:t>
        </w:r>
      </w:ins>
      <w:ins w:id="1956" w:author="Bence" w:date="2017-05-21T11:09:00Z">
        <w:r>
          <w:rPr>
            <w:lang w:eastAsia="en-US"/>
          </w:rPr>
          <w:t xml:space="preserve"> felhasználóhoz tartozó </w:t>
        </w:r>
        <w:r w:rsidRPr="00347E9A">
          <w:rPr>
            <w:rPrChange w:id="1957" w:author="Bence" w:date="2017-05-21T11:12:00Z">
              <w:rPr>
                <w:lang w:eastAsia="en-US"/>
              </w:rPr>
            </w:rPrChange>
          </w:rPr>
          <w:t>eszközöket felsoroló</w:t>
        </w:r>
      </w:ins>
      <w:ins w:id="1958" w:author="Bence" w:date="2017-05-21T11:08:00Z">
        <w:r w:rsidRPr="00347E9A">
          <w:rPr>
            <w:rPrChange w:id="1959" w:author="Bence" w:date="2017-05-21T11:12:00Z">
              <w:rPr>
                <w:lang w:eastAsia="en-US"/>
              </w:rPr>
            </w:rPrChange>
          </w:rPr>
          <w:t xml:space="preserve"> táblázatban</w:t>
        </w:r>
      </w:ins>
      <w:ins w:id="1960" w:author="Bence" w:date="2017-05-21T11:10:00Z">
        <w:r w:rsidR="00347E9A" w:rsidRPr="00347E9A">
          <w:rPr>
            <w:rPrChange w:id="1961" w:author="Bence" w:date="2017-05-21T11:12:00Z">
              <w:rPr>
                <w:lang w:eastAsia="en-US"/>
              </w:rPr>
            </w:rPrChange>
          </w:rPr>
          <w:t xml:space="preserve"> (</w:t>
        </w:r>
        <w:r w:rsidR="00347E9A" w:rsidRPr="00347E9A">
          <w:rPr>
            <w:rPrChange w:id="1962" w:author="Bence" w:date="2017-05-21T11:12:00Z">
              <w:rPr>
                <w:lang w:eastAsia="en-US"/>
              </w:rPr>
            </w:rPrChange>
          </w:rPr>
          <w:fldChar w:fldCharType="begin"/>
        </w:r>
        <w:r w:rsidR="00347E9A" w:rsidRPr="00347E9A">
          <w:rPr>
            <w:rPrChange w:id="1963" w:author="Bence" w:date="2017-05-21T11:12:00Z">
              <w:rPr>
                <w:lang w:eastAsia="en-US"/>
              </w:rPr>
            </w:rPrChange>
          </w:rPr>
          <w:instrText xml:space="preserve"> REF _Ref483128387 \h </w:instrText>
        </w:r>
        <w:r w:rsidR="00347E9A" w:rsidRPr="00347E9A">
          <w:rPr>
            <w:rPrChange w:id="1964" w:author="Bence" w:date="2017-05-21T11:12:00Z">
              <w:rPr>
                <w:lang w:eastAsia="en-US"/>
              </w:rPr>
            </w:rPrChange>
          </w:rPr>
        </w:r>
      </w:ins>
      <w:r w:rsidR="00347E9A">
        <w:instrText xml:space="preserve"> \* MERGEFORMAT </w:instrText>
      </w:r>
      <w:r w:rsidR="00347E9A" w:rsidRPr="00347E9A">
        <w:rPr>
          <w:rPrChange w:id="1965" w:author="Bence" w:date="2017-05-21T11:12:00Z">
            <w:rPr>
              <w:lang w:eastAsia="en-US"/>
            </w:rPr>
          </w:rPrChange>
        </w:rPr>
        <w:fldChar w:fldCharType="separate"/>
      </w:r>
      <w:ins w:id="1966" w:author="Bence" w:date="2017-05-21T11:10:00Z">
        <w:r w:rsidR="00347E9A" w:rsidRPr="00347E9A">
          <w:rPr>
            <w:rPrChange w:id="1967" w:author="Bence" w:date="2017-05-21T11:12:00Z">
              <w:rPr>
                <w:noProof/>
              </w:rPr>
            </w:rPrChange>
          </w:rPr>
          <w:t>3</w:t>
        </w:r>
        <w:r w:rsidR="00347E9A" w:rsidRPr="00347E9A">
          <w:t>.</w:t>
        </w:r>
        <w:r w:rsidR="00347E9A" w:rsidRPr="00347E9A">
          <w:rPr>
            <w:rPrChange w:id="1968" w:author="Bence" w:date="2017-05-21T11:12:00Z">
              <w:rPr>
                <w:noProof/>
              </w:rPr>
            </w:rPrChange>
          </w:rPr>
          <w:t>16</w:t>
        </w:r>
        <w:r w:rsidR="00347E9A" w:rsidRPr="00347E9A">
          <w:t>. ábra</w:t>
        </w:r>
        <w:r w:rsidR="00347E9A" w:rsidRPr="00347E9A">
          <w:rPr>
            <w:rPrChange w:id="1969" w:author="Bence" w:date="2017-05-21T11:12:00Z">
              <w:rPr>
                <w:lang w:eastAsia="en-US"/>
              </w:rPr>
            </w:rPrChange>
          </w:rPr>
          <w:fldChar w:fldCharType="end"/>
        </w:r>
        <w:r w:rsidR="00347E9A" w:rsidRPr="00347E9A">
          <w:rPr>
            <w:rPrChange w:id="1970" w:author="Bence" w:date="2017-05-21T11:12:00Z">
              <w:rPr>
                <w:lang w:eastAsia="en-US"/>
              </w:rPr>
            </w:rPrChange>
          </w:rPr>
          <w:t>)</w:t>
        </w:r>
      </w:ins>
      <w:ins w:id="1971" w:author="Bence" w:date="2017-05-21T11:09:00Z">
        <w:r w:rsidRPr="00347E9A">
          <w:rPr>
            <w:rPrChange w:id="1972" w:author="Bence" w:date="2017-05-21T11:12:00Z">
              <w:rPr>
                <w:lang w:eastAsia="en-US"/>
              </w:rPr>
            </w:rPrChange>
          </w:rPr>
          <w:t xml:space="preserve"> például</w:t>
        </w:r>
      </w:ins>
      <w:ins w:id="1973" w:author="Bence" w:date="2017-05-21T11:08:00Z">
        <w:r w:rsidRPr="00347E9A">
          <w:rPr>
            <w:rPrChange w:id="1974" w:author="Bence" w:date="2017-05-21T11:12:00Z">
              <w:rPr>
                <w:lang w:eastAsia="en-US"/>
              </w:rPr>
            </w:rPrChange>
          </w:rPr>
          <w:t xml:space="preserve"> kereshetünk a felhasználó neve szerint</w:t>
        </w:r>
      </w:ins>
      <w:ins w:id="1975" w:author="Bence" w:date="2017-05-21T11:11:00Z">
        <w:r w:rsidR="00347E9A" w:rsidRPr="00347E9A">
          <w:rPr>
            <w:rPrChange w:id="1976" w:author="Bence" w:date="2017-05-21T11:12:00Z">
              <w:rPr>
                <w:lang w:eastAsia="en-US"/>
              </w:rPr>
            </w:rPrChange>
          </w:rPr>
          <w:t xml:space="preserve"> és a táblázat egyszerre megjelenő sorait szabályozhatjuk</w:t>
        </w:r>
      </w:ins>
      <w:ins w:id="1977" w:author="Bence" w:date="2017-05-21T11:08:00Z">
        <w:r w:rsidRPr="00347E9A">
          <w:rPr>
            <w:rPrChange w:id="1978" w:author="Bence" w:date="2017-05-21T11:12:00Z">
              <w:rPr>
                <w:lang w:eastAsia="en-US"/>
              </w:rPr>
            </w:rPrChange>
          </w:rPr>
          <w:t>.</w:t>
        </w:r>
      </w:ins>
    </w:p>
    <w:p w14:paraId="5A9BFB59" w14:textId="77777777" w:rsidR="00347E9A" w:rsidRPr="00347E9A" w:rsidRDefault="00340859" w:rsidP="00347E9A">
      <w:pPr>
        <w:keepNext/>
        <w:jc w:val="center"/>
        <w:rPr>
          <w:ins w:id="1979" w:author="Bence" w:date="2017-05-21T11:10:00Z"/>
          <w:b/>
          <w:i/>
          <w:rPrChange w:id="1980" w:author="Bence" w:date="2017-05-21T11:12:00Z">
            <w:rPr>
              <w:ins w:id="1981" w:author="Bence" w:date="2017-05-21T11:10:00Z"/>
            </w:rPr>
          </w:rPrChange>
        </w:rPr>
        <w:pPrChange w:id="1982" w:author="Bence" w:date="2017-05-21T11:12:00Z">
          <w:pPr/>
        </w:pPrChange>
      </w:pPr>
      <w:r w:rsidRPr="00347E9A">
        <w:rPr>
          <w:b/>
          <w:i/>
          <w:noProof/>
          <w:rPrChange w:id="1983" w:author="Bence" w:date="2017-05-21T11:12:00Z">
            <w:rPr>
              <w:noProof/>
            </w:rPr>
          </w:rPrChange>
        </w:rPr>
        <w:drawing>
          <wp:inline distT="0" distB="0" distL="0" distR="0" wp14:anchorId="0B9DDF0D" wp14:editId="4282AF45">
            <wp:extent cx="5759450" cy="137731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a:stretch>
                      <a:fillRect/>
                    </a:stretch>
                  </pic:blipFill>
                  <pic:spPr>
                    <a:xfrm>
                      <a:off x="0" y="0"/>
                      <a:ext cx="5759450" cy="1377315"/>
                    </a:xfrm>
                    <a:prstGeom prst="rect">
                      <a:avLst/>
                    </a:prstGeom>
                  </pic:spPr>
                </pic:pic>
              </a:graphicData>
            </a:graphic>
          </wp:inline>
        </w:drawing>
      </w:r>
    </w:p>
    <w:bookmarkStart w:id="1984" w:name="_Ref483128387"/>
    <w:p w14:paraId="6B93C055" w14:textId="3E7F4AAD" w:rsidR="00340859" w:rsidRPr="003A7B0F" w:rsidDel="00347E9A" w:rsidRDefault="00811C16" w:rsidP="00347E9A">
      <w:pPr>
        <w:pStyle w:val="Kpalrs"/>
        <w:rPr>
          <w:del w:id="1985" w:author="Bence" w:date="2017-05-21T11:11:00Z"/>
          <w:rPrChange w:id="1986" w:author="Bence" w:date="2017-05-21T11:37:00Z">
            <w:rPr>
              <w:del w:id="1987" w:author="Bence" w:date="2017-05-21T11:11:00Z"/>
            </w:rPr>
          </w:rPrChange>
        </w:rPr>
        <w:pPrChange w:id="1988" w:author="Bence" w:date="2017-05-21T11:12:00Z">
          <w:pPr/>
        </w:pPrChange>
      </w:pPr>
      <w:ins w:id="1989" w:author="Bence" w:date="2017-05-21T11:34:00Z">
        <w:r w:rsidRPr="003A7B0F">
          <w:rPr>
            <w:rPrChange w:id="1990" w:author="Bence" w:date="2017-05-21T11:37:00Z">
              <w:rPr>
                <w:b/>
              </w:rPr>
            </w:rPrChange>
          </w:rPr>
          <w:fldChar w:fldCharType="begin"/>
        </w:r>
        <w:r w:rsidRPr="003A7B0F">
          <w:rPr>
            <w:rPrChange w:id="1991" w:author="Bence" w:date="2017-05-21T11:37:00Z">
              <w:rPr>
                <w:b/>
              </w:rPr>
            </w:rPrChange>
          </w:rPr>
          <w:instrText xml:space="preserve"> STYLEREF 1 \s </w:instrText>
        </w:r>
      </w:ins>
      <w:r w:rsidRPr="003A7B0F">
        <w:rPr>
          <w:rPrChange w:id="1992" w:author="Bence" w:date="2017-05-21T11:37:00Z">
            <w:rPr>
              <w:b/>
            </w:rPr>
          </w:rPrChange>
        </w:rPr>
        <w:fldChar w:fldCharType="separate"/>
      </w:r>
      <w:r w:rsidRPr="003A7B0F">
        <w:rPr>
          <w:noProof/>
          <w:rPrChange w:id="1993" w:author="Bence" w:date="2017-05-21T11:37:00Z">
            <w:rPr>
              <w:b/>
              <w:noProof/>
            </w:rPr>
          </w:rPrChange>
        </w:rPr>
        <w:t>3</w:t>
      </w:r>
      <w:ins w:id="1994" w:author="Bence" w:date="2017-05-21T11:34:00Z">
        <w:r w:rsidRPr="003A7B0F">
          <w:rPr>
            <w:rPrChange w:id="1995" w:author="Bence" w:date="2017-05-21T11:37:00Z">
              <w:rPr>
                <w:b/>
              </w:rPr>
            </w:rPrChange>
          </w:rPr>
          <w:fldChar w:fldCharType="end"/>
        </w:r>
        <w:r w:rsidRPr="003A7B0F">
          <w:rPr>
            <w:rPrChange w:id="1996" w:author="Bence" w:date="2017-05-21T11:37:00Z">
              <w:rPr>
                <w:b/>
              </w:rPr>
            </w:rPrChange>
          </w:rPr>
          <w:t>.</w:t>
        </w:r>
        <w:r w:rsidRPr="003A7B0F">
          <w:rPr>
            <w:rPrChange w:id="1997" w:author="Bence" w:date="2017-05-21T11:37:00Z">
              <w:rPr>
                <w:b/>
              </w:rPr>
            </w:rPrChange>
          </w:rPr>
          <w:fldChar w:fldCharType="begin"/>
        </w:r>
        <w:r w:rsidRPr="003A7B0F">
          <w:rPr>
            <w:rPrChange w:id="1998" w:author="Bence" w:date="2017-05-21T11:37:00Z">
              <w:rPr>
                <w:b/>
              </w:rPr>
            </w:rPrChange>
          </w:rPr>
          <w:instrText xml:space="preserve"> SEQ ábra \* ARABIC \s 1 </w:instrText>
        </w:r>
      </w:ins>
      <w:r w:rsidRPr="003A7B0F">
        <w:rPr>
          <w:rPrChange w:id="1999" w:author="Bence" w:date="2017-05-21T11:37:00Z">
            <w:rPr>
              <w:b/>
            </w:rPr>
          </w:rPrChange>
        </w:rPr>
        <w:fldChar w:fldCharType="separate"/>
      </w:r>
      <w:ins w:id="2000" w:author="Bence" w:date="2017-05-21T11:34:00Z">
        <w:r w:rsidRPr="003A7B0F">
          <w:rPr>
            <w:noProof/>
            <w:rPrChange w:id="2001" w:author="Bence" w:date="2017-05-21T11:37:00Z">
              <w:rPr>
                <w:b/>
                <w:noProof/>
              </w:rPr>
            </w:rPrChange>
          </w:rPr>
          <w:t>16</w:t>
        </w:r>
        <w:r w:rsidRPr="003A7B0F">
          <w:rPr>
            <w:rPrChange w:id="2002" w:author="Bence" w:date="2017-05-21T11:37:00Z">
              <w:rPr>
                <w:b/>
              </w:rPr>
            </w:rPrChange>
          </w:rPr>
          <w:fldChar w:fldCharType="end"/>
        </w:r>
      </w:ins>
      <w:ins w:id="2003" w:author="Bence" w:date="2017-05-21T11:10:00Z">
        <w:r w:rsidR="00347E9A" w:rsidRPr="003A7B0F">
          <w:rPr>
            <w:rPrChange w:id="2004" w:author="Bence" w:date="2017-05-21T11:37:00Z">
              <w:rPr/>
            </w:rPrChange>
          </w:rPr>
          <w:t>. ábra</w:t>
        </w:r>
        <w:bookmarkEnd w:id="1984"/>
        <w:r w:rsidR="00347E9A" w:rsidRPr="003A7B0F">
          <w:rPr>
            <w:rPrChange w:id="2005" w:author="Bence" w:date="2017-05-21T11:37:00Z">
              <w:rPr/>
            </w:rPrChange>
          </w:rPr>
          <w:t xml:space="preserve"> Eszközök böngészése táblázatban</w:t>
        </w:r>
      </w:ins>
    </w:p>
    <w:p w14:paraId="256DDDAE" w14:textId="77777777" w:rsidR="00347E9A" w:rsidRPr="00347E9A" w:rsidRDefault="00347E9A" w:rsidP="00347E9A">
      <w:pPr>
        <w:jc w:val="center"/>
        <w:rPr>
          <w:ins w:id="2006" w:author="Bence" w:date="2017-05-21T11:12:00Z"/>
          <w:b/>
          <w:lang w:eastAsia="en-US"/>
          <w:rPrChange w:id="2007" w:author="Bence" w:date="2017-05-21T11:14:00Z">
            <w:rPr>
              <w:ins w:id="2008" w:author="Bence" w:date="2017-05-21T11:12:00Z"/>
            </w:rPr>
          </w:rPrChange>
        </w:rPr>
        <w:pPrChange w:id="2009" w:author="Bence" w:date="2017-05-21T11:12:00Z">
          <w:pPr/>
        </w:pPrChange>
      </w:pPr>
    </w:p>
    <w:p w14:paraId="6B7EAF36" w14:textId="0571B346" w:rsidR="00347E9A" w:rsidRPr="00347E9A" w:rsidRDefault="00347E9A" w:rsidP="00347E9A">
      <w:pPr>
        <w:pStyle w:val="Cmsor4"/>
        <w:pPrChange w:id="2010" w:author="Bence" w:date="2017-05-21T11:15:00Z">
          <w:pPr/>
        </w:pPrChange>
      </w:pPr>
      <w:ins w:id="2011" w:author="Bence" w:date="2017-05-21T11:14:00Z">
        <w:r>
          <w:t>Szenzor adatsorok megjelenítése</w:t>
        </w:r>
      </w:ins>
    </w:p>
    <w:p w14:paraId="11983C09" w14:textId="7EA0D203" w:rsidR="00EA18AB" w:rsidRDefault="00340859" w:rsidP="00A6519D">
      <w:del w:id="2012" w:author="Bence" w:date="2017-05-21T11:15:00Z">
        <w:r w:rsidDel="00347E9A">
          <w:delText>Fontos az is, hogy biztosíthassuk a felhasználók számára, hogy a</w:delText>
        </w:r>
        <w:r w:rsidR="00EA18AB" w:rsidDel="00347E9A">
          <w:delText xml:space="preserve"> saját hálózatukon belül a mért adatokat megjeleníthessék.  A központi szerver erre is lehetőséget nyújt, a Highcharts API segítségével minden szenzor által beküldött érték grafikonos formában is megtekinthető.</w:delText>
        </w:r>
      </w:del>
      <w:ins w:id="2013" w:author="Bence" w:date="2017-05-21T11:15:00Z">
        <w:r w:rsidR="00347E9A">
          <w:t>A saját hálózaton belüli adatsorok megjelenítése a sz</w:t>
        </w:r>
        <w:r w:rsidR="00811C16">
          <w:t xml:space="preserve">erver egy másik fontos funkciója </w:t>
        </w:r>
      </w:ins>
      <w:ins w:id="2014" w:author="Bence" w:date="2017-05-21T11:34:00Z">
        <w:r w:rsidR="00811C16">
          <w:t>(</w:t>
        </w:r>
        <w:r w:rsidR="00811C16">
          <w:fldChar w:fldCharType="begin"/>
        </w:r>
        <w:r w:rsidR="00811C16">
          <w:instrText xml:space="preserve"> REF _Ref483129809 \h </w:instrText>
        </w:r>
      </w:ins>
      <w:r w:rsidR="00811C16">
        <w:fldChar w:fldCharType="separate"/>
      </w:r>
      <w:ins w:id="2015" w:author="Bence" w:date="2017-05-21T11:34:00Z">
        <w:r w:rsidR="00811C16">
          <w:rPr>
            <w:noProof/>
          </w:rPr>
          <w:t>3</w:t>
        </w:r>
        <w:r w:rsidR="00811C16">
          <w:t>.</w:t>
        </w:r>
        <w:r w:rsidR="00811C16">
          <w:rPr>
            <w:noProof/>
          </w:rPr>
          <w:t>17</w:t>
        </w:r>
        <w:r w:rsidR="00811C16">
          <w:t>. ábra</w:t>
        </w:r>
        <w:r w:rsidR="00811C16">
          <w:fldChar w:fldCharType="end"/>
        </w:r>
        <w:r w:rsidR="00811C16">
          <w:t xml:space="preserve">) . </w:t>
        </w:r>
      </w:ins>
      <w:ins w:id="2016" w:author="Bence" w:date="2017-05-21T11:35:00Z">
        <w:r w:rsidR="003A7B0F">
          <w:t>A HighCharts</w:t>
        </w:r>
        <w:r w:rsidR="00811C16">
          <w:t xml:space="preserve"> API biztosítja, hogy a</w:t>
        </w:r>
        <w:r w:rsidR="003A7B0F">
          <w:t>z adatsor egy tet</w:t>
        </w:r>
      </w:ins>
      <w:ins w:id="2017" w:author="Bence" w:date="2017-05-21T11:37:00Z">
        <w:r w:rsidR="003A7B0F">
          <w:t>s</w:t>
        </w:r>
      </w:ins>
      <w:ins w:id="2018" w:author="Bence" w:date="2017-05-21T11:35:00Z">
        <w:r w:rsidR="003A7B0F">
          <w:t>zőleges időszeletét tekintsük meg, a grafikon felett lát</w:t>
        </w:r>
      </w:ins>
      <w:ins w:id="2019" w:author="Bence" w:date="2017-05-21T11:36:00Z">
        <w:r w:rsidR="003A7B0F">
          <w:t xml:space="preserve">ható szűrő mezőkkel és gombokkal, illetve az alatta található „csúszkákkal” bármely részre </w:t>
        </w:r>
      </w:ins>
      <w:ins w:id="2020" w:author="Bence" w:date="2017-05-21T11:37:00Z">
        <w:r w:rsidR="003A7B0F">
          <w:t>rá lehet nagyítani.</w:t>
        </w:r>
      </w:ins>
    </w:p>
    <w:p w14:paraId="471681D9" w14:textId="77777777" w:rsidR="00811C16" w:rsidRDefault="00811C16" w:rsidP="00811C16">
      <w:pPr>
        <w:keepNext/>
        <w:jc w:val="center"/>
        <w:rPr>
          <w:ins w:id="2021" w:author="Bence" w:date="2017-05-21T11:34:00Z"/>
        </w:rPr>
        <w:pPrChange w:id="2022" w:author="Bence" w:date="2017-05-21T11:34:00Z">
          <w:pPr/>
        </w:pPrChange>
      </w:pPr>
      <w:ins w:id="2023" w:author="Bence" w:date="2017-05-21T11:33:00Z">
        <w:r>
          <w:rPr>
            <w:noProof/>
          </w:rPr>
          <w:lastRenderedPageBreak/>
          <w:drawing>
            <wp:inline distT="0" distB="0" distL="0" distR="0" wp14:anchorId="0E28036B" wp14:editId="3017D7C5">
              <wp:extent cx="5759450" cy="1310640"/>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310640"/>
                      </a:xfrm>
                      <a:prstGeom prst="rect">
                        <a:avLst/>
                      </a:prstGeom>
                    </pic:spPr>
                  </pic:pic>
                </a:graphicData>
              </a:graphic>
            </wp:inline>
          </w:drawing>
        </w:r>
      </w:ins>
    </w:p>
    <w:bookmarkStart w:id="2024" w:name="_Ref483129809"/>
    <w:p w14:paraId="1843E9C2" w14:textId="6FD934CF" w:rsidR="00EA18AB" w:rsidRPr="00A6519D" w:rsidRDefault="00811C16" w:rsidP="003A7B0F">
      <w:pPr>
        <w:pStyle w:val="Kpalrs"/>
        <w:pPrChange w:id="2025" w:author="Bence" w:date="2017-05-21T11:37:00Z">
          <w:pPr/>
        </w:pPrChange>
      </w:pPr>
      <w:ins w:id="2026" w:author="Bence" w:date="2017-05-21T11:34:00Z">
        <w:r>
          <w:fldChar w:fldCharType="begin"/>
        </w:r>
        <w:r>
          <w:instrText xml:space="preserve"> STYLEREF 1 \s </w:instrText>
        </w:r>
      </w:ins>
      <w:r>
        <w:fldChar w:fldCharType="separate"/>
      </w:r>
      <w:r>
        <w:rPr>
          <w:noProof/>
        </w:rPr>
        <w:t>3</w:t>
      </w:r>
      <w:ins w:id="2027" w:author="Bence" w:date="2017-05-21T11:34:00Z">
        <w:r>
          <w:fldChar w:fldCharType="end"/>
        </w:r>
        <w:r>
          <w:t>.</w:t>
        </w:r>
        <w:r>
          <w:fldChar w:fldCharType="begin"/>
        </w:r>
        <w:r>
          <w:instrText xml:space="preserve"> SEQ ábra \* ARABIC \s 1 </w:instrText>
        </w:r>
      </w:ins>
      <w:r>
        <w:fldChar w:fldCharType="separate"/>
      </w:r>
      <w:ins w:id="2028" w:author="Bence" w:date="2017-05-21T11:34:00Z">
        <w:r>
          <w:rPr>
            <w:noProof/>
          </w:rPr>
          <w:t>17</w:t>
        </w:r>
        <w:r>
          <w:fldChar w:fldCharType="end"/>
        </w:r>
        <w:r>
          <w:t>. ábra</w:t>
        </w:r>
        <w:bookmarkEnd w:id="2024"/>
        <w:r>
          <w:t xml:space="preserve"> Egy fényerősségmérő szenzor adatainak megjelenése a szerveren</w:t>
        </w:r>
      </w:ins>
      <w:del w:id="2029" w:author="Bence" w:date="2017-05-21T11:33:00Z">
        <w:r w:rsidR="00EA18AB" w:rsidDel="00811C16">
          <w:rPr>
            <w:noProof/>
          </w:rPr>
          <w:drawing>
            <wp:inline distT="0" distB="0" distL="0" distR="0" wp14:anchorId="2A8AB0BA" wp14:editId="0ABB89C1">
              <wp:extent cx="5759450" cy="196786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5759450" cy="1967865"/>
                      </a:xfrm>
                      <a:prstGeom prst="rect">
                        <a:avLst/>
                      </a:prstGeom>
                    </pic:spPr>
                  </pic:pic>
                </a:graphicData>
              </a:graphic>
            </wp:inline>
          </w:drawing>
        </w:r>
      </w:del>
    </w:p>
    <w:p w14:paraId="006B6BB5" w14:textId="0F31133B" w:rsidR="00655CFA" w:rsidRDefault="00AF4B24" w:rsidP="00D74593">
      <w:pPr>
        <w:pStyle w:val="Cmsor1"/>
        <w:rPr>
          <w:ins w:id="2030" w:author="Bence" w:date="2017-05-21T11:42:00Z"/>
        </w:rPr>
      </w:pPr>
      <w:bookmarkStart w:id="2031" w:name="_Toc483054183"/>
      <w:del w:id="2032" w:author="Bence" w:date="2017-05-21T09:35:00Z">
        <w:r w:rsidDel="0019031B">
          <w:lastRenderedPageBreak/>
          <w:delText>A projekt állapota</w:delText>
        </w:r>
      </w:del>
      <w:bookmarkEnd w:id="2031"/>
      <w:ins w:id="2033" w:author="Bence" w:date="2017-05-21T09:35:00Z">
        <w:r w:rsidR="0019031B">
          <w:t>Tesztelés</w:t>
        </w:r>
      </w:ins>
    </w:p>
    <w:p w14:paraId="68BB761A" w14:textId="47DB524E" w:rsidR="003A7B0F" w:rsidRPr="003A7B0F" w:rsidRDefault="003A7B0F" w:rsidP="003A7B0F">
      <w:pPr>
        <w:rPr>
          <w:ins w:id="2034" w:author="Bence" w:date="2017-05-21T11:40:00Z"/>
        </w:rPr>
        <w:pPrChange w:id="2035" w:author="Bence" w:date="2017-05-21T11:42:00Z">
          <w:pPr>
            <w:pStyle w:val="Cmsor1"/>
          </w:pPr>
        </w:pPrChange>
      </w:pPr>
      <w:ins w:id="2036" w:author="Bence" w:date="2017-05-21T11:42:00Z">
        <w:r>
          <w:t xml:space="preserve">A dolgozat utolsó fejezetében egy példa </w:t>
        </w:r>
      </w:ins>
      <w:ins w:id="2037" w:author="Bence" w:date="2017-05-21T11:44:00Z">
        <w:r>
          <w:t>összeállításon</w:t>
        </w:r>
      </w:ins>
      <w:ins w:id="2038" w:author="Bence" w:date="2017-05-21T11:42:00Z">
        <w:r>
          <w:t xml:space="preserve"> keresztül szeretném demonstrálni a </w:t>
        </w:r>
      </w:ins>
      <w:ins w:id="2039" w:author="Bence" w:date="2017-05-21T11:44:00Z">
        <w:r>
          <w:t>működést</w:t>
        </w:r>
      </w:ins>
      <w:ins w:id="2040" w:author="Bence" w:date="2017-05-21T11:46:00Z">
        <w:r w:rsidR="00BE7AE6">
          <w:t xml:space="preserve">. A bemutatást követően értékelem az elkészült rendszert, melyet néhány hetes futtatás eredményei alapoznak meg. </w:t>
        </w:r>
      </w:ins>
      <w:ins w:id="2041" w:author="Bence" w:date="2017-05-21T11:47:00Z">
        <w:r w:rsidR="00BE7AE6">
          <w:t xml:space="preserve">Az értékelésen felül a rendszer fejlesztési lehetőségeire vonatkozóan </w:t>
        </w:r>
      </w:ins>
      <w:ins w:id="2042" w:author="Bence" w:date="2017-05-21T11:49:00Z">
        <w:r w:rsidR="00BE7AE6">
          <w:t>adok áttekintést, valamint összefoglalom a diplomaterv készítése során szerzett tapasztalataimat.</w:t>
        </w:r>
      </w:ins>
    </w:p>
    <w:p w14:paraId="3AEA2925" w14:textId="2FC39A1C" w:rsidR="003A7B0F" w:rsidRDefault="00BE7AE6" w:rsidP="00BE7AE6">
      <w:pPr>
        <w:pStyle w:val="Cmsor2"/>
        <w:rPr>
          <w:ins w:id="2043" w:author="Bence" w:date="2017-05-21T11:51:00Z"/>
        </w:rPr>
        <w:pPrChange w:id="2044" w:author="Bence" w:date="2017-05-21T11:50:00Z">
          <w:pPr>
            <w:pStyle w:val="Cmsor1"/>
          </w:pPr>
        </w:pPrChange>
      </w:pPr>
      <w:ins w:id="2045" w:author="Bence" w:date="2017-05-21T11:52:00Z">
        <w:r>
          <w:t>Tesztelendő rendszer létrehozása</w:t>
        </w:r>
      </w:ins>
    </w:p>
    <w:p w14:paraId="23A3A7EF" w14:textId="311821C6" w:rsidR="00BE7AE6" w:rsidRPr="00BE7AE6" w:rsidRDefault="0018494B" w:rsidP="00BE7AE6">
      <w:pPr>
        <w:pPrChange w:id="2046" w:author="Bence" w:date="2017-05-21T11:51:00Z">
          <w:pPr>
            <w:pStyle w:val="Cmsor1"/>
          </w:pPr>
        </w:pPrChange>
      </w:pPr>
      <w:ins w:id="2047" w:author="Bence" w:date="2017-05-21T11:51:00Z">
        <w:r>
          <w:t xml:space="preserve">A teszteléshez egy olyan rendszert állítottam össze, melyben a szerveren felül a lakásban három eszközt helyeztem el, minden szerepkörhöz tartozóan egyet. A szenzor és </w:t>
        </w:r>
      </w:ins>
      <w:ins w:id="2048" w:author="Bence" w:date="2017-05-21T11:58:00Z">
        <w:r>
          <w:t>menedzser szerepekre</w:t>
        </w:r>
      </w:ins>
      <w:ins w:id="2049" w:author="Bence" w:date="2017-05-21T11:51:00Z">
        <w:r>
          <w:t xml:space="preserve"> </w:t>
        </w:r>
      </w:ins>
      <w:ins w:id="2050" w:author="Bence" w:date="2017-05-21T11:58:00Z">
        <w:r>
          <w:t xml:space="preserve">az </w:t>
        </w:r>
      </w:ins>
      <w:ins w:id="2051" w:author="Bence" w:date="2017-05-21T11:59:00Z">
        <w:r>
          <w:fldChar w:fldCharType="begin"/>
        </w:r>
        <w:r>
          <w:instrText xml:space="preserve"> REF _Ref483131275 \r \h </w:instrText>
        </w:r>
      </w:ins>
      <w:r>
        <w:fldChar w:fldCharType="separate"/>
      </w:r>
      <w:ins w:id="2052" w:author="Bence" w:date="2017-05-21T11:59:00Z">
        <w:r>
          <w:t>1.4</w:t>
        </w:r>
        <w:r>
          <w:fldChar w:fldCharType="end"/>
        </w:r>
        <w:r>
          <w:t xml:space="preserve"> fejezetben bemutatott tesztpanelt használtam. Beavatkozóként egy ESP01-es </w:t>
        </w:r>
      </w:ins>
    </w:p>
    <w:p w14:paraId="57A99E74" w14:textId="60C4738C" w:rsidR="00AB3257" w:rsidRDefault="00AB3257" w:rsidP="005B45E2">
      <w:pPr>
        <w:pStyle w:val="Cmsor2"/>
      </w:pPr>
      <w:bookmarkStart w:id="2053" w:name="_Toc483054184"/>
      <w:r>
        <w:t>tanulságok</w:t>
      </w:r>
      <w:bookmarkEnd w:id="2053"/>
    </w:p>
    <w:p w14:paraId="2452E947" w14:textId="4AA99A4F" w:rsidR="00AB3257" w:rsidRDefault="00AB3257" w:rsidP="005B45E2">
      <w:r>
        <w:t>szerver backend újraimplementálása</w:t>
      </w:r>
    </w:p>
    <w:p w14:paraId="6791B485" w14:textId="77777777" w:rsidR="00AB3257" w:rsidRPr="00AB3257" w:rsidRDefault="00AB3257" w:rsidP="005B45E2"/>
    <w:p w14:paraId="340FA305" w14:textId="0A9ADA37" w:rsidR="00001C78" w:rsidRDefault="00DC059D" w:rsidP="00735204">
      <w:r>
        <w:t xml:space="preserve">A </w:t>
      </w:r>
      <w:r w:rsidR="006F2DF5">
        <w:t xml:space="preserve">Diplomaterv </w:t>
      </w:r>
      <w:del w:id="2054" w:author="Bence" w:date="2017-05-21T01:33:00Z">
        <w:r w:rsidR="006F2DF5" w:rsidDel="00CF7516">
          <w:delText xml:space="preserve">I. tárgy </w:delText>
        </w:r>
      </w:del>
      <w:r w:rsidR="006F2DF5">
        <w:t>keretén belül</w:t>
      </w:r>
      <w:r>
        <w:t xml:space="preserve"> az új </w:t>
      </w:r>
      <w:r w:rsidR="006F2DF5">
        <w:t xml:space="preserve">fejlesztőrendszer </w:t>
      </w:r>
      <w:r>
        <w:t xml:space="preserve">megismerésével és kipróbálásával töltöttem, miközben elkezdtem a saját, webes szerver megoldásom implementálását. </w:t>
      </w:r>
    </w:p>
    <w:p w14:paraId="56EDCD5C" w14:textId="77777777" w:rsidR="00A6519D" w:rsidRDefault="00A6519D" w:rsidP="00735204">
      <w:r>
        <w:t xml:space="preserve">Utóbbi már használható, a legtöbb, tőle kívánt funkció </w:t>
      </w:r>
      <w:commentRangeStart w:id="2055"/>
      <w:r>
        <w:t>működőképes</w:t>
      </w:r>
      <w:commentRangeEnd w:id="2055"/>
      <w:r w:rsidR="006F2DF5">
        <w:rPr>
          <w:rStyle w:val="Jegyzethivatkozs"/>
        </w:rPr>
        <w:commentReference w:id="2055"/>
      </w:r>
      <w:r>
        <w:t>. A szerveren képesek vagyunk a szükséges adminisztrációs feladatok elvégzésére, mint amilyen például az új eszközök, vagy azokhoz tartozó szabályok felvéte</w:t>
      </w:r>
      <w:bookmarkStart w:id="2056" w:name="_GoBack"/>
      <w:bookmarkEnd w:id="2056"/>
      <w:r>
        <w:t xml:space="preserve">le a rendszerbe. </w:t>
      </w:r>
      <w:commentRangeStart w:id="2057"/>
      <w:r>
        <w:t xml:space="preserve">Működik </w:t>
      </w:r>
      <w:commentRangeEnd w:id="2057"/>
      <w:r w:rsidR="00C40426">
        <w:rPr>
          <w:rStyle w:val="Jegyzethivatkozs"/>
        </w:rPr>
        <w:commentReference w:id="2057"/>
      </w:r>
      <w:r>
        <w:t>továbbá a vizualizáció is, a szenzoradatokat a szerver felületén grafikus formában is m</w:t>
      </w:r>
      <w:r w:rsidR="00C40426">
        <w:t>e</w:t>
      </w:r>
      <w:r>
        <w:t>gtekinthetjük. Az eddigiek nem jelentik azt, hogy a központi szerver fejlesztése befejezettnek tekinthető: a felület sok ponton esetlen és nem túl felhasználóbarát, a kényelmesebbé tételre még szeretnék időt fordítani a jövőben.</w:t>
      </w:r>
    </w:p>
    <w:p w14:paraId="7BEC1FE4" w14:textId="77777777" w:rsidR="00E0748F" w:rsidRDefault="00DC059D" w:rsidP="00735204">
      <w:r>
        <w:t xml:space="preserve">Az eszközök működési módjaik közül a szenzor áll a legközelebb a kész változathoz: ez funkcionálisát nézve közel </w:t>
      </w:r>
      <w:r w:rsidR="00A6519D">
        <w:t>teljesnek</w:t>
      </w:r>
      <w:r>
        <w:t xml:space="preserve"> nevezhető, néhány apróbb javításon, illetve a </w:t>
      </w:r>
      <w:r w:rsidR="00A6519D">
        <w:t xml:space="preserve">hosszú </w:t>
      </w:r>
      <w:r>
        <w:t xml:space="preserve">tesztelést követő </w:t>
      </w:r>
      <w:r w:rsidR="00A6519D">
        <w:t xml:space="preserve">esetlegesen felmerülő feladatokon kívül tulajdonképpen komolyabb munka már remélhetőleg nem adódik vele. </w:t>
      </w:r>
    </w:p>
    <w:p w14:paraId="2C9071B4" w14:textId="77777777" w:rsidR="00A6519D" w:rsidRDefault="00A6519D" w:rsidP="00735204">
      <w:r>
        <w:t>A beavatkozók és lokális szerver</w:t>
      </w:r>
      <w:r w:rsidR="00340859">
        <w:t xml:space="preserve"> működésének im</w:t>
      </w:r>
      <w:r>
        <w:t>plementációja egyelőre készülő fázisban van: eddig elsősorban a rendszer elemei közötti kommunikáció megvalósításán</w:t>
      </w:r>
      <w:r w:rsidR="00340859">
        <w:t xml:space="preserve"> dolgoztam, továbbá olyan megvalósítandó feladatokon, mint a lokális szerver hitelesítése a központi szerver felé. </w:t>
      </w:r>
    </w:p>
    <w:p w14:paraId="3C66D43E" w14:textId="77777777" w:rsidR="00E0748F" w:rsidRDefault="00C40426" w:rsidP="00E0748F">
      <w:pPr>
        <w:pStyle w:val="Cmsor2"/>
      </w:pPr>
      <w:bookmarkStart w:id="2058" w:name="_Toc483054185"/>
      <w:r>
        <w:lastRenderedPageBreak/>
        <w:t>Kitekintés</w:t>
      </w:r>
      <w:bookmarkEnd w:id="2058"/>
    </w:p>
    <w:p w14:paraId="4FE91DCC" w14:textId="77777777" w:rsidR="00E0748F" w:rsidRDefault="00E0748F" w:rsidP="00E0748F">
      <w:r>
        <w:t>A jövőre nézve az elsődleges feladat azon részfeladatok befejezése, mely még nem, vagy nem teljes mérté</w:t>
      </w:r>
      <w:r w:rsidR="00D96267">
        <w:t>kben készült el. Ez elsősorban</w:t>
      </w:r>
      <w:r>
        <w:t xml:space="preserve"> </w:t>
      </w:r>
      <w:r w:rsidR="00B61DA8">
        <w:t xml:space="preserve">a </w:t>
      </w:r>
      <w:r w:rsidR="00D96267">
        <w:t>menedzser</w:t>
      </w:r>
      <w:r w:rsidR="00B61DA8">
        <w:t xml:space="preserve"> és a beavatkozók</w:t>
      </w:r>
      <w:r>
        <w:t xml:space="preserve"> megvalósítását és</w:t>
      </w:r>
      <w:r w:rsidR="00B61DA8">
        <w:t xml:space="preserve"> az egész rendszer</w:t>
      </w:r>
      <w:r>
        <w:t xml:space="preserve"> alapos, több eszközre kiterjedő tesztelését jelenti. </w:t>
      </w:r>
    </w:p>
    <w:p w14:paraId="3D28FBB1" w14:textId="77777777" w:rsidR="00E0748F" w:rsidRDefault="00E0748F" w:rsidP="00E0748F">
      <w:r>
        <w:t xml:space="preserve">A szenzor üzemmódnál az időszakos működési igény miatt érdekes, és lényeges kérdés az, hogy megoldható-e (gazdaságosan és ésszerű karbantartási igénnyel) a csomópont </w:t>
      </w:r>
      <w:r w:rsidR="00D74593">
        <w:t>elemmel való működtetése. Ennek kiderítéséhez szükségessé válik majd az eszköz fogyasztásának mérése (mind alvó, mind aktív üzemmódban), és az eredmények kiértékelése.</w:t>
      </w:r>
    </w:p>
    <w:p w14:paraId="684C944F" w14:textId="77777777" w:rsidR="00D74593" w:rsidRDefault="00D74593" w:rsidP="00E0748F">
      <w:r>
        <w:t>Ha a szoftver fejlesztési folyamatának a végére érünk, a következő lépés az lehet, hogy a már éles használathoz specializált hardvert tervezzünk az eszközhöz, mely(ek) már a valódi, nem tesztelési célú csomópontokban is működhetnek.</w:t>
      </w:r>
    </w:p>
    <w:p w14:paraId="5CE280D3" w14:textId="77777777" w:rsidR="008B4639" w:rsidRDefault="00D74593" w:rsidP="00E82D39">
      <w:r>
        <w:t xml:space="preserve">Távlatibb, de nem elhanyagolható lehetőség a szenzorhálózat csomópontjaiban heterogén hálózatok összekapcsolása, így esetleg nem csak IoT, hanem pl. Bluetooth vagy rádiófrekvenciás eszközöket is bevonhatnánk a rendszer működésébe.  A lehetőségek vizsgálata önmagában is egy elég jelentős méretű feladat lehet a jövőben. </w:t>
      </w:r>
    </w:p>
    <w:p w14:paraId="78750E98" w14:textId="77777777" w:rsidR="00E4509A" w:rsidRDefault="00E4509A" w:rsidP="00E82D39">
      <w:r>
        <w:t>Az IoT projekt témájánál maradva ugyancsak érdekes feladat lehetne valamilyen okostelefonos alkalmazást tervezni a rendszerhez, amelyben további beavatkozásokat is végezhetnénk.</w:t>
      </w:r>
    </w:p>
    <w:customXmlInsRangeStart w:id="2059" w:author="Bence" w:date="2017-05-21T01:34:00Z"/>
    <w:bookmarkStart w:id="2060" w:name="_Toc483054186" w:displacedByCustomXml="next"/>
    <w:sdt>
      <w:sdtPr>
        <w:rPr>
          <w:b w:val="0"/>
          <w:bCs w:val="0"/>
          <w:kern w:val="0"/>
          <w:sz w:val="24"/>
          <w:szCs w:val="22"/>
        </w:rPr>
        <w:id w:val="1086274049"/>
        <w:docPartObj>
          <w:docPartGallery w:val="Bibliographies"/>
          <w:docPartUnique/>
        </w:docPartObj>
      </w:sdtPr>
      <w:sdtContent>
        <w:customXmlInsRangeEnd w:id="2059"/>
        <w:customXmlDelRangeStart w:id="2061" w:author="Bence" w:date="2017-05-21T01:34:00Z"/>
        <w:sdt>
          <w:sdtPr>
            <w:rPr>
              <w:b w:val="0"/>
              <w:bCs w:val="0"/>
              <w:kern w:val="0"/>
              <w:sz w:val="24"/>
              <w:szCs w:val="22"/>
            </w:rPr>
            <w:id w:val="-403916848"/>
            <w:docPartObj>
              <w:docPartGallery w:val="Bibliographies"/>
              <w:docPartUnique/>
            </w:docPartObj>
          </w:sdtPr>
          <w:sdtContent>
            <w:customXmlDelRangeEnd w:id="2061"/>
            <w:p w14:paraId="51C925FB" w14:textId="3E24AF25" w:rsidR="00CF7516" w:rsidRDefault="00CF7516">
              <w:pPr>
                <w:pStyle w:val="Cmsor1"/>
                <w:rPr>
                  <w:ins w:id="2062" w:author="Bence" w:date="2017-05-21T01:34:00Z"/>
                </w:rPr>
              </w:pPr>
              <w:ins w:id="2063" w:author="Bence" w:date="2017-05-21T01:34:00Z">
                <w:r>
                  <w:t>Irodalomjegyzék</w:t>
                </w:r>
              </w:ins>
            </w:p>
            <w:customXmlInsRangeStart w:id="2064" w:author="Bence" w:date="2017-05-21T01:34:00Z"/>
            <w:sdt>
              <w:sdtPr>
                <w:id w:val="111145805"/>
                <w:bibliography/>
              </w:sdtPr>
              <w:sdtContent>
                <w:customXmlInsRangeEnd w:id="2064"/>
                <w:p w14:paraId="0836BC9B" w14:textId="77777777" w:rsidR="00CF7516" w:rsidRDefault="00CF7516" w:rsidP="00CF7516">
                  <w:pPr>
                    <w:pStyle w:val="Irodalomjegyzk"/>
                    <w:ind w:left="720" w:hanging="720"/>
                    <w:rPr>
                      <w:noProof/>
                      <w:szCs w:val="24"/>
                    </w:rPr>
                  </w:pPr>
                  <w:ins w:id="2065" w:author="Bence" w:date="2017-05-21T01:34:00Z">
                    <w:r>
                      <w:fldChar w:fldCharType="begin"/>
                    </w:r>
                    <w:r>
                      <w:instrText>BIBLIOGRAPHY</w:instrText>
                    </w:r>
                    <w:r>
                      <w:fldChar w:fldCharType="separate"/>
                    </w:r>
                  </w:ins>
                  <w:r>
                    <w:rPr>
                      <w:i/>
                      <w:iCs/>
                      <w:noProof/>
                    </w:rPr>
                    <w:t>Domoticz</w:t>
                  </w:r>
                  <w:r>
                    <w:rPr>
                      <w:noProof/>
                    </w:rPr>
                    <w:t>. (dátum nélk.). Forrás: http://www.domoticz.com/</w:t>
                  </w:r>
                </w:p>
                <w:p w14:paraId="36EE3DAE" w14:textId="77777777" w:rsidR="00CF7516" w:rsidRDefault="00CF7516" w:rsidP="00CF7516">
                  <w:pPr>
                    <w:pStyle w:val="Irodalomjegyzk"/>
                    <w:ind w:left="720" w:hanging="720"/>
                    <w:rPr>
                      <w:noProof/>
                    </w:rPr>
                  </w:pPr>
                  <w:r>
                    <w:rPr>
                      <w:i/>
                      <w:iCs/>
                      <w:noProof/>
                    </w:rPr>
                    <w:t>ESP8266 Low Power Solutions.</w:t>
                  </w:r>
                  <w:r>
                    <w:rPr>
                      <w:noProof/>
                    </w:rPr>
                    <w:t xml:space="preserve"> (dátum nélk.). Forrás: https://espressif.com/sites/default/files/documentation/9b-esp8266-low_power_solutions_en.pdf</w:t>
                  </w:r>
                </w:p>
                <w:p w14:paraId="2CC2DF7B" w14:textId="6CC11EF7" w:rsidR="00CF7516" w:rsidRDefault="00CF7516" w:rsidP="00CF7516">
                  <w:pPr>
                    <w:rPr>
                      <w:ins w:id="2066" w:author="Bence" w:date="2017-05-21T01:34:00Z"/>
                    </w:rPr>
                  </w:pPr>
                  <w:ins w:id="2067" w:author="Bence" w:date="2017-05-21T01:34:00Z">
                    <w:r>
                      <w:rPr>
                        <w:b/>
                        <w:bCs/>
                      </w:rPr>
                      <w:fldChar w:fldCharType="end"/>
                    </w:r>
                  </w:ins>
                </w:p>
                <w:customXmlInsRangeStart w:id="2068" w:author="Bence" w:date="2017-05-21T01:34:00Z"/>
              </w:sdtContent>
            </w:sdt>
            <w:customXmlInsRangeEnd w:id="2068"/>
            <w:p w14:paraId="3DBDC54B" w14:textId="7D9E4D37" w:rsidR="00D31A2A" w:rsidDel="00CF7516" w:rsidRDefault="00D31A2A">
              <w:pPr>
                <w:pStyle w:val="Cmsor1"/>
                <w:rPr>
                  <w:del w:id="2069" w:author="Bence" w:date="2017-05-21T01:34:00Z"/>
                </w:rPr>
              </w:pPr>
              <w:del w:id="2070" w:author="Bence" w:date="2017-05-21T01:34:00Z">
                <w:r w:rsidDel="00CF7516">
                  <w:delText>Irodalomjegyzék</w:delText>
                </w:r>
                <w:bookmarkEnd w:id="2060"/>
              </w:del>
            </w:p>
            <w:customXmlDelRangeStart w:id="2071" w:author="Bence" w:date="2017-05-21T01:34:00Z"/>
            <w:sdt>
              <w:sdtPr>
                <w:id w:val="-573587230"/>
                <w:bibliography/>
              </w:sdtPr>
              <w:sdtContent>
                <w:customXmlDelRangeEnd w:id="2071"/>
                <w:commentRangeStart w:id="2072" w:displacedByCustomXml="prev"/>
                <w:p w14:paraId="00F65FDD" w14:textId="3E6C545F" w:rsidR="00CF7516" w:rsidDel="00CF7516" w:rsidRDefault="008B747D" w:rsidP="00CF7516">
                  <w:pPr>
                    <w:pStyle w:val="Irodalomjegyzk"/>
                    <w:ind w:left="720" w:hanging="720"/>
                    <w:rPr>
                      <w:del w:id="2073" w:author="Bence" w:date="2017-05-21T01:34:00Z"/>
                      <w:noProof/>
                      <w:szCs w:val="24"/>
                    </w:rPr>
                  </w:pPr>
                  <w:del w:id="2074" w:author="Bence" w:date="2017-05-21T01:34:00Z">
                    <w:r w:rsidDel="00CF7516">
                      <w:fldChar w:fldCharType="begin"/>
                    </w:r>
                    <w:r w:rsidR="00D31A2A" w:rsidDel="00CF7516">
                      <w:delInstrText>BIBLIOGRAPHY</w:delInstrText>
                    </w:r>
                    <w:r w:rsidDel="00CF7516">
                      <w:fldChar w:fldCharType="separate"/>
                    </w:r>
                    <w:r w:rsidR="00CF7516" w:rsidDel="00CF7516">
                      <w:rPr>
                        <w:i/>
                        <w:iCs/>
                        <w:noProof/>
                      </w:rPr>
                      <w:delText>Domoticz</w:delText>
                    </w:r>
                    <w:r w:rsidR="00CF7516" w:rsidDel="00CF7516">
                      <w:rPr>
                        <w:noProof/>
                      </w:rPr>
                      <w:delText>. (dátum nélk.). Forrás: http://www.domoticz.com/</w:delText>
                    </w:r>
                  </w:del>
                </w:p>
                <w:p w14:paraId="06C84960" w14:textId="51B70B76" w:rsidR="00CF7516" w:rsidDel="00CF7516" w:rsidRDefault="00CF7516" w:rsidP="00CF7516">
                  <w:pPr>
                    <w:pStyle w:val="Irodalomjegyzk"/>
                    <w:ind w:left="720" w:hanging="720"/>
                    <w:rPr>
                      <w:del w:id="2075" w:author="Bence" w:date="2017-05-21T01:34:00Z"/>
                      <w:noProof/>
                    </w:rPr>
                  </w:pPr>
                  <w:del w:id="2076" w:author="Bence" w:date="2017-05-21T01:34:00Z">
                    <w:r w:rsidDel="00CF7516">
                      <w:rPr>
                        <w:i/>
                        <w:iCs/>
                        <w:noProof/>
                      </w:rPr>
                      <w:delText>ESP8266 Low Power Solutions.</w:delText>
                    </w:r>
                    <w:r w:rsidDel="00CF7516">
                      <w:rPr>
                        <w:noProof/>
                      </w:rPr>
                      <w:delText xml:space="preserve"> (dátum nélk.). Forrás: https://espressif.com/sites/default/files/documentation/9b-esp8266-low_power_solutions_en.pdf</w:delText>
                    </w:r>
                  </w:del>
                </w:p>
                <w:p w14:paraId="3446B3A0" w14:textId="47CDD301" w:rsidR="00D31A2A" w:rsidRDefault="008B747D" w:rsidP="00CF7516">
                  <w:del w:id="2077" w:author="Bence" w:date="2017-05-21T01:34:00Z">
                    <w:r w:rsidDel="00CF7516">
                      <w:rPr>
                        <w:b/>
                        <w:bCs/>
                      </w:rPr>
                      <w:fldChar w:fldCharType="end"/>
                    </w:r>
                    <w:commentRangeEnd w:id="2072"/>
                    <w:r w:rsidR="006F2DF5" w:rsidDel="00CF7516">
                      <w:rPr>
                        <w:rStyle w:val="Jegyzethivatkozs"/>
                      </w:rPr>
                      <w:commentReference w:id="2072"/>
                    </w:r>
                  </w:del>
                </w:p>
                <w:customXmlDelRangeStart w:id="2078" w:author="Bence" w:date="2017-05-21T01:34:00Z"/>
              </w:sdtContent>
            </w:sdt>
            <w:customXmlDelRangeEnd w:id="2078"/>
            <w:customXmlDelRangeStart w:id="2079" w:author="Bence" w:date="2017-05-21T01:34:00Z"/>
          </w:sdtContent>
        </w:sdt>
        <w:customXmlDelRangeEnd w:id="2079"/>
        <w:customXmlInsRangeStart w:id="2080" w:author="Bence" w:date="2017-05-21T01:34:00Z"/>
      </w:sdtContent>
    </w:sdt>
    <w:customXmlInsRangeEnd w:id="2080"/>
    <w:p w14:paraId="1765D1C0" w14:textId="77777777" w:rsidR="00D31A2A" w:rsidRPr="008B4639" w:rsidRDefault="00D31A2A" w:rsidP="00E82D39"/>
    <w:sectPr w:rsidR="00D31A2A" w:rsidRPr="008B4639" w:rsidSect="001B34E3">
      <w:type w:val="continuous"/>
      <w:pgSz w:w="11906" w:h="16838"/>
      <w:pgMar w:top="899"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5" w:author="Predi" w:date="2017-05-16T10:10:00Z" w:initials="P">
    <w:p w14:paraId="2554825D" w14:textId="77777777" w:rsidR="00811C16" w:rsidRDefault="00811C16">
      <w:pPr>
        <w:pStyle w:val="Jegyzetszveg"/>
      </w:pPr>
      <w:r>
        <w:rPr>
          <w:rStyle w:val="Jegyzethivatkozs"/>
        </w:rPr>
        <w:annotationRef/>
      </w:r>
      <w:r>
        <w:t>még jobb, ha a rendszer gps/egyéb alapján érzékeli, hogy elindultunk</w:t>
      </w:r>
    </w:p>
  </w:comment>
  <w:comment w:id="286" w:author="Predi" w:date="2017-05-16T10:10:00Z" w:initials="P">
    <w:p w14:paraId="3619EB20" w14:textId="77777777" w:rsidR="00811C16" w:rsidRDefault="00811C16">
      <w:pPr>
        <w:pStyle w:val="Jegyzetszveg"/>
      </w:pPr>
      <w:r>
        <w:rPr>
          <w:rStyle w:val="Jegyzethivatkozs"/>
        </w:rPr>
        <w:annotationRef/>
      </w:r>
      <w:r>
        <w:t>ezt azért nem triviális érzékelni</w:t>
      </w:r>
    </w:p>
  </w:comment>
  <w:comment w:id="322" w:author="Predi" w:date="2017-05-16T10:10:00Z" w:initials="P">
    <w:p w14:paraId="7D5D4340" w14:textId="77777777" w:rsidR="00811C16" w:rsidRDefault="00811C16">
      <w:pPr>
        <w:pStyle w:val="Jegyzetszveg"/>
      </w:pPr>
      <w:r>
        <w:rPr>
          <w:rStyle w:val="Jegyzethivatkozs"/>
        </w:rPr>
        <w:annotationRef/>
      </w:r>
      <w:r>
        <w:t xml:space="preserve">már 1.5 </w:t>
      </w:r>
      <w:r>
        <w:sym w:font="Wingdings" w:char="F04A"/>
      </w:r>
    </w:p>
  </w:comment>
  <w:comment w:id="323" w:author="Predi" w:date="2017-05-16T10:10:00Z" w:initials="P">
    <w:p w14:paraId="7DE9DB6B" w14:textId="77777777" w:rsidR="00811C16" w:rsidRDefault="00811C16">
      <w:pPr>
        <w:pStyle w:val="Jegyzetszveg"/>
      </w:pPr>
      <w:r>
        <w:rPr>
          <w:rStyle w:val="Jegyzethivatkozs"/>
        </w:rPr>
        <w:annotationRef/>
      </w:r>
      <w:r>
        <w:t>érdemes megjegyezni, hogy a 8266-nak van egy új változata is, az esp32, de amikor elkezdted, az még nem volt elérhető</w:t>
      </w:r>
    </w:p>
  </w:comment>
  <w:comment w:id="340" w:author="Predi" w:date="2017-05-16T10:10:00Z" w:initials="P">
    <w:p w14:paraId="2A3E39AC" w14:textId="77777777" w:rsidR="00811C16" w:rsidRDefault="00811C16">
      <w:pPr>
        <w:pStyle w:val="Jegyzetszveg"/>
      </w:pPr>
      <w:r>
        <w:rPr>
          <w:rStyle w:val="Jegyzethivatkozs"/>
        </w:rPr>
        <w:annotationRef/>
      </w:r>
      <w:r>
        <w:t>ezt lehet érdemes kifejteni, hogy mit jelent. pl lábjegyzetben</w:t>
      </w:r>
    </w:p>
  </w:comment>
  <w:comment w:id="343" w:author="Predi" w:date="2017-05-16T10:10:00Z" w:initials="P">
    <w:p w14:paraId="30373A20" w14:textId="77777777" w:rsidR="00811C16" w:rsidRDefault="00811C16">
      <w:pPr>
        <w:pStyle w:val="Jegyzetszveg"/>
      </w:pPr>
      <w:r>
        <w:rPr>
          <w:rStyle w:val="Jegyzethivatkozs"/>
        </w:rPr>
        <w:annotationRef/>
      </w:r>
      <w:r>
        <w:t>akár magyarul is mehet: nyílt forráskódú</w:t>
      </w:r>
    </w:p>
  </w:comment>
  <w:comment w:id="345" w:author="Predi" w:date="2017-05-16T10:10:00Z" w:initials="P">
    <w:p w14:paraId="51BDB1C5" w14:textId="77777777" w:rsidR="00811C16" w:rsidRDefault="00811C16">
      <w:pPr>
        <w:pStyle w:val="Jegyzetszveg"/>
      </w:pPr>
      <w:r>
        <w:rPr>
          <w:rStyle w:val="Jegyzethivatkozs"/>
        </w:rPr>
        <w:annotationRef/>
      </w:r>
      <w:r>
        <w:t>a protokoll titkos vagy a forgalom rajta? kódtechből tudjuk, hogy a titkos protokoll nem nyújt védelmet</w:t>
      </w:r>
    </w:p>
  </w:comment>
  <w:comment w:id="346" w:author="Predi" w:date="2017-05-16T10:10:00Z" w:initials="P">
    <w:p w14:paraId="7559ABBA" w14:textId="77777777" w:rsidR="00811C16" w:rsidRDefault="00811C16">
      <w:pPr>
        <w:pStyle w:val="Jegyzetszveg"/>
      </w:pPr>
      <w:r>
        <w:rPr>
          <w:rStyle w:val="Jegyzethivatkozs"/>
        </w:rPr>
        <w:annotationRef/>
      </w:r>
      <w:r>
        <w:t>ezek az új eszközök szintén a saját márkás eszközök? ez esetben integrálhatóság helyett csatlakoztathatóságot írnék</w:t>
      </w:r>
    </w:p>
  </w:comment>
  <w:comment w:id="362" w:author="Predi" w:date="2017-05-16T10:10:00Z" w:initials="P">
    <w:p w14:paraId="0C1E049F" w14:textId="77777777" w:rsidR="00811C16" w:rsidRDefault="00811C16">
      <w:pPr>
        <w:pStyle w:val="Jegyzetszveg"/>
      </w:pPr>
      <w:r>
        <w:rPr>
          <w:rStyle w:val="Jegyzethivatkozs"/>
        </w:rPr>
        <w:annotationRef/>
      </w:r>
      <w:r>
        <w:t>fejts ki zárójelben</w:t>
      </w:r>
    </w:p>
  </w:comment>
  <w:comment w:id="363" w:author="Predi" w:date="2017-05-16T10:10:00Z" w:initials="P">
    <w:p w14:paraId="76A3F996" w14:textId="77777777" w:rsidR="00811C16" w:rsidRDefault="00811C16">
      <w:pPr>
        <w:pStyle w:val="Jegyzetszveg"/>
      </w:pPr>
      <w:r>
        <w:rPr>
          <w:rStyle w:val="Jegyzethivatkozs"/>
        </w:rPr>
        <w:annotationRef/>
      </w:r>
      <w:r>
        <w:t>a két dolog eléggé más kaliber: a z-wave egy szabvány a hue meg egy termék(család) nem?</w:t>
      </w:r>
    </w:p>
    <w:p w14:paraId="0BAAE7AE" w14:textId="77777777" w:rsidR="00811C16" w:rsidRDefault="00811C16">
      <w:pPr>
        <w:pStyle w:val="Jegyzetszveg"/>
      </w:pPr>
      <w:r>
        <w:t>javaslat: z-wave eszközök</w:t>
      </w:r>
    </w:p>
  </w:comment>
  <w:comment w:id="374" w:author="Predi" w:date="2017-05-16T10:10:00Z" w:initials="P">
    <w:p w14:paraId="3686BF2D" w14:textId="77777777" w:rsidR="00811C16" w:rsidRDefault="00811C16">
      <w:pPr>
        <w:pStyle w:val="Jegyzetszveg"/>
      </w:pPr>
      <w:r>
        <w:rPr>
          <w:rStyle w:val="Jegyzethivatkozs"/>
        </w:rPr>
        <w:annotationRef/>
      </w:r>
      <w:r>
        <w:t>inkább API vagy IDE váltás és hangsúlyozhatod, hogy ezek a te döntéseid.</w:t>
      </w:r>
    </w:p>
  </w:comment>
  <w:comment w:id="375" w:author="Predi" w:date="2017-05-16T10:10:00Z" w:initials="P">
    <w:p w14:paraId="6A60E754" w14:textId="77777777" w:rsidR="00811C16" w:rsidRDefault="00811C16">
      <w:pPr>
        <w:pStyle w:val="Jegyzetszveg"/>
      </w:pPr>
      <w:r>
        <w:rPr>
          <w:rStyle w:val="Jegyzethivatkozs"/>
        </w:rPr>
        <w:annotationRef/>
      </w:r>
      <w:r>
        <w:t>minden rövidítést kifejteni!</w:t>
      </w:r>
    </w:p>
  </w:comment>
  <w:comment w:id="378" w:author="Predi" w:date="2017-05-16T10:10:00Z" w:initials="P">
    <w:p w14:paraId="22977462" w14:textId="77777777" w:rsidR="00811C16" w:rsidRDefault="00811C16">
      <w:pPr>
        <w:pStyle w:val="Jegyzetszveg"/>
      </w:pPr>
      <w:r>
        <w:rPr>
          <w:rStyle w:val="Jegyzethivatkozs"/>
        </w:rPr>
        <w:annotationRef/>
      </w:r>
      <w:r>
        <w:t>szerintem az XML jobban áttekinthető…persze lehet rosszul olvasható XML-t és JSON-t is kitalálni</w:t>
      </w:r>
    </w:p>
  </w:comment>
  <w:comment w:id="483" w:author="Predi" w:date="2017-05-16T10:10:00Z" w:initials="P">
    <w:p w14:paraId="0CE09DCF" w14:textId="77777777" w:rsidR="00811C16" w:rsidRDefault="00811C16">
      <w:pPr>
        <w:pStyle w:val="Jegyzetszveg"/>
      </w:pPr>
      <w:r>
        <w:rPr>
          <w:rStyle w:val="Jegyzethivatkozs"/>
        </w:rPr>
        <w:annotationRef/>
      </w:r>
      <w:r>
        <w:t>ez egy kicsit sok helyet foglal, lehet hogy két hasábban jobb lenne</w:t>
      </w:r>
    </w:p>
  </w:comment>
  <w:comment w:id="758" w:author="Predi" w:date="2017-05-16T10:10:00Z" w:initials="P">
    <w:p w14:paraId="2012C01B" w14:textId="77777777" w:rsidR="00811C16" w:rsidRDefault="00811C16">
      <w:pPr>
        <w:pStyle w:val="Jegyzetszveg"/>
      </w:pPr>
      <w:r>
        <w:rPr>
          <w:rStyle w:val="Jegyzethivatkozs"/>
        </w:rPr>
        <w:annotationRef/>
      </w:r>
      <w:r>
        <w:t>ez elég rosszul hangzik: erőfeszítéssel</w:t>
      </w:r>
    </w:p>
  </w:comment>
  <w:comment w:id="766" w:author="Predi" w:date="2017-05-16T10:10:00Z" w:initials="P">
    <w:p w14:paraId="32D7A701" w14:textId="77777777" w:rsidR="00811C16" w:rsidRDefault="00811C16">
      <w:pPr>
        <w:pStyle w:val="Jegyzetszveg"/>
      </w:pPr>
      <w:r>
        <w:rPr>
          <w:rStyle w:val="Jegyzethivatkozs"/>
        </w:rPr>
        <w:annotationRef/>
      </w:r>
      <w:r>
        <w:t>külső mikrovezérlő nélküli standalone működés</w:t>
      </w:r>
    </w:p>
  </w:comment>
  <w:comment w:id="768" w:author="Predi" w:date="2017-05-16T10:10:00Z" w:initials="P">
    <w:p w14:paraId="162E97B9" w14:textId="77777777" w:rsidR="00811C16" w:rsidRDefault="00811C16">
      <w:pPr>
        <w:pStyle w:val="Jegyzetszveg"/>
      </w:pPr>
      <w:r>
        <w:rPr>
          <w:rStyle w:val="Jegyzethivatkozs"/>
        </w:rPr>
        <w:annotationRef/>
      </w:r>
      <w:r>
        <w:t>ne keverd a fogalmakat, illetve ha elkezdesz használni egyet, akkor maradj is meg mellett, nem kell sok szinonima a fogalmakról, mint egy szépirodalmi regénybe….</w:t>
      </w:r>
    </w:p>
  </w:comment>
  <w:comment w:id="770" w:author="Predi" w:date="2017-05-16T10:10:00Z" w:initials="P">
    <w:p w14:paraId="6D31BEE5" w14:textId="77777777" w:rsidR="00811C16" w:rsidRDefault="00811C16">
      <w:pPr>
        <w:pStyle w:val="Jegyzetszveg"/>
      </w:pPr>
      <w:r>
        <w:rPr>
          <w:rStyle w:val="Jegyzethivatkozs"/>
        </w:rPr>
        <w:annotationRef/>
      </w:r>
      <w:r>
        <w:t>firmware != platform != fejlesztőrendszer</w:t>
      </w:r>
    </w:p>
  </w:comment>
  <w:comment w:id="771" w:author="Predi" w:date="2017-05-16T10:10:00Z" w:initials="P">
    <w:p w14:paraId="28754437" w14:textId="77777777" w:rsidR="00811C16" w:rsidRDefault="00811C16">
      <w:pPr>
        <w:pStyle w:val="Jegyzetszveg"/>
      </w:pPr>
      <w:r>
        <w:rPr>
          <w:rStyle w:val="Jegyzethivatkozs"/>
        </w:rPr>
        <w:annotationRef/>
      </w:r>
      <w:r>
        <w:t>Főleg a nodemcu hibái/problémái miatt</w:t>
      </w:r>
    </w:p>
  </w:comment>
  <w:comment w:id="772" w:author="Predi" w:date="2017-05-16T10:10:00Z" w:initials="P">
    <w:p w14:paraId="226FB80A" w14:textId="77777777" w:rsidR="00811C16" w:rsidRDefault="00811C16">
      <w:pPr>
        <w:pStyle w:val="Jegyzetszveg"/>
      </w:pPr>
      <w:r>
        <w:rPr>
          <w:rStyle w:val="Jegyzethivatkozs"/>
        </w:rPr>
        <w:annotationRef/>
      </w:r>
      <w:r>
        <w:t>lásd fent</w:t>
      </w:r>
    </w:p>
  </w:comment>
  <w:comment w:id="773" w:author="Predi" w:date="2017-05-16T10:10:00Z" w:initials="P">
    <w:p w14:paraId="32F40E8E" w14:textId="77777777" w:rsidR="00811C16" w:rsidRDefault="00811C16">
      <w:pPr>
        <w:pStyle w:val="Jegyzetszveg"/>
      </w:pPr>
      <w:r>
        <w:rPr>
          <w:rStyle w:val="Jegyzethivatkozs"/>
        </w:rPr>
        <w:annotationRef/>
      </w:r>
      <w:r>
        <w:t>itt nem nyelvnek van nagyobb kifejezőereje, hanem a megírt fv. könyvtáraknak. Tehát nem írhatod azt hogy a C-nek nagyobb a kifejezőereje, mint a LUA-nak.</w:t>
      </w:r>
    </w:p>
  </w:comment>
  <w:comment w:id="778" w:author="Predi" w:date="2017-05-16T10:10:00Z" w:initials="P">
    <w:p w14:paraId="0D69BC7A" w14:textId="77777777" w:rsidR="00811C16" w:rsidRDefault="00811C16">
      <w:pPr>
        <w:pStyle w:val="Jegyzetszveg"/>
      </w:pPr>
      <w:r>
        <w:rPr>
          <w:rStyle w:val="Jegyzethivatkozs"/>
        </w:rPr>
        <w:annotationRef/>
      </w:r>
      <w:r>
        <w:t>eddig főleg egyes szám volt, maradjon is!</w:t>
      </w:r>
    </w:p>
  </w:comment>
  <w:comment w:id="779" w:author="Predi" w:date="2017-05-16T10:10:00Z" w:initials="P">
    <w:p w14:paraId="6CDAD39F" w14:textId="77777777" w:rsidR="00811C16" w:rsidRDefault="00811C16">
      <w:pPr>
        <w:pStyle w:val="Jegyzetszveg"/>
      </w:pPr>
      <w:r>
        <w:rPr>
          <w:rStyle w:val="Jegyzethivatkozs"/>
        </w:rPr>
        <w:annotationRef/>
      </w:r>
      <w:r>
        <w:t>hangsúlyoznám, hogy ebből egy db, több okosotthont is kiszolgál</w:t>
      </w:r>
    </w:p>
  </w:comment>
  <w:comment w:id="800" w:author="Predi" w:date="2017-05-16T10:31:00Z" w:initials="P">
    <w:p w14:paraId="26FA7B1F" w14:textId="77777777" w:rsidR="00811C16" w:rsidRDefault="00811C16" w:rsidP="00DE4C7F">
      <w:pPr>
        <w:pStyle w:val="Jegyzetszveg"/>
      </w:pPr>
      <w:r>
        <w:rPr>
          <w:rStyle w:val="Jegyzethivatkozs"/>
        </w:rPr>
        <w:annotationRef/>
      </w:r>
      <w:r>
        <w:t>kisbetű</w:t>
      </w:r>
    </w:p>
  </w:comment>
  <w:comment w:id="1428" w:author="Predi" w:date="2017-05-16T10:24:00Z" w:initials="P">
    <w:p w14:paraId="50CAB65C" w14:textId="77777777" w:rsidR="00811C16" w:rsidRDefault="00811C16">
      <w:pPr>
        <w:pStyle w:val="Jegyzetszveg"/>
      </w:pPr>
      <w:r>
        <w:rPr>
          <w:rStyle w:val="Jegyzethivatkozs"/>
        </w:rPr>
        <w:annotationRef/>
      </w:r>
      <w:r>
        <w:rPr>
          <w:rStyle w:val="Jegyzethivatkozs"/>
        </w:rPr>
        <w:annotationRef/>
      </w:r>
      <w:r>
        <w:t>legyen egységesen magyarul</w:t>
      </w:r>
    </w:p>
  </w:comment>
  <w:comment w:id="1434" w:author="Predi" w:date="2017-05-16T10:24:00Z" w:initials="P">
    <w:p w14:paraId="0BC2D02D" w14:textId="77777777" w:rsidR="00811C16" w:rsidRDefault="00811C16">
      <w:pPr>
        <w:pStyle w:val="Jegyzetszveg"/>
      </w:pPr>
      <w:r>
        <w:rPr>
          <w:rStyle w:val="Jegyzethivatkozs"/>
        </w:rPr>
        <w:annotationRef/>
      </w:r>
      <w:r>
        <w:t>az elején, az ábra alatt lehetne egy bekezdés arról, hogy miért ezt a topológiát találtad ki. miért kell a manager, stb…</w:t>
      </w:r>
    </w:p>
  </w:comment>
  <w:comment w:id="1545" w:author="Predi" w:date="2017-05-16T10:33:00Z" w:initials="P">
    <w:p w14:paraId="6C9E1669" w14:textId="77777777" w:rsidR="00811C16" w:rsidRDefault="00811C16">
      <w:pPr>
        <w:pStyle w:val="Jegyzetszveg"/>
      </w:pPr>
      <w:r>
        <w:rPr>
          <w:rStyle w:val="Jegyzethivatkozs"/>
        </w:rPr>
        <w:annotationRef/>
      </w:r>
      <w:r>
        <w:t xml:space="preserve">ezeket gondolom, majd elrendezed szépen </w:t>
      </w:r>
      <w:r>
        <w:sym w:font="Wingdings" w:char="F04A"/>
      </w:r>
    </w:p>
  </w:comment>
  <w:comment w:id="2055" w:author="Predi" w:date="2017-05-16T10:40:00Z" w:initials="P">
    <w:p w14:paraId="07CEB687" w14:textId="77777777" w:rsidR="00811C16" w:rsidRDefault="00811C16">
      <w:pPr>
        <w:pStyle w:val="Jegyzetszveg"/>
      </w:pPr>
      <w:r>
        <w:rPr>
          <w:rStyle w:val="Jegyzethivatkozs"/>
        </w:rPr>
        <w:annotationRef/>
      </w:r>
      <w:r>
        <w:t>diplomatervben ne próbáljunk meg eladni egy félkész rendszert. Persze majd leírhatod, hogy vannak hiányosságok, de nem így…</w:t>
      </w:r>
    </w:p>
  </w:comment>
  <w:comment w:id="2057" w:author="Predi" w:date="2017-05-16T10:42:00Z" w:initials="P">
    <w:p w14:paraId="203D209A" w14:textId="77777777" w:rsidR="00811C16" w:rsidRDefault="00811C16">
      <w:pPr>
        <w:pStyle w:val="Jegyzetszveg"/>
      </w:pPr>
      <w:r>
        <w:rPr>
          <w:rStyle w:val="Jegyzethivatkozs"/>
        </w:rPr>
        <w:annotationRef/>
      </w:r>
      <w:r>
        <w:t>vegyük alapvetőnek, hogy minden működik, ami nem azt majd leírod.</w:t>
      </w:r>
    </w:p>
  </w:comment>
  <w:comment w:id="2072" w:author="Predi" w:date="2017-05-16T10:34:00Z" w:initials="P">
    <w:p w14:paraId="64187954" w14:textId="77777777" w:rsidR="00811C16" w:rsidRDefault="00811C16">
      <w:pPr>
        <w:pStyle w:val="Jegyzetszveg"/>
      </w:pPr>
      <w:r>
        <w:rPr>
          <w:rStyle w:val="Jegyzethivatkozs"/>
        </w:rPr>
        <w:annotationRef/>
      </w:r>
      <w:r>
        <w:t>remélem lesznek!!!!! adatlapok, cikkek, stb….</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54825D" w15:done="0"/>
  <w15:commentEx w15:paraId="3619EB20" w15:done="0"/>
  <w15:commentEx w15:paraId="7D5D4340" w15:done="0"/>
  <w15:commentEx w15:paraId="7DE9DB6B" w15:done="0"/>
  <w15:commentEx w15:paraId="2A3E39AC" w15:done="0"/>
  <w15:commentEx w15:paraId="30373A20" w15:done="0"/>
  <w15:commentEx w15:paraId="51BDB1C5" w15:done="0"/>
  <w15:commentEx w15:paraId="7559ABBA" w15:done="0"/>
  <w15:commentEx w15:paraId="0C1E049F" w15:done="0"/>
  <w15:commentEx w15:paraId="0BAAE7AE" w15:done="0"/>
  <w15:commentEx w15:paraId="3686BF2D" w15:done="0"/>
  <w15:commentEx w15:paraId="6A60E754" w15:done="0"/>
  <w15:commentEx w15:paraId="22977462" w15:done="0"/>
  <w15:commentEx w15:paraId="0CE09DCF" w15:done="0"/>
  <w15:commentEx w15:paraId="2012C01B" w15:done="0"/>
  <w15:commentEx w15:paraId="32D7A701" w15:done="0"/>
  <w15:commentEx w15:paraId="162E97B9" w15:done="0"/>
  <w15:commentEx w15:paraId="6D31BEE5" w15:done="0"/>
  <w15:commentEx w15:paraId="28754437" w15:done="0"/>
  <w15:commentEx w15:paraId="226FB80A" w15:done="0"/>
  <w15:commentEx w15:paraId="32F40E8E" w15:done="0"/>
  <w15:commentEx w15:paraId="0D69BC7A" w15:done="0"/>
  <w15:commentEx w15:paraId="6CDAD39F" w15:done="0"/>
  <w15:commentEx w15:paraId="26FA7B1F" w15:done="0"/>
  <w15:commentEx w15:paraId="50CAB65C" w15:done="0"/>
  <w15:commentEx w15:paraId="0BC2D02D" w15:done="0"/>
  <w15:commentEx w15:paraId="6C9E1669" w15:done="0"/>
  <w15:commentEx w15:paraId="07CEB687" w15:done="0"/>
  <w15:commentEx w15:paraId="203D209A" w15:done="0"/>
  <w15:commentEx w15:paraId="6418795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704568" w14:textId="77777777" w:rsidR="00007249" w:rsidRDefault="00007249">
      <w:pPr>
        <w:spacing w:after="0" w:line="240" w:lineRule="auto"/>
      </w:pPr>
      <w:r>
        <w:separator/>
      </w:r>
    </w:p>
  </w:endnote>
  <w:endnote w:type="continuationSeparator" w:id="0">
    <w:p w14:paraId="7038D167" w14:textId="77777777" w:rsidR="00007249" w:rsidRDefault="00007249">
      <w:pPr>
        <w:spacing w:after="0" w:line="240" w:lineRule="auto"/>
      </w:pPr>
      <w:r>
        <w:continuationSeparator/>
      </w:r>
    </w:p>
  </w:endnote>
  <w:endnote w:type="continuationNotice" w:id="1">
    <w:p w14:paraId="280D71D7" w14:textId="77777777" w:rsidR="00007249" w:rsidRDefault="000072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7BC7E" w14:textId="77777777" w:rsidR="00811C16" w:rsidRDefault="00811C16">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C6E3ED" w14:textId="77777777" w:rsidR="00007249" w:rsidRDefault="00007249">
      <w:pPr>
        <w:spacing w:after="0" w:line="240" w:lineRule="auto"/>
      </w:pPr>
      <w:r>
        <w:separator/>
      </w:r>
    </w:p>
  </w:footnote>
  <w:footnote w:type="continuationSeparator" w:id="0">
    <w:p w14:paraId="5EB9FC90" w14:textId="77777777" w:rsidR="00007249" w:rsidRDefault="00007249">
      <w:pPr>
        <w:spacing w:after="0" w:line="240" w:lineRule="auto"/>
      </w:pPr>
      <w:r>
        <w:continuationSeparator/>
      </w:r>
    </w:p>
  </w:footnote>
  <w:footnote w:type="continuationNotice" w:id="1">
    <w:p w14:paraId="48965DD6" w14:textId="77777777" w:rsidR="00007249" w:rsidRDefault="00007249">
      <w:pPr>
        <w:spacing w:after="0" w:line="240" w:lineRule="auto"/>
      </w:pPr>
    </w:p>
  </w:footnote>
  <w:footnote w:id="2">
    <w:p w14:paraId="4647A7B3" w14:textId="4AFCBA23" w:rsidR="00811C16" w:rsidRDefault="00811C16">
      <w:pPr>
        <w:pStyle w:val="Lbjegyzetszveg"/>
      </w:pPr>
      <w:r>
        <w:rPr>
          <w:rStyle w:val="Lbjegyzet-hivatkozs"/>
        </w:rPr>
        <w:footnoteRef/>
      </w:r>
      <w:r>
        <w:t xml:space="preserve"> Global Positioning System, műhold alapú navigációs rendszer, a szolgáltatás a világ minden pontjáról a nap 24 órájában ingyenesen elérhető. </w:t>
      </w:r>
    </w:p>
  </w:footnote>
  <w:footnote w:id="3">
    <w:p w14:paraId="73FA5B0C" w14:textId="40EEC317" w:rsidR="00811C16" w:rsidRDefault="00811C16">
      <w:pPr>
        <w:pStyle w:val="Lbjegyzetszveg"/>
      </w:pPr>
      <w:r>
        <w:rPr>
          <w:rStyle w:val="Lbjegyzet-hivatkozs"/>
        </w:rPr>
        <w:footnoteRef/>
      </w:r>
      <w:r>
        <w:t xml:space="preserve"> </w:t>
      </w:r>
      <w:r w:rsidRPr="00E51EB6">
        <w:t xml:space="preserve">Az </w:t>
      </w:r>
      <w:r w:rsidRPr="005B45E2">
        <w:rPr>
          <w:bCs/>
        </w:rPr>
        <w:t>IEEE 802.11</w:t>
      </w:r>
      <w:r w:rsidRPr="00E51EB6">
        <w:t xml:space="preserve"> egy vezeték nélküli adatátviteli </w:t>
      </w:r>
      <w:r w:rsidRPr="005B45E2">
        <w:t>protokoll</w:t>
      </w:r>
      <w:r>
        <w:t>, mely</w:t>
      </w:r>
      <w:r w:rsidRPr="00E51EB6">
        <w:t xml:space="preserve"> </w:t>
      </w:r>
      <w:r>
        <w:t>a</w:t>
      </w:r>
      <w:r w:rsidRPr="00E51EB6">
        <w:t xml:space="preserve"> fizikai és az adatkapcsolati réteget definiálja.</w:t>
      </w:r>
      <w:r>
        <w:t xml:space="preserve"> A b/g/n változatok a sávszélesség és a használt rádiós frekvenciában térnek el.</w:t>
      </w:r>
    </w:p>
  </w:footnote>
  <w:footnote w:id="4">
    <w:p w14:paraId="5995A3E9" w14:textId="3CDB0A26" w:rsidR="00811C16" w:rsidRDefault="00811C16">
      <w:pPr>
        <w:pStyle w:val="Lbjegyzetszveg"/>
      </w:pPr>
      <w:r>
        <w:rPr>
          <w:rStyle w:val="Lbjegyzet-hivatkozs"/>
        </w:rPr>
        <w:footnoteRef/>
      </w:r>
      <w:r>
        <w:t xml:space="preserve"> </w:t>
      </w:r>
      <w:r w:rsidRPr="005B45E2">
        <w:rPr>
          <w:bCs/>
        </w:rPr>
        <w:t>Wi-Fi Protected Access</w:t>
      </w:r>
      <w:r>
        <w:rPr>
          <w:bCs/>
        </w:rPr>
        <w:t>, protokollok a vezeték nélküli hálózatok biztonságossá tételére</w:t>
      </w:r>
    </w:p>
  </w:footnote>
  <w:footnote w:id="5">
    <w:p w14:paraId="688F5195" w14:textId="0374C14D" w:rsidR="00811C16" w:rsidRDefault="00811C16">
      <w:pPr>
        <w:pStyle w:val="Lbjegyzetszveg"/>
      </w:pPr>
      <w:r>
        <w:rPr>
          <w:rStyle w:val="Lbjegyzet-hivatkozs"/>
        </w:rPr>
        <w:footnoteRef/>
      </w:r>
      <w:r>
        <w:t xml:space="preserve"> Kis</w:t>
      </w:r>
      <w:r w:rsidRPr="008236FB">
        <w:t xml:space="preserve"> hatótávolságú, adatcseréhez használt, nyílt, vezetéknélküli szabvány</w:t>
      </w:r>
    </w:p>
  </w:footnote>
  <w:footnote w:id="6">
    <w:p w14:paraId="147CB1D9" w14:textId="1DA0824D" w:rsidR="00811C16" w:rsidRDefault="00811C16">
      <w:pPr>
        <w:pStyle w:val="Lbjegyzetszveg"/>
      </w:pPr>
      <w:r>
        <w:rPr>
          <w:rStyle w:val="Lbjegyzet-hivatkozs"/>
        </w:rPr>
        <w:footnoteRef/>
      </w:r>
      <w:r>
        <w:t xml:space="preserve"> </w:t>
      </w:r>
      <w:r w:rsidRPr="00F145E0">
        <w:rPr>
          <w:bCs/>
        </w:rPr>
        <w:t>U</w:t>
      </w:r>
      <w:r w:rsidRPr="005B45E2">
        <w:rPr>
          <w:bCs/>
        </w:rPr>
        <w:t>niversal asynchronous receiver/transmitter</w:t>
      </w:r>
      <w:r>
        <w:rPr>
          <w:bCs/>
        </w:rPr>
        <w:t>, aszinkron soros átvitelre használt eszköz</w:t>
      </w:r>
    </w:p>
  </w:footnote>
  <w:footnote w:id="7">
    <w:p w14:paraId="619900E2" w14:textId="5AA6C4D3" w:rsidR="00811C16" w:rsidRPr="00F145E0" w:rsidRDefault="00811C16">
      <w:pPr>
        <w:pStyle w:val="Lbjegyzetszveg"/>
      </w:pPr>
      <w:r w:rsidRPr="00F145E0">
        <w:rPr>
          <w:rStyle w:val="Lbjegyzet-hivatkozs"/>
        </w:rPr>
        <w:footnoteRef/>
      </w:r>
      <w:r w:rsidRPr="00F145E0">
        <w:t xml:space="preserve"> </w:t>
      </w:r>
      <w:r w:rsidRPr="005B45E2">
        <w:rPr>
          <w:bCs/>
        </w:rPr>
        <w:t>Inter-Integrated Circuit</w:t>
      </w:r>
      <w:r>
        <w:rPr>
          <w:bCs/>
        </w:rPr>
        <w:t xml:space="preserve">, kétvezetékes szinkron adatátviteli rendszer. </w:t>
      </w:r>
    </w:p>
  </w:footnote>
  <w:footnote w:id="8">
    <w:p w14:paraId="03E1A36B" w14:textId="27C117CF" w:rsidR="00811C16" w:rsidRDefault="00811C16">
      <w:pPr>
        <w:pStyle w:val="Lbjegyzetszveg"/>
      </w:pPr>
      <w:r>
        <w:rPr>
          <w:rStyle w:val="Lbjegyzet-hivatkozs"/>
        </w:rPr>
        <w:footnoteRef/>
      </w:r>
      <w:r>
        <w:t xml:space="preserve"> A bistabil relé egy olyan kapcsoló, mely csak a nyitott és zárt állapot közötti váltáshoz igényel energiát, az aktuális állapotot képes korlátlan ideig megőrizni</w:t>
      </w:r>
    </w:p>
  </w:footnote>
  <w:footnote w:id="9">
    <w:p w14:paraId="2DC2854B" w14:textId="3EF2F88D" w:rsidR="00811C16" w:rsidRDefault="00811C16">
      <w:pPr>
        <w:pStyle w:val="Lbjegyzetszveg"/>
      </w:pPr>
      <w:r>
        <w:rPr>
          <w:rStyle w:val="Lbjegyzet-hivatkozs"/>
        </w:rPr>
        <w:footnoteRef/>
      </w:r>
      <w:r>
        <w:t xml:space="preserve"> Magyarul ritkán szokták fénykibocsátó diódának is nevezni</w:t>
      </w:r>
    </w:p>
  </w:footnote>
  <w:footnote w:id="10">
    <w:p w14:paraId="17A2115D" w14:textId="77777777" w:rsidR="00811C16" w:rsidRDefault="00811C16" w:rsidP="00F145E0">
      <w:pPr>
        <w:pStyle w:val="Lbjegyzetszveg"/>
      </w:pPr>
      <w:r>
        <w:rPr>
          <w:rStyle w:val="Lbjegyzet-hivatkozs"/>
        </w:rPr>
        <w:footnoteRef/>
      </w:r>
      <w:r>
        <w:t xml:space="preserve"> Az Xtend egy általános célú magas szintű programozási nyelv, mely a Java nyelvből indul ki, kiegészítve azt extra funkciókkal, mint az opcionális típushasználat, objektumok dinamikus kiterjesztése vagy az operátor túlterhelés.</w:t>
      </w:r>
    </w:p>
  </w:footnote>
  <w:footnote w:id="11">
    <w:p w14:paraId="086B1293" w14:textId="565E6765" w:rsidR="00811C16" w:rsidRDefault="00811C16">
      <w:pPr>
        <w:pStyle w:val="Lbjegyzetszveg"/>
      </w:pPr>
      <w:r>
        <w:rPr>
          <w:rStyle w:val="Lbjegyzet-hivatkozs"/>
        </w:rPr>
        <w:footnoteRef/>
      </w:r>
      <w:r>
        <w:t xml:space="preserve"> </w:t>
      </w:r>
      <w:r w:rsidRPr="001C0206">
        <w:t xml:space="preserve">Network Attached Storage, azaz a hálózatra csatolt tároló. A NAS egy </w:t>
      </w:r>
      <w:r>
        <w:t>fájl</w:t>
      </w:r>
      <w:r w:rsidRPr="001C0206">
        <w:t xml:space="preserve"> szintű adattároló eszköz, amely a számítógépes hálózathoz csatlakoztatva </w:t>
      </w:r>
      <w:r>
        <w:t>lehetővé teszi távoli felhasználók között adatok menedzselését, hozzáférési jogosultságok kezelését</w:t>
      </w:r>
      <w:r w:rsidRPr="001C0206">
        <w:t>. Internetkapcsolat</w:t>
      </w:r>
      <w:r>
        <w:t xml:space="preserve"> segítségével bárhonnan lehet rá csatlakozni.</w:t>
      </w:r>
    </w:p>
  </w:footnote>
  <w:footnote w:id="12">
    <w:p w14:paraId="0EB43EF6" w14:textId="77777777" w:rsidR="00811C16" w:rsidRDefault="00811C16">
      <w:pPr>
        <w:pStyle w:val="Lbjegyzetszveg"/>
      </w:pPr>
      <w:r>
        <w:rPr>
          <w:rStyle w:val="Lbjegyzet-hivatkozs"/>
        </w:rPr>
        <w:footnoteRef/>
      </w:r>
      <w:r>
        <w:t xml:space="preserve"> A Blocky egy vizuális fejlesztőeszköz, melyet a Google készített. Használói vezérlési szerkezeteket reprezentáló blokkok egymáshoz illesztésével tudnak algoritmusokat, és végső soron programokat írni.</w:t>
      </w:r>
    </w:p>
  </w:footnote>
  <w:footnote w:id="13">
    <w:p w14:paraId="33E027A1" w14:textId="77777777" w:rsidR="00811C16" w:rsidRDefault="00811C16">
      <w:pPr>
        <w:pStyle w:val="Lbjegyzetszveg"/>
      </w:pPr>
      <w:r>
        <w:rPr>
          <w:rStyle w:val="Lbjegyzet-hivatkozs"/>
        </w:rPr>
        <w:footnoteRef/>
      </w:r>
      <w:r>
        <w:t xml:space="preserve"> Az asszociatív tömb (angolul map vagy dictionary) adatszerkezet kulcs-érték párokat tartalmaz, ahol egy kulcshoz pontosan egy érték tartozik.</w:t>
      </w:r>
    </w:p>
  </w:footnote>
  <w:footnote w:id="14">
    <w:p w14:paraId="395D112C" w14:textId="77777777" w:rsidR="00811C16" w:rsidRDefault="00811C16">
      <w:pPr>
        <w:pStyle w:val="Lbjegyzetszveg"/>
      </w:pPr>
      <w:r>
        <w:rPr>
          <w:rStyle w:val="Lbjegyzet-hivatkozs"/>
        </w:rPr>
        <w:footnoteRef/>
      </w:r>
      <w:r>
        <w:t xml:space="preserve"> </w:t>
      </w:r>
      <w:r w:rsidRPr="00B961B0">
        <w:t>Cascading Style Sheets</w:t>
      </w:r>
      <w:r>
        <w:t>,</w:t>
      </w:r>
      <w:r w:rsidRPr="00B961B0">
        <w:t xml:space="preserve"> a számítástechnikában egy </w:t>
      </w:r>
      <w:hyperlink r:id="rId1" w:tooltip="Stílusleíró nyelv (a lap nem létezik)" w:history="1">
        <w:r w:rsidRPr="00B961B0">
          <w:t>stílusleíró nyelv</w:t>
        </w:r>
      </w:hyperlink>
      <w:r w:rsidRPr="00B961B0">
        <w:t xml:space="preserve">, mely a </w:t>
      </w:r>
      <w:hyperlink r:id="rId2" w:tooltip="HTML" w:history="1">
        <w:r w:rsidRPr="00B961B0">
          <w:t>HTML</w:t>
        </w:r>
      </w:hyperlink>
      <w:r w:rsidRPr="00B961B0">
        <w:t xml:space="preserve"> vagy </w:t>
      </w:r>
      <w:hyperlink r:id="rId3" w:tooltip="XHTML" w:history="1">
        <w:r w:rsidRPr="00B961B0">
          <w:t>XHTML</w:t>
        </w:r>
      </w:hyperlink>
      <w:r w:rsidRPr="00B961B0">
        <w:t xml:space="preserve"> típusú strukturált dokumentumok megjelenését írja le.</w:t>
      </w:r>
    </w:p>
  </w:footnote>
  <w:footnote w:id="15">
    <w:p w14:paraId="3C8FE5EA" w14:textId="32B0237A" w:rsidR="00811C16" w:rsidRDefault="00811C16">
      <w:pPr>
        <w:pStyle w:val="Lbjegyzetszveg"/>
      </w:pPr>
      <w:r>
        <w:rPr>
          <w:rStyle w:val="Lbjegyzet-hivatkozs"/>
        </w:rPr>
        <w:footnoteRef/>
      </w:r>
      <w:r>
        <w:t xml:space="preserve"> Real Time Operation System, olyan operációs rendszer architektúra, ahol az egyes eseménykezelőknek meghatározott időn belül kötelezően le kell futnia. </w:t>
      </w:r>
    </w:p>
  </w:footnote>
  <w:footnote w:id="16">
    <w:p w14:paraId="00E3DD29" w14:textId="0DD7323D" w:rsidR="00811C16" w:rsidRDefault="00811C16">
      <w:pPr>
        <w:pStyle w:val="Lbjegyzetszveg"/>
      </w:pPr>
      <w:r>
        <w:rPr>
          <w:rStyle w:val="Lbjegyzet-hivatkozs"/>
        </w:rPr>
        <w:footnoteRef/>
      </w:r>
      <w:r>
        <w:t xml:space="preserve"> A FreeRTOS egy népszerű RTOS kernel beágyazott eszközökre írva</w:t>
      </w:r>
    </w:p>
  </w:footnote>
  <w:footnote w:id="17">
    <w:p w14:paraId="37247460" w14:textId="2A5FD853" w:rsidR="00811C16" w:rsidRDefault="00811C16">
      <w:pPr>
        <w:pStyle w:val="Lbjegyzetszveg"/>
      </w:pPr>
      <w:r>
        <w:rPr>
          <w:rStyle w:val="Lbjegyzet-hivatkozs"/>
        </w:rPr>
        <w:footnoteRef/>
      </w:r>
      <w:r>
        <w:t xml:space="preserve"> Simple Service Discovery Protocoll, egy hálózati protokoll hálózati szolgáltatások felderítésére és jelenlétének közzétételére</w:t>
      </w:r>
    </w:p>
  </w:footnote>
  <w:footnote w:id="18">
    <w:p w14:paraId="1F2E1E04" w14:textId="0942D979" w:rsidR="00811C16" w:rsidRDefault="00811C16">
      <w:pPr>
        <w:pStyle w:val="Lbjegyzetszveg"/>
      </w:pPr>
      <w:ins w:id="977" w:author="Bence" w:date="2017-05-20T13:25:00Z">
        <w:r>
          <w:rPr>
            <w:rStyle w:val="Lbjegyzet-hivatkozs"/>
          </w:rPr>
          <w:footnoteRef/>
        </w:r>
        <w:r>
          <w:t xml:space="preserve"> Real time clock</w:t>
        </w:r>
      </w:ins>
      <w:ins w:id="978" w:author="Bence" w:date="2017-05-20T13:26:00Z">
        <w:r>
          <w:t>, az eszköz belső</w:t>
        </w:r>
      </w:ins>
      <w:ins w:id="979" w:author="Bence" w:date="2017-05-20T13:27:00Z">
        <w:r>
          <w:t xml:space="preserve"> órája, mely nem egyezik meg a rendszer órával, utóbbi egy szoftveres óra, mely az indítás óta eltelt időt jelzi</w:t>
        </w:r>
      </w:ins>
    </w:p>
  </w:footnote>
  <w:footnote w:id="19">
    <w:p w14:paraId="6DFAB412" w14:textId="30F1EC6C" w:rsidR="00811C16" w:rsidRDefault="00811C16">
      <w:pPr>
        <w:pStyle w:val="Lbjegyzetszveg"/>
      </w:pPr>
      <w:ins w:id="1029" w:author="Bence" w:date="2017-05-20T13:09:00Z">
        <w:r>
          <w:rPr>
            <w:rStyle w:val="Lbjegyzet-hivatkozs"/>
          </w:rPr>
          <w:footnoteRef/>
        </w:r>
        <w:r>
          <w:t xml:space="preserve"> Delivery Traffic Indication Message, a kliens felé az AP-tól érkező üzenet, jelezve, hogy </w:t>
        </w:r>
      </w:ins>
      <w:ins w:id="1030" w:author="Bence" w:date="2017-05-20T13:10:00Z">
        <w:r>
          <w:t>a kliens számára egy hálózati csomag kézbesítésre vár</w:t>
        </w:r>
      </w:ins>
    </w:p>
  </w:footnote>
  <w:footnote w:id="20">
    <w:p w14:paraId="5B7CD876" w14:textId="7B76DEBE" w:rsidR="00811C16" w:rsidRDefault="00811C16">
      <w:pPr>
        <w:pStyle w:val="Lbjegyzetszveg"/>
      </w:pPr>
      <w:ins w:id="1717" w:author="Bence" w:date="2017-05-21T01:04:00Z">
        <w:r>
          <w:rPr>
            <w:rStyle w:val="Lbjegyzet-hivatkozs"/>
          </w:rPr>
          <w:footnoteRef/>
        </w:r>
        <w:r>
          <w:t xml:space="preserve"> </w:t>
        </w:r>
        <w:r w:rsidRPr="00EC321E">
          <w:rPr>
            <w:iCs/>
            <w:rPrChange w:id="1718" w:author="Bence" w:date="2017-05-21T01:04:00Z">
              <w:rPr>
                <w:i/>
                <w:iCs/>
              </w:rPr>
            </w:rPrChange>
          </w:rPr>
          <w:t>Media Access Control</w:t>
        </w:r>
        <w:r>
          <w:rPr>
            <w:iCs/>
          </w:rPr>
          <w:t>, 12 hex</w:t>
        </w:r>
      </w:ins>
      <w:ins w:id="1719" w:author="Bence" w:date="2017-05-21T01:20:00Z">
        <w:r>
          <w:rPr>
            <w:iCs/>
          </w:rPr>
          <w:t>a</w:t>
        </w:r>
      </w:ins>
      <w:ins w:id="1720" w:author="Bence" w:date="2017-05-21T01:04:00Z">
        <w:r>
          <w:rPr>
            <w:iCs/>
          </w:rPr>
          <w:t>decimális számjegyből álló egyedi azonosító</w:t>
        </w:r>
      </w:ins>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cs="Times New Roman" w:hint="default"/>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8B2BD4"/>
    <w:multiLevelType w:val="hybridMultilevel"/>
    <w:tmpl w:val="3628089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05B54"/>
    <w:multiLevelType w:val="hybridMultilevel"/>
    <w:tmpl w:val="CDF48DF0"/>
    <w:lvl w:ilvl="0" w:tplc="C778D7F2">
      <w:start w:val="1"/>
      <w:numFmt w:val="bullet"/>
      <w:lvlText w:val="•"/>
      <w:lvlJc w:val="left"/>
      <w:pPr>
        <w:tabs>
          <w:tab w:val="num" w:pos="720"/>
        </w:tabs>
        <w:ind w:left="720" w:hanging="360"/>
      </w:pPr>
      <w:rPr>
        <w:rFonts w:ascii="Arial" w:hAnsi="Arial" w:hint="default"/>
      </w:rPr>
    </w:lvl>
    <w:lvl w:ilvl="1" w:tplc="1D84CD64">
      <w:numFmt w:val="bullet"/>
      <w:lvlText w:val="–"/>
      <w:lvlJc w:val="left"/>
      <w:pPr>
        <w:tabs>
          <w:tab w:val="num" w:pos="1440"/>
        </w:tabs>
        <w:ind w:left="1440" w:hanging="360"/>
      </w:pPr>
      <w:rPr>
        <w:rFonts w:ascii="Arial" w:hAnsi="Arial" w:hint="default"/>
      </w:rPr>
    </w:lvl>
    <w:lvl w:ilvl="2" w:tplc="FD344140" w:tentative="1">
      <w:start w:val="1"/>
      <w:numFmt w:val="bullet"/>
      <w:lvlText w:val="•"/>
      <w:lvlJc w:val="left"/>
      <w:pPr>
        <w:tabs>
          <w:tab w:val="num" w:pos="2160"/>
        </w:tabs>
        <w:ind w:left="2160" w:hanging="360"/>
      </w:pPr>
      <w:rPr>
        <w:rFonts w:ascii="Arial" w:hAnsi="Arial" w:hint="default"/>
      </w:rPr>
    </w:lvl>
    <w:lvl w:ilvl="3" w:tplc="A656AA3E" w:tentative="1">
      <w:start w:val="1"/>
      <w:numFmt w:val="bullet"/>
      <w:lvlText w:val="•"/>
      <w:lvlJc w:val="left"/>
      <w:pPr>
        <w:tabs>
          <w:tab w:val="num" w:pos="2880"/>
        </w:tabs>
        <w:ind w:left="2880" w:hanging="360"/>
      </w:pPr>
      <w:rPr>
        <w:rFonts w:ascii="Arial" w:hAnsi="Arial" w:hint="default"/>
      </w:rPr>
    </w:lvl>
    <w:lvl w:ilvl="4" w:tplc="75B40804" w:tentative="1">
      <w:start w:val="1"/>
      <w:numFmt w:val="bullet"/>
      <w:lvlText w:val="•"/>
      <w:lvlJc w:val="left"/>
      <w:pPr>
        <w:tabs>
          <w:tab w:val="num" w:pos="3600"/>
        </w:tabs>
        <w:ind w:left="3600" w:hanging="360"/>
      </w:pPr>
      <w:rPr>
        <w:rFonts w:ascii="Arial" w:hAnsi="Arial" w:hint="default"/>
      </w:rPr>
    </w:lvl>
    <w:lvl w:ilvl="5" w:tplc="E48C7060" w:tentative="1">
      <w:start w:val="1"/>
      <w:numFmt w:val="bullet"/>
      <w:lvlText w:val="•"/>
      <w:lvlJc w:val="left"/>
      <w:pPr>
        <w:tabs>
          <w:tab w:val="num" w:pos="4320"/>
        </w:tabs>
        <w:ind w:left="4320" w:hanging="360"/>
      </w:pPr>
      <w:rPr>
        <w:rFonts w:ascii="Arial" w:hAnsi="Arial" w:hint="default"/>
      </w:rPr>
    </w:lvl>
    <w:lvl w:ilvl="6" w:tplc="6AB06646" w:tentative="1">
      <w:start w:val="1"/>
      <w:numFmt w:val="bullet"/>
      <w:lvlText w:val="•"/>
      <w:lvlJc w:val="left"/>
      <w:pPr>
        <w:tabs>
          <w:tab w:val="num" w:pos="5040"/>
        </w:tabs>
        <w:ind w:left="5040" w:hanging="360"/>
      </w:pPr>
      <w:rPr>
        <w:rFonts w:ascii="Arial" w:hAnsi="Arial" w:hint="default"/>
      </w:rPr>
    </w:lvl>
    <w:lvl w:ilvl="7" w:tplc="1C4ACBC2" w:tentative="1">
      <w:start w:val="1"/>
      <w:numFmt w:val="bullet"/>
      <w:lvlText w:val="•"/>
      <w:lvlJc w:val="left"/>
      <w:pPr>
        <w:tabs>
          <w:tab w:val="num" w:pos="5760"/>
        </w:tabs>
        <w:ind w:left="5760" w:hanging="360"/>
      </w:pPr>
      <w:rPr>
        <w:rFonts w:ascii="Arial" w:hAnsi="Arial" w:hint="default"/>
      </w:rPr>
    </w:lvl>
    <w:lvl w:ilvl="8" w:tplc="8354C6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9347DF"/>
    <w:multiLevelType w:val="hybridMultilevel"/>
    <w:tmpl w:val="FF74C9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B5037CD"/>
    <w:multiLevelType w:val="hybridMultilevel"/>
    <w:tmpl w:val="C3D2DAAC"/>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5" w15:restartNumberingAfterBreak="0">
    <w:nsid w:val="0CBF3412"/>
    <w:multiLevelType w:val="hybridMultilevel"/>
    <w:tmpl w:val="B5B0ABE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E157D8E"/>
    <w:multiLevelType w:val="hybridMultilevel"/>
    <w:tmpl w:val="F65840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F6B37ED"/>
    <w:multiLevelType w:val="hybridMultilevel"/>
    <w:tmpl w:val="A09AE6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009642E"/>
    <w:multiLevelType w:val="hybridMultilevel"/>
    <w:tmpl w:val="EE58664C"/>
    <w:lvl w:ilvl="0" w:tplc="F2F2E17A">
      <w:start w:val="1"/>
      <w:numFmt w:val="decimal"/>
      <w:lvlText w:val="%1."/>
      <w:lvlJc w:val="left"/>
      <w:pPr>
        <w:tabs>
          <w:tab w:val="num" w:pos="720"/>
        </w:tabs>
        <w:ind w:left="720" w:hanging="360"/>
      </w:pPr>
    </w:lvl>
    <w:lvl w:ilvl="1" w:tplc="BE44A912" w:tentative="1">
      <w:start w:val="1"/>
      <w:numFmt w:val="decimal"/>
      <w:lvlText w:val="%2."/>
      <w:lvlJc w:val="left"/>
      <w:pPr>
        <w:tabs>
          <w:tab w:val="num" w:pos="1440"/>
        </w:tabs>
        <w:ind w:left="1440" w:hanging="360"/>
      </w:pPr>
    </w:lvl>
    <w:lvl w:ilvl="2" w:tplc="B06E19F0" w:tentative="1">
      <w:start w:val="1"/>
      <w:numFmt w:val="decimal"/>
      <w:lvlText w:val="%3."/>
      <w:lvlJc w:val="left"/>
      <w:pPr>
        <w:tabs>
          <w:tab w:val="num" w:pos="2160"/>
        </w:tabs>
        <w:ind w:left="2160" w:hanging="360"/>
      </w:pPr>
    </w:lvl>
    <w:lvl w:ilvl="3" w:tplc="81FE5D80" w:tentative="1">
      <w:start w:val="1"/>
      <w:numFmt w:val="decimal"/>
      <w:lvlText w:val="%4."/>
      <w:lvlJc w:val="left"/>
      <w:pPr>
        <w:tabs>
          <w:tab w:val="num" w:pos="2880"/>
        </w:tabs>
        <w:ind w:left="2880" w:hanging="360"/>
      </w:pPr>
    </w:lvl>
    <w:lvl w:ilvl="4" w:tplc="4D669DEC" w:tentative="1">
      <w:start w:val="1"/>
      <w:numFmt w:val="decimal"/>
      <w:lvlText w:val="%5."/>
      <w:lvlJc w:val="left"/>
      <w:pPr>
        <w:tabs>
          <w:tab w:val="num" w:pos="3600"/>
        </w:tabs>
        <w:ind w:left="3600" w:hanging="360"/>
      </w:pPr>
    </w:lvl>
    <w:lvl w:ilvl="5" w:tplc="169CA134" w:tentative="1">
      <w:start w:val="1"/>
      <w:numFmt w:val="decimal"/>
      <w:lvlText w:val="%6."/>
      <w:lvlJc w:val="left"/>
      <w:pPr>
        <w:tabs>
          <w:tab w:val="num" w:pos="4320"/>
        </w:tabs>
        <w:ind w:left="4320" w:hanging="360"/>
      </w:pPr>
    </w:lvl>
    <w:lvl w:ilvl="6" w:tplc="FA3433A8" w:tentative="1">
      <w:start w:val="1"/>
      <w:numFmt w:val="decimal"/>
      <w:lvlText w:val="%7."/>
      <w:lvlJc w:val="left"/>
      <w:pPr>
        <w:tabs>
          <w:tab w:val="num" w:pos="5040"/>
        </w:tabs>
        <w:ind w:left="5040" w:hanging="360"/>
      </w:pPr>
    </w:lvl>
    <w:lvl w:ilvl="7" w:tplc="3412EFE8" w:tentative="1">
      <w:start w:val="1"/>
      <w:numFmt w:val="decimal"/>
      <w:lvlText w:val="%8."/>
      <w:lvlJc w:val="left"/>
      <w:pPr>
        <w:tabs>
          <w:tab w:val="num" w:pos="5760"/>
        </w:tabs>
        <w:ind w:left="5760" w:hanging="360"/>
      </w:pPr>
    </w:lvl>
    <w:lvl w:ilvl="8" w:tplc="539E49D0" w:tentative="1">
      <w:start w:val="1"/>
      <w:numFmt w:val="decimal"/>
      <w:lvlText w:val="%9."/>
      <w:lvlJc w:val="left"/>
      <w:pPr>
        <w:tabs>
          <w:tab w:val="num" w:pos="6480"/>
        </w:tabs>
        <w:ind w:left="6480" w:hanging="360"/>
      </w:pPr>
    </w:lvl>
  </w:abstractNum>
  <w:abstractNum w:abstractNumId="9" w15:restartNumberingAfterBreak="0">
    <w:nsid w:val="17B3766C"/>
    <w:multiLevelType w:val="hybridMultilevel"/>
    <w:tmpl w:val="C3564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3BA51C1"/>
    <w:multiLevelType w:val="hybridMultilevel"/>
    <w:tmpl w:val="4A7040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B8668AF"/>
    <w:multiLevelType w:val="hybridMultilevel"/>
    <w:tmpl w:val="A7D878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4060CCC"/>
    <w:multiLevelType w:val="hybridMultilevel"/>
    <w:tmpl w:val="62D644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3C5C6683"/>
    <w:multiLevelType w:val="multilevel"/>
    <w:tmpl w:val="0F3E19FC"/>
    <w:lvl w:ilvl="0">
      <w:start w:val="1"/>
      <w:numFmt w:val="decimal"/>
      <w:pStyle w:val="Cmsor1"/>
      <w:lvlText w:val="%1"/>
      <w:lvlJc w:val="left"/>
      <w:pPr>
        <w:ind w:left="432" w:hanging="432"/>
      </w:pPr>
    </w:lvl>
    <w:lvl w:ilvl="1">
      <w:start w:val="1"/>
      <w:numFmt w:val="decimal"/>
      <w:pStyle w:val="Cmsor2"/>
      <w:lvlText w:val="%1.%2"/>
      <w:lvlJc w:val="left"/>
      <w:pPr>
        <w:ind w:left="4829" w:hanging="576"/>
      </w:pPr>
    </w:lvl>
    <w:lvl w:ilvl="2">
      <w:start w:val="1"/>
      <w:numFmt w:val="decimal"/>
      <w:pStyle w:val="Cmsor3"/>
      <w:lvlText w:val="%1.%2.%3"/>
      <w:lvlJc w:val="left"/>
      <w:pPr>
        <w:ind w:left="1854"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4" w15:restartNumberingAfterBreak="0">
    <w:nsid w:val="44E24679"/>
    <w:multiLevelType w:val="multilevel"/>
    <w:tmpl w:val="79BCAC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5" w15:restartNumberingAfterBreak="0">
    <w:nsid w:val="4F8C00ED"/>
    <w:multiLevelType w:val="hybridMultilevel"/>
    <w:tmpl w:val="46246270"/>
    <w:lvl w:ilvl="0" w:tplc="D8827458">
      <w:start w:val="1"/>
      <w:numFmt w:val="decimal"/>
      <w:lvlText w:val="%1."/>
      <w:lvlJc w:val="left"/>
      <w:pPr>
        <w:tabs>
          <w:tab w:val="num" w:pos="720"/>
        </w:tabs>
        <w:ind w:left="720" w:hanging="360"/>
      </w:pPr>
    </w:lvl>
    <w:lvl w:ilvl="1" w:tplc="CEBA41EC">
      <w:numFmt w:val="bullet"/>
      <w:lvlText w:val="•"/>
      <w:lvlJc w:val="left"/>
      <w:pPr>
        <w:tabs>
          <w:tab w:val="num" w:pos="1440"/>
        </w:tabs>
        <w:ind w:left="1440" w:hanging="360"/>
      </w:pPr>
      <w:rPr>
        <w:rFonts w:ascii="Arial" w:hAnsi="Arial" w:hint="default"/>
      </w:rPr>
    </w:lvl>
    <w:lvl w:ilvl="2" w:tplc="4DAAC3C8">
      <w:numFmt w:val="bullet"/>
      <w:lvlText w:val="•"/>
      <w:lvlJc w:val="left"/>
      <w:pPr>
        <w:tabs>
          <w:tab w:val="num" w:pos="2160"/>
        </w:tabs>
        <w:ind w:left="2160" w:hanging="360"/>
      </w:pPr>
      <w:rPr>
        <w:rFonts w:ascii="Arial" w:hAnsi="Arial" w:hint="default"/>
      </w:rPr>
    </w:lvl>
    <w:lvl w:ilvl="3" w:tplc="7F4E6750" w:tentative="1">
      <w:start w:val="1"/>
      <w:numFmt w:val="decimal"/>
      <w:lvlText w:val="%4."/>
      <w:lvlJc w:val="left"/>
      <w:pPr>
        <w:tabs>
          <w:tab w:val="num" w:pos="2880"/>
        </w:tabs>
        <w:ind w:left="2880" w:hanging="360"/>
      </w:pPr>
    </w:lvl>
    <w:lvl w:ilvl="4" w:tplc="D514183A" w:tentative="1">
      <w:start w:val="1"/>
      <w:numFmt w:val="decimal"/>
      <w:lvlText w:val="%5."/>
      <w:lvlJc w:val="left"/>
      <w:pPr>
        <w:tabs>
          <w:tab w:val="num" w:pos="3600"/>
        </w:tabs>
        <w:ind w:left="3600" w:hanging="360"/>
      </w:pPr>
    </w:lvl>
    <w:lvl w:ilvl="5" w:tplc="D29A0DC6" w:tentative="1">
      <w:start w:val="1"/>
      <w:numFmt w:val="decimal"/>
      <w:lvlText w:val="%6."/>
      <w:lvlJc w:val="left"/>
      <w:pPr>
        <w:tabs>
          <w:tab w:val="num" w:pos="4320"/>
        </w:tabs>
        <w:ind w:left="4320" w:hanging="360"/>
      </w:pPr>
    </w:lvl>
    <w:lvl w:ilvl="6" w:tplc="B9825EB4" w:tentative="1">
      <w:start w:val="1"/>
      <w:numFmt w:val="decimal"/>
      <w:lvlText w:val="%7."/>
      <w:lvlJc w:val="left"/>
      <w:pPr>
        <w:tabs>
          <w:tab w:val="num" w:pos="5040"/>
        </w:tabs>
        <w:ind w:left="5040" w:hanging="360"/>
      </w:pPr>
    </w:lvl>
    <w:lvl w:ilvl="7" w:tplc="B900D3B2" w:tentative="1">
      <w:start w:val="1"/>
      <w:numFmt w:val="decimal"/>
      <w:lvlText w:val="%8."/>
      <w:lvlJc w:val="left"/>
      <w:pPr>
        <w:tabs>
          <w:tab w:val="num" w:pos="5760"/>
        </w:tabs>
        <w:ind w:left="5760" w:hanging="360"/>
      </w:pPr>
    </w:lvl>
    <w:lvl w:ilvl="8" w:tplc="FD6A6258" w:tentative="1">
      <w:start w:val="1"/>
      <w:numFmt w:val="decimal"/>
      <w:lvlText w:val="%9."/>
      <w:lvlJc w:val="left"/>
      <w:pPr>
        <w:tabs>
          <w:tab w:val="num" w:pos="6480"/>
        </w:tabs>
        <w:ind w:left="6480" w:hanging="360"/>
      </w:pPr>
    </w:lvl>
  </w:abstractNum>
  <w:abstractNum w:abstractNumId="16" w15:restartNumberingAfterBreak="0">
    <w:nsid w:val="525957FC"/>
    <w:multiLevelType w:val="hybridMultilevel"/>
    <w:tmpl w:val="2F14973A"/>
    <w:lvl w:ilvl="0" w:tplc="1EFABF4A">
      <w:start w:val="1"/>
      <w:numFmt w:val="bullet"/>
      <w:lvlText w:val="•"/>
      <w:lvlJc w:val="left"/>
      <w:pPr>
        <w:tabs>
          <w:tab w:val="num" w:pos="720"/>
        </w:tabs>
        <w:ind w:left="720" w:hanging="360"/>
      </w:pPr>
      <w:rPr>
        <w:rFonts w:ascii="Arial" w:hAnsi="Arial" w:hint="default"/>
      </w:rPr>
    </w:lvl>
    <w:lvl w:ilvl="1" w:tplc="1ABA9D78">
      <w:numFmt w:val="bullet"/>
      <w:lvlText w:val="–"/>
      <w:lvlJc w:val="left"/>
      <w:pPr>
        <w:tabs>
          <w:tab w:val="num" w:pos="1440"/>
        </w:tabs>
        <w:ind w:left="1440" w:hanging="360"/>
      </w:pPr>
      <w:rPr>
        <w:rFonts w:ascii="Arial" w:hAnsi="Arial" w:hint="default"/>
      </w:rPr>
    </w:lvl>
    <w:lvl w:ilvl="2" w:tplc="ABBA97E0" w:tentative="1">
      <w:start w:val="1"/>
      <w:numFmt w:val="bullet"/>
      <w:lvlText w:val="•"/>
      <w:lvlJc w:val="left"/>
      <w:pPr>
        <w:tabs>
          <w:tab w:val="num" w:pos="2160"/>
        </w:tabs>
        <w:ind w:left="2160" w:hanging="360"/>
      </w:pPr>
      <w:rPr>
        <w:rFonts w:ascii="Arial" w:hAnsi="Arial" w:hint="default"/>
      </w:rPr>
    </w:lvl>
    <w:lvl w:ilvl="3" w:tplc="F37A4054" w:tentative="1">
      <w:start w:val="1"/>
      <w:numFmt w:val="bullet"/>
      <w:lvlText w:val="•"/>
      <w:lvlJc w:val="left"/>
      <w:pPr>
        <w:tabs>
          <w:tab w:val="num" w:pos="2880"/>
        </w:tabs>
        <w:ind w:left="2880" w:hanging="360"/>
      </w:pPr>
      <w:rPr>
        <w:rFonts w:ascii="Arial" w:hAnsi="Arial" w:hint="default"/>
      </w:rPr>
    </w:lvl>
    <w:lvl w:ilvl="4" w:tplc="4E1873FA" w:tentative="1">
      <w:start w:val="1"/>
      <w:numFmt w:val="bullet"/>
      <w:lvlText w:val="•"/>
      <w:lvlJc w:val="left"/>
      <w:pPr>
        <w:tabs>
          <w:tab w:val="num" w:pos="3600"/>
        </w:tabs>
        <w:ind w:left="3600" w:hanging="360"/>
      </w:pPr>
      <w:rPr>
        <w:rFonts w:ascii="Arial" w:hAnsi="Arial" w:hint="default"/>
      </w:rPr>
    </w:lvl>
    <w:lvl w:ilvl="5" w:tplc="C1D0EDFA" w:tentative="1">
      <w:start w:val="1"/>
      <w:numFmt w:val="bullet"/>
      <w:lvlText w:val="•"/>
      <w:lvlJc w:val="left"/>
      <w:pPr>
        <w:tabs>
          <w:tab w:val="num" w:pos="4320"/>
        </w:tabs>
        <w:ind w:left="4320" w:hanging="360"/>
      </w:pPr>
      <w:rPr>
        <w:rFonts w:ascii="Arial" w:hAnsi="Arial" w:hint="default"/>
      </w:rPr>
    </w:lvl>
    <w:lvl w:ilvl="6" w:tplc="340CFBE0" w:tentative="1">
      <w:start w:val="1"/>
      <w:numFmt w:val="bullet"/>
      <w:lvlText w:val="•"/>
      <w:lvlJc w:val="left"/>
      <w:pPr>
        <w:tabs>
          <w:tab w:val="num" w:pos="5040"/>
        </w:tabs>
        <w:ind w:left="5040" w:hanging="360"/>
      </w:pPr>
      <w:rPr>
        <w:rFonts w:ascii="Arial" w:hAnsi="Arial" w:hint="default"/>
      </w:rPr>
    </w:lvl>
    <w:lvl w:ilvl="7" w:tplc="7CD4718C" w:tentative="1">
      <w:start w:val="1"/>
      <w:numFmt w:val="bullet"/>
      <w:lvlText w:val="•"/>
      <w:lvlJc w:val="left"/>
      <w:pPr>
        <w:tabs>
          <w:tab w:val="num" w:pos="5760"/>
        </w:tabs>
        <w:ind w:left="5760" w:hanging="360"/>
      </w:pPr>
      <w:rPr>
        <w:rFonts w:ascii="Arial" w:hAnsi="Arial" w:hint="default"/>
      </w:rPr>
    </w:lvl>
    <w:lvl w:ilvl="8" w:tplc="6FFED32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9E014B"/>
    <w:multiLevelType w:val="hybridMultilevel"/>
    <w:tmpl w:val="7138C9E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86316B3"/>
    <w:multiLevelType w:val="hybridMultilevel"/>
    <w:tmpl w:val="14708544"/>
    <w:lvl w:ilvl="0" w:tplc="E4E0E6A2">
      <w:start w:val="1"/>
      <w:numFmt w:val="bullet"/>
      <w:lvlText w:val=""/>
      <w:lvlJc w:val="left"/>
      <w:pPr>
        <w:ind w:left="742" w:hanging="341"/>
      </w:pPr>
      <w:rPr>
        <w:rFonts w:ascii="Symbol" w:eastAsia="Symbol" w:hAnsi="Symbol" w:hint="default"/>
        <w:w w:val="100"/>
        <w:sz w:val="24"/>
        <w:szCs w:val="24"/>
      </w:rPr>
    </w:lvl>
    <w:lvl w:ilvl="1" w:tplc="89ECBD1E">
      <w:start w:val="1"/>
      <w:numFmt w:val="bullet"/>
      <w:lvlText w:val="•"/>
      <w:lvlJc w:val="left"/>
      <w:pPr>
        <w:ind w:left="1596" w:hanging="341"/>
      </w:pPr>
      <w:rPr>
        <w:rFonts w:hint="default"/>
      </w:rPr>
    </w:lvl>
    <w:lvl w:ilvl="2" w:tplc="A948B54E">
      <w:start w:val="1"/>
      <w:numFmt w:val="bullet"/>
      <w:lvlText w:val="•"/>
      <w:lvlJc w:val="left"/>
      <w:pPr>
        <w:ind w:left="2453" w:hanging="341"/>
      </w:pPr>
      <w:rPr>
        <w:rFonts w:hint="default"/>
      </w:rPr>
    </w:lvl>
    <w:lvl w:ilvl="3" w:tplc="E0AE1E76">
      <w:start w:val="1"/>
      <w:numFmt w:val="bullet"/>
      <w:lvlText w:val="•"/>
      <w:lvlJc w:val="left"/>
      <w:pPr>
        <w:ind w:left="3309" w:hanging="341"/>
      </w:pPr>
      <w:rPr>
        <w:rFonts w:hint="default"/>
      </w:rPr>
    </w:lvl>
    <w:lvl w:ilvl="4" w:tplc="16865180">
      <w:start w:val="1"/>
      <w:numFmt w:val="bullet"/>
      <w:lvlText w:val="•"/>
      <w:lvlJc w:val="left"/>
      <w:pPr>
        <w:ind w:left="4166" w:hanging="341"/>
      </w:pPr>
      <w:rPr>
        <w:rFonts w:hint="default"/>
      </w:rPr>
    </w:lvl>
    <w:lvl w:ilvl="5" w:tplc="368E55B0">
      <w:start w:val="1"/>
      <w:numFmt w:val="bullet"/>
      <w:lvlText w:val="•"/>
      <w:lvlJc w:val="left"/>
      <w:pPr>
        <w:ind w:left="5022" w:hanging="341"/>
      </w:pPr>
      <w:rPr>
        <w:rFonts w:hint="default"/>
      </w:rPr>
    </w:lvl>
    <w:lvl w:ilvl="6" w:tplc="B05068FC">
      <w:start w:val="1"/>
      <w:numFmt w:val="bullet"/>
      <w:lvlText w:val="•"/>
      <w:lvlJc w:val="left"/>
      <w:pPr>
        <w:ind w:left="5879" w:hanging="341"/>
      </w:pPr>
      <w:rPr>
        <w:rFonts w:hint="default"/>
      </w:rPr>
    </w:lvl>
    <w:lvl w:ilvl="7" w:tplc="231E84F0">
      <w:start w:val="1"/>
      <w:numFmt w:val="bullet"/>
      <w:lvlText w:val="•"/>
      <w:lvlJc w:val="left"/>
      <w:pPr>
        <w:ind w:left="6735" w:hanging="341"/>
      </w:pPr>
      <w:rPr>
        <w:rFonts w:hint="default"/>
      </w:rPr>
    </w:lvl>
    <w:lvl w:ilvl="8" w:tplc="5D749B56">
      <w:start w:val="1"/>
      <w:numFmt w:val="bullet"/>
      <w:lvlText w:val="•"/>
      <w:lvlJc w:val="left"/>
      <w:pPr>
        <w:ind w:left="7592" w:hanging="341"/>
      </w:pPr>
      <w:rPr>
        <w:rFonts w:hint="default"/>
      </w:rPr>
    </w:lvl>
  </w:abstractNum>
  <w:abstractNum w:abstractNumId="19" w15:restartNumberingAfterBreak="0">
    <w:nsid w:val="5AC87A37"/>
    <w:multiLevelType w:val="hybridMultilevel"/>
    <w:tmpl w:val="C4068E6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61FA7507"/>
    <w:multiLevelType w:val="hybridMultilevel"/>
    <w:tmpl w:val="9CCEFB9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B3D57C1"/>
    <w:multiLevelType w:val="hybridMultilevel"/>
    <w:tmpl w:val="A59A943C"/>
    <w:lvl w:ilvl="0" w:tplc="3094FA3C">
      <w:start w:val="1"/>
      <w:numFmt w:val="bullet"/>
      <w:lvlText w:val="•"/>
      <w:lvlJc w:val="left"/>
      <w:pPr>
        <w:tabs>
          <w:tab w:val="num" w:pos="720"/>
        </w:tabs>
        <w:ind w:left="720" w:hanging="360"/>
      </w:pPr>
      <w:rPr>
        <w:rFonts w:ascii="Arial" w:hAnsi="Arial" w:hint="default"/>
      </w:rPr>
    </w:lvl>
    <w:lvl w:ilvl="1" w:tplc="97F048B2">
      <w:numFmt w:val="bullet"/>
      <w:lvlText w:val="–"/>
      <w:lvlJc w:val="left"/>
      <w:pPr>
        <w:tabs>
          <w:tab w:val="num" w:pos="1440"/>
        </w:tabs>
        <w:ind w:left="1440" w:hanging="360"/>
      </w:pPr>
      <w:rPr>
        <w:rFonts w:ascii="Arial" w:hAnsi="Arial" w:hint="default"/>
      </w:rPr>
    </w:lvl>
    <w:lvl w:ilvl="2" w:tplc="61BE3CBE" w:tentative="1">
      <w:start w:val="1"/>
      <w:numFmt w:val="bullet"/>
      <w:lvlText w:val="•"/>
      <w:lvlJc w:val="left"/>
      <w:pPr>
        <w:tabs>
          <w:tab w:val="num" w:pos="2160"/>
        </w:tabs>
        <w:ind w:left="2160" w:hanging="360"/>
      </w:pPr>
      <w:rPr>
        <w:rFonts w:ascii="Arial" w:hAnsi="Arial" w:hint="default"/>
      </w:rPr>
    </w:lvl>
    <w:lvl w:ilvl="3" w:tplc="9B3863D0" w:tentative="1">
      <w:start w:val="1"/>
      <w:numFmt w:val="bullet"/>
      <w:lvlText w:val="•"/>
      <w:lvlJc w:val="left"/>
      <w:pPr>
        <w:tabs>
          <w:tab w:val="num" w:pos="2880"/>
        </w:tabs>
        <w:ind w:left="2880" w:hanging="360"/>
      </w:pPr>
      <w:rPr>
        <w:rFonts w:ascii="Arial" w:hAnsi="Arial" w:hint="default"/>
      </w:rPr>
    </w:lvl>
    <w:lvl w:ilvl="4" w:tplc="BFF22BA2" w:tentative="1">
      <w:start w:val="1"/>
      <w:numFmt w:val="bullet"/>
      <w:lvlText w:val="•"/>
      <w:lvlJc w:val="left"/>
      <w:pPr>
        <w:tabs>
          <w:tab w:val="num" w:pos="3600"/>
        </w:tabs>
        <w:ind w:left="3600" w:hanging="360"/>
      </w:pPr>
      <w:rPr>
        <w:rFonts w:ascii="Arial" w:hAnsi="Arial" w:hint="default"/>
      </w:rPr>
    </w:lvl>
    <w:lvl w:ilvl="5" w:tplc="5A2E2E68" w:tentative="1">
      <w:start w:val="1"/>
      <w:numFmt w:val="bullet"/>
      <w:lvlText w:val="•"/>
      <w:lvlJc w:val="left"/>
      <w:pPr>
        <w:tabs>
          <w:tab w:val="num" w:pos="4320"/>
        </w:tabs>
        <w:ind w:left="4320" w:hanging="360"/>
      </w:pPr>
      <w:rPr>
        <w:rFonts w:ascii="Arial" w:hAnsi="Arial" w:hint="default"/>
      </w:rPr>
    </w:lvl>
    <w:lvl w:ilvl="6" w:tplc="9444A2EC" w:tentative="1">
      <w:start w:val="1"/>
      <w:numFmt w:val="bullet"/>
      <w:lvlText w:val="•"/>
      <w:lvlJc w:val="left"/>
      <w:pPr>
        <w:tabs>
          <w:tab w:val="num" w:pos="5040"/>
        </w:tabs>
        <w:ind w:left="5040" w:hanging="360"/>
      </w:pPr>
      <w:rPr>
        <w:rFonts w:ascii="Arial" w:hAnsi="Arial" w:hint="default"/>
      </w:rPr>
    </w:lvl>
    <w:lvl w:ilvl="7" w:tplc="A8CE8522" w:tentative="1">
      <w:start w:val="1"/>
      <w:numFmt w:val="bullet"/>
      <w:lvlText w:val="•"/>
      <w:lvlJc w:val="left"/>
      <w:pPr>
        <w:tabs>
          <w:tab w:val="num" w:pos="5760"/>
        </w:tabs>
        <w:ind w:left="5760" w:hanging="360"/>
      </w:pPr>
      <w:rPr>
        <w:rFonts w:ascii="Arial" w:hAnsi="Arial" w:hint="default"/>
      </w:rPr>
    </w:lvl>
    <w:lvl w:ilvl="8" w:tplc="05946BC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DE3714F"/>
    <w:multiLevelType w:val="hybridMultilevel"/>
    <w:tmpl w:val="53821F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2296989"/>
    <w:multiLevelType w:val="hybridMultilevel"/>
    <w:tmpl w:val="F3EAF7F2"/>
    <w:lvl w:ilvl="0" w:tplc="8806E8F8">
      <w:start w:val="1"/>
      <w:numFmt w:val="bullet"/>
      <w:lvlText w:val="•"/>
      <w:lvlJc w:val="left"/>
      <w:pPr>
        <w:tabs>
          <w:tab w:val="num" w:pos="720"/>
        </w:tabs>
        <w:ind w:left="720" w:hanging="360"/>
      </w:pPr>
      <w:rPr>
        <w:rFonts w:ascii="Arial" w:hAnsi="Arial" w:hint="default"/>
      </w:rPr>
    </w:lvl>
    <w:lvl w:ilvl="1" w:tplc="00421A66">
      <w:start w:val="58"/>
      <w:numFmt w:val="bullet"/>
      <w:lvlText w:val="–"/>
      <w:lvlJc w:val="left"/>
      <w:pPr>
        <w:tabs>
          <w:tab w:val="num" w:pos="1440"/>
        </w:tabs>
        <w:ind w:left="1440" w:hanging="360"/>
      </w:pPr>
      <w:rPr>
        <w:rFonts w:ascii="Arial" w:hAnsi="Arial" w:hint="default"/>
      </w:rPr>
    </w:lvl>
    <w:lvl w:ilvl="2" w:tplc="2F72A712" w:tentative="1">
      <w:start w:val="1"/>
      <w:numFmt w:val="bullet"/>
      <w:lvlText w:val="•"/>
      <w:lvlJc w:val="left"/>
      <w:pPr>
        <w:tabs>
          <w:tab w:val="num" w:pos="2160"/>
        </w:tabs>
        <w:ind w:left="2160" w:hanging="360"/>
      </w:pPr>
      <w:rPr>
        <w:rFonts w:ascii="Arial" w:hAnsi="Arial" w:hint="default"/>
      </w:rPr>
    </w:lvl>
    <w:lvl w:ilvl="3" w:tplc="D118461A" w:tentative="1">
      <w:start w:val="1"/>
      <w:numFmt w:val="bullet"/>
      <w:lvlText w:val="•"/>
      <w:lvlJc w:val="left"/>
      <w:pPr>
        <w:tabs>
          <w:tab w:val="num" w:pos="2880"/>
        </w:tabs>
        <w:ind w:left="2880" w:hanging="360"/>
      </w:pPr>
      <w:rPr>
        <w:rFonts w:ascii="Arial" w:hAnsi="Arial" w:hint="default"/>
      </w:rPr>
    </w:lvl>
    <w:lvl w:ilvl="4" w:tplc="BA4EC6FA" w:tentative="1">
      <w:start w:val="1"/>
      <w:numFmt w:val="bullet"/>
      <w:lvlText w:val="•"/>
      <w:lvlJc w:val="left"/>
      <w:pPr>
        <w:tabs>
          <w:tab w:val="num" w:pos="3600"/>
        </w:tabs>
        <w:ind w:left="3600" w:hanging="360"/>
      </w:pPr>
      <w:rPr>
        <w:rFonts w:ascii="Arial" w:hAnsi="Arial" w:hint="default"/>
      </w:rPr>
    </w:lvl>
    <w:lvl w:ilvl="5" w:tplc="1A36F4EA" w:tentative="1">
      <w:start w:val="1"/>
      <w:numFmt w:val="bullet"/>
      <w:lvlText w:val="•"/>
      <w:lvlJc w:val="left"/>
      <w:pPr>
        <w:tabs>
          <w:tab w:val="num" w:pos="4320"/>
        </w:tabs>
        <w:ind w:left="4320" w:hanging="360"/>
      </w:pPr>
      <w:rPr>
        <w:rFonts w:ascii="Arial" w:hAnsi="Arial" w:hint="default"/>
      </w:rPr>
    </w:lvl>
    <w:lvl w:ilvl="6" w:tplc="4CE0C252" w:tentative="1">
      <w:start w:val="1"/>
      <w:numFmt w:val="bullet"/>
      <w:lvlText w:val="•"/>
      <w:lvlJc w:val="left"/>
      <w:pPr>
        <w:tabs>
          <w:tab w:val="num" w:pos="5040"/>
        </w:tabs>
        <w:ind w:left="5040" w:hanging="360"/>
      </w:pPr>
      <w:rPr>
        <w:rFonts w:ascii="Arial" w:hAnsi="Arial" w:hint="default"/>
      </w:rPr>
    </w:lvl>
    <w:lvl w:ilvl="7" w:tplc="767CF416" w:tentative="1">
      <w:start w:val="1"/>
      <w:numFmt w:val="bullet"/>
      <w:lvlText w:val="•"/>
      <w:lvlJc w:val="left"/>
      <w:pPr>
        <w:tabs>
          <w:tab w:val="num" w:pos="5760"/>
        </w:tabs>
        <w:ind w:left="5760" w:hanging="360"/>
      </w:pPr>
      <w:rPr>
        <w:rFonts w:ascii="Arial" w:hAnsi="Arial" w:hint="default"/>
      </w:rPr>
    </w:lvl>
    <w:lvl w:ilvl="8" w:tplc="7CAEC21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3880A49"/>
    <w:multiLevelType w:val="hybridMultilevel"/>
    <w:tmpl w:val="97DC5F5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F9E2F31"/>
    <w:multiLevelType w:val="hybridMultilevel"/>
    <w:tmpl w:val="4CF4A8AC"/>
    <w:lvl w:ilvl="0" w:tplc="D8827458">
      <w:start w:val="1"/>
      <w:numFmt w:val="decimal"/>
      <w:lvlText w:val="%1."/>
      <w:lvlJc w:val="left"/>
      <w:pPr>
        <w:tabs>
          <w:tab w:val="num" w:pos="720"/>
        </w:tabs>
        <w:ind w:left="720" w:hanging="360"/>
      </w:pPr>
      <w:rPr>
        <w:rFonts w:hint="default"/>
      </w:rPr>
    </w:lvl>
    <w:lvl w:ilvl="1" w:tplc="9D5C6478">
      <w:numFmt w:val="bullet"/>
      <w:lvlText w:val="–"/>
      <w:lvlJc w:val="left"/>
      <w:pPr>
        <w:tabs>
          <w:tab w:val="num" w:pos="1440"/>
        </w:tabs>
        <w:ind w:left="1440" w:hanging="360"/>
      </w:pPr>
      <w:rPr>
        <w:rFonts w:ascii="Arial" w:hAnsi="Arial" w:hint="default"/>
      </w:rPr>
    </w:lvl>
    <w:lvl w:ilvl="2" w:tplc="B262C8C0">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2"/>
  </w:num>
  <w:num w:numId="3">
    <w:abstractNumId w:val="3"/>
  </w:num>
  <w:num w:numId="4">
    <w:abstractNumId w:val="2"/>
  </w:num>
  <w:num w:numId="5">
    <w:abstractNumId w:val="16"/>
  </w:num>
  <w:num w:numId="6">
    <w:abstractNumId w:val="15"/>
  </w:num>
  <w:num w:numId="7">
    <w:abstractNumId w:val="8"/>
  </w:num>
  <w:num w:numId="8">
    <w:abstractNumId w:val="27"/>
  </w:num>
  <w:num w:numId="9">
    <w:abstractNumId w:val="23"/>
  </w:num>
  <w:num w:numId="10">
    <w:abstractNumId w:val="17"/>
  </w:num>
  <w:num w:numId="11">
    <w:abstractNumId w:val="1"/>
  </w:num>
  <w:num w:numId="12">
    <w:abstractNumId w:val="25"/>
  </w:num>
  <w:num w:numId="13">
    <w:abstractNumId w:val="4"/>
  </w:num>
  <w:num w:numId="14">
    <w:abstractNumId w:val="12"/>
  </w:num>
  <w:num w:numId="15">
    <w:abstractNumId w:val="18"/>
  </w:num>
  <w:num w:numId="16">
    <w:abstractNumId w:val="13"/>
  </w:num>
  <w:num w:numId="17">
    <w:abstractNumId w:val="10"/>
  </w:num>
  <w:num w:numId="18">
    <w:abstractNumId w:val="6"/>
  </w:num>
  <w:num w:numId="19">
    <w:abstractNumId w:val="14"/>
  </w:num>
  <w:num w:numId="20">
    <w:abstractNumId w:val="21"/>
  </w:num>
  <w:num w:numId="21">
    <w:abstractNumId w:val="9"/>
  </w:num>
  <w:num w:numId="22">
    <w:abstractNumId w:val="20"/>
  </w:num>
  <w:num w:numId="23">
    <w:abstractNumId w:val="19"/>
  </w:num>
  <w:num w:numId="24">
    <w:abstractNumId w:val="11"/>
  </w:num>
  <w:num w:numId="25">
    <w:abstractNumId w:val="24"/>
  </w:num>
  <w:num w:numId="26">
    <w:abstractNumId w:val="7"/>
  </w:num>
  <w:num w:numId="27">
    <w:abstractNumId w:val="26"/>
  </w:num>
  <w:num w:numId="28">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ce">
    <w15:presenceInfo w15:providerId="None" w15:userId="Ben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0F0"/>
    <w:rsid w:val="0000178E"/>
    <w:rsid w:val="00001C78"/>
    <w:rsid w:val="00006C23"/>
    <w:rsid w:val="00007249"/>
    <w:rsid w:val="0001518D"/>
    <w:rsid w:val="00016D37"/>
    <w:rsid w:val="00030002"/>
    <w:rsid w:val="00041776"/>
    <w:rsid w:val="000460EB"/>
    <w:rsid w:val="00054DE2"/>
    <w:rsid w:val="000701CE"/>
    <w:rsid w:val="00077BD1"/>
    <w:rsid w:val="00080A5C"/>
    <w:rsid w:val="00081299"/>
    <w:rsid w:val="00081CFB"/>
    <w:rsid w:val="00085478"/>
    <w:rsid w:val="000B05CD"/>
    <w:rsid w:val="000B6D0F"/>
    <w:rsid w:val="000B7D9A"/>
    <w:rsid w:val="000C61C4"/>
    <w:rsid w:val="000D58FA"/>
    <w:rsid w:val="000E38CE"/>
    <w:rsid w:val="000E627E"/>
    <w:rsid w:val="000F2911"/>
    <w:rsid w:val="000F29EE"/>
    <w:rsid w:val="00110448"/>
    <w:rsid w:val="0011511F"/>
    <w:rsid w:val="001176F3"/>
    <w:rsid w:val="001268E0"/>
    <w:rsid w:val="0013421E"/>
    <w:rsid w:val="00135461"/>
    <w:rsid w:val="00140FCF"/>
    <w:rsid w:val="00142C0A"/>
    <w:rsid w:val="00152414"/>
    <w:rsid w:val="001562FC"/>
    <w:rsid w:val="00157C47"/>
    <w:rsid w:val="001609E5"/>
    <w:rsid w:val="001663A7"/>
    <w:rsid w:val="001700F0"/>
    <w:rsid w:val="001734F0"/>
    <w:rsid w:val="00176479"/>
    <w:rsid w:val="0018494B"/>
    <w:rsid w:val="00187F34"/>
    <w:rsid w:val="0019031B"/>
    <w:rsid w:val="00192ED5"/>
    <w:rsid w:val="001967B9"/>
    <w:rsid w:val="001968C4"/>
    <w:rsid w:val="001A6546"/>
    <w:rsid w:val="001B34E3"/>
    <w:rsid w:val="001C0206"/>
    <w:rsid w:val="001C403A"/>
    <w:rsid w:val="001C6D0E"/>
    <w:rsid w:val="001D1740"/>
    <w:rsid w:val="001E37DC"/>
    <w:rsid w:val="00204BAD"/>
    <w:rsid w:val="00210B03"/>
    <w:rsid w:val="002123C5"/>
    <w:rsid w:val="00222B69"/>
    <w:rsid w:val="002245DB"/>
    <w:rsid w:val="00230FC3"/>
    <w:rsid w:val="00235A49"/>
    <w:rsid w:val="002360F0"/>
    <w:rsid w:val="00252D66"/>
    <w:rsid w:val="002547A5"/>
    <w:rsid w:val="00262B36"/>
    <w:rsid w:val="00275064"/>
    <w:rsid w:val="002818C5"/>
    <w:rsid w:val="00281A0F"/>
    <w:rsid w:val="002834F6"/>
    <w:rsid w:val="002945BC"/>
    <w:rsid w:val="002A1EE8"/>
    <w:rsid w:val="002B38D3"/>
    <w:rsid w:val="002B6469"/>
    <w:rsid w:val="002C72E9"/>
    <w:rsid w:val="002D047A"/>
    <w:rsid w:val="002E02AF"/>
    <w:rsid w:val="002E09DD"/>
    <w:rsid w:val="002E55EF"/>
    <w:rsid w:val="002F417B"/>
    <w:rsid w:val="00301D50"/>
    <w:rsid w:val="00302D35"/>
    <w:rsid w:val="00304A81"/>
    <w:rsid w:val="00307ABA"/>
    <w:rsid w:val="003162AB"/>
    <w:rsid w:val="0032554A"/>
    <w:rsid w:val="003365B7"/>
    <w:rsid w:val="00340859"/>
    <w:rsid w:val="0034611A"/>
    <w:rsid w:val="00347E9A"/>
    <w:rsid w:val="003525F7"/>
    <w:rsid w:val="0035662A"/>
    <w:rsid w:val="003615E2"/>
    <w:rsid w:val="003676DB"/>
    <w:rsid w:val="00370225"/>
    <w:rsid w:val="00370DF0"/>
    <w:rsid w:val="0037742F"/>
    <w:rsid w:val="00380927"/>
    <w:rsid w:val="00395100"/>
    <w:rsid w:val="00395657"/>
    <w:rsid w:val="003A3EE6"/>
    <w:rsid w:val="003A4079"/>
    <w:rsid w:val="003A4433"/>
    <w:rsid w:val="003A7B0F"/>
    <w:rsid w:val="003B7ADC"/>
    <w:rsid w:val="003B7BB2"/>
    <w:rsid w:val="003D247E"/>
    <w:rsid w:val="003D43C1"/>
    <w:rsid w:val="003E4C74"/>
    <w:rsid w:val="003E652E"/>
    <w:rsid w:val="003E6E39"/>
    <w:rsid w:val="00401C5E"/>
    <w:rsid w:val="00421836"/>
    <w:rsid w:val="004218E2"/>
    <w:rsid w:val="004260FD"/>
    <w:rsid w:val="0043009F"/>
    <w:rsid w:val="004357F7"/>
    <w:rsid w:val="004408AC"/>
    <w:rsid w:val="00441886"/>
    <w:rsid w:val="0044704C"/>
    <w:rsid w:val="00447240"/>
    <w:rsid w:val="0044747A"/>
    <w:rsid w:val="00447630"/>
    <w:rsid w:val="00470A53"/>
    <w:rsid w:val="00470FAE"/>
    <w:rsid w:val="00471BD0"/>
    <w:rsid w:val="004752C9"/>
    <w:rsid w:val="00480957"/>
    <w:rsid w:val="00481A1E"/>
    <w:rsid w:val="004839C3"/>
    <w:rsid w:val="00494786"/>
    <w:rsid w:val="00495CA1"/>
    <w:rsid w:val="00495CE9"/>
    <w:rsid w:val="004A63CD"/>
    <w:rsid w:val="004B547C"/>
    <w:rsid w:val="004C0F92"/>
    <w:rsid w:val="004C11A7"/>
    <w:rsid w:val="004C2ABD"/>
    <w:rsid w:val="004C5434"/>
    <w:rsid w:val="004D27D4"/>
    <w:rsid w:val="004D2A4A"/>
    <w:rsid w:val="004E17CA"/>
    <w:rsid w:val="004E4F7B"/>
    <w:rsid w:val="004E5238"/>
    <w:rsid w:val="004E5C39"/>
    <w:rsid w:val="004E7587"/>
    <w:rsid w:val="004F2F89"/>
    <w:rsid w:val="0050100D"/>
    <w:rsid w:val="00511976"/>
    <w:rsid w:val="005140E9"/>
    <w:rsid w:val="0051451F"/>
    <w:rsid w:val="00516E0F"/>
    <w:rsid w:val="0052042C"/>
    <w:rsid w:val="00525358"/>
    <w:rsid w:val="005422CF"/>
    <w:rsid w:val="00545D63"/>
    <w:rsid w:val="00547C75"/>
    <w:rsid w:val="00554C83"/>
    <w:rsid w:val="00554D28"/>
    <w:rsid w:val="005629FE"/>
    <w:rsid w:val="005704E6"/>
    <w:rsid w:val="00586C59"/>
    <w:rsid w:val="00586F2E"/>
    <w:rsid w:val="00591B94"/>
    <w:rsid w:val="005A1823"/>
    <w:rsid w:val="005B45E2"/>
    <w:rsid w:val="005B5D5B"/>
    <w:rsid w:val="005C4126"/>
    <w:rsid w:val="005C4CA5"/>
    <w:rsid w:val="005D67D0"/>
    <w:rsid w:val="005E3854"/>
    <w:rsid w:val="005E5594"/>
    <w:rsid w:val="005E6AC0"/>
    <w:rsid w:val="00603F1F"/>
    <w:rsid w:val="00604AE8"/>
    <w:rsid w:val="00605830"/>
    <w:rsid w:val="006415DF"/>
    <w:rsid w:val="0064170B"/>
    <w:rsid w:val="00641DBD"/>
    <w:rsid w:val="00644949"/>
    <w:rsid w:val="006479C1"/>
    <w:rsid w:val="0065500B"/>
    <w:rsid w:val="00655CFA"/>
    <w:rsid w:val="00671BE9"/>
    <w:rsid w:val="00681E99"/>
    <w:rsid w:val="006864C8"/>
    <w:rsid w:val="0069734C"/>
    <w:rsid w:val="00697716"/>
    <w:rsid w:val="006A0B94"/>
    <w:rsid w:val="006A58FD"/>
    <w:rsid w:val="006B24C1"/>
    <w:rsid w:val="006D00E7"/>
    <w:rsid w:val="006E0FDB"/>
    <w:rsid w:val="006E3C9A"/>
    <w:rsid w:val="006F2DF5"/>
    <w:rsid w:val="007132F0"/>
    <w:rsid w:val="00717C5F"/>
    <w:rsid w:val="00717D22"/>
    <w:rsid w:val="007250EB"/>
    <w:rsid w:val="00735204"/>
    <w:rsid w:val="00736F62"/>
    <w:rsid w:val="007410BA"/>
    <w:rsid w:val="007474AA"/>
    <w:rsid w:val="00750F4A"/>
    <w:rsid w:val="00753170"/>
    <w:rsid w:val="00754571"/>
    <w:rsid w:val="0077199C"/>
    <w:rsid w:val="0078405F"/>
    <w:rsid w:val="00795873"/>
    <w:rsid w:val="007A4402"/>
    <w:rsid w:val="007A70EC"/>
    <w:rsid w:val="007D6A81"/>
    <w:rsid w:val="007E6090"/>
    <w:rsid w:val="007E6350"/>
    <w:rsid w:val="007F75E8"/>
    <w:rsid w:val="008026EA"/>
    <w:rsid w:val="00811696"/>
    <w:rsid w:val="00811C16"/>
    <w:rsid w:val="00820DE8"/>
    <w:rsid w:val="008236FB"/>
    <w:rsid w:val="0083127F"/>
    <w:rsid w:val="00833F04"/>
    <w:rsid w:val="00842A1E"/>
    <w:rsid w:val="00861167"/>
    <w:rsid w:val="0087468D"/>
    <w:rsid w:val="008802D8"/>
    <w:rsid w:val="0088151E"/>
    <w:rsid w:val="00897081"/>
    <w:rsid w:val="008A37E3"/>
    <w:rsid w:val="008A62F3"/>
    <w:rsid w:val="008A6868"/>
    <w:rsid w:val="008A7395"/>
    <w:rsid w:val="008B0577"/>
    <w:rsid w:val="008B4639"/>
    <w:rsid w:val="008B747D"/>
    <w:rsid w:val="008C1830"/>
    <w:rsid w:val="008C1EB5"/>
    <w:rsid w:val="008C21E7"/>
    <w:rsid w:val="008D3CFF"/>
    <w:rsid w:val="008D7D01"/>
    <w:rsid w:val="008E1FCD"/>
    <w:rsid w:val="008E6587"/>
    <w:rsid w:val="008F23E0"/>
    <w:rsid w:val="008F65C5"/>
    <w:rsid w:val="008F6C44"/>
    <w:rsid w:val="008F7B50"/>
    <w:rsid w:val="009039CC"/>
    <w:rsid w:val="009118F4"/>
    <w:rsid w:val="00912585"/>
    <w:rsid w:val="00917CA7"/>
    <w:rsid w:val="009372A1"/>
    <w:rsid w:val="0095609D"/>
    <w:rsid w:val="00962369"/>
    <w:rsid w:val="00964536"/>
    <w:rsid w:val="00965350"/>
    <w:rsid w:val="00973FE2"/>
    <w:rsid w:val="00975434"/>
    <w:rsid w:val="00984E02"/>
    <w:rsid w:val="009A3FA6"/>
    <w:rsid w:val="009A417B"/>
    <w:rsid w:val="009A68FF"/>
    <w:rsid w:val="009A6AF4"/>
    <w:rsid w:val="009A77FB"/>
    <w:rsid w:val="009B0A4D"/>
    <w:rsid w:val="009B0E42"/>
    <w:rsid w:val="009C1687"/>
    <w:rsid w:val="009E2923"/>
    <w:rsid w:val="009F0C89"/>
    <w:rsid w:val="009F0D17"/>
    <w:rsid w:val="009F335B"/>
    <w:rsid w:val="009F654E"/>
    <w:rsid w:val="00A021EC"/>
    <w:rsid w:val="00A02A30"/>
    <w:rsid w:val="00A0390B"/>
    <w:rsid w:val="00A042D5"/>
    <w:rsid w:val="00A06753"/>
    <w:rsid w:val="00A077FD"/>
    <w:rsid w:val="00A12877"/>
    <w:rsid w:val="00A12D29"/>
    <w:rsid w:val="00A14997"/>
    <w:rsid w:val="00A20EE7"/>
    <w:rsid w:val="00A26E5E"/>
    <w:rsid w:val="00A4064A"/>
    <w:rsid w:val="00A5055F"/>
    <w:rsid w:val="00A56336"/>
    <w:rsid w:val="00A6519D"/>
    <w:rsid w:val="00A70274"/>
    <w:rsid w:val="00A80B99"/>
    <w:rsid w:val="00A81807"/>
    <w:rsid w:val="00A83505"/>
    <w:rsid w:val="00A85B26"/>
    <w:rsid w:val="00A90B15"/>
    <w:rsid w:val="00A927AC"/>
    <w:rsid w:val="00A93A7B"/>
    <w:rsid w:val="00A94FEF"/>
    <w:rsid w:val="00AB08D9"/>
    <w:rsid w:val="00AB3257"/>
    <w:rsid w:val="00AB38A4"/>
    <w:rsid w:val="00AB4685"/>
    <w:rsid w:val="00AB78F0"/>
    <w:rsid w:val="00AC2D4F"/>
    <w:rsid w:val="00AC5AD6"/>
    <w:rsid w:val="00AD2702"/>
    <w:rsid w:val="00AE0DDB"/>
    <w:rsid w:val="00AF4B24"/>
    <w:rsid w:val="00AF7788"/>
    <w:rsid w:val="00B01AAC"/>
    <w:rsid w:val="00B11AA5"/>
    <w:rsid w:val="00B15B39"/>
    <w:rsid w:val="00B17B30"/>
    <w:rsid w:val="00B23A84"/>
    <w:rsid w:val="00B26B53"/>
    <w:rsid w:val="00B50913"/>
    <w:rsid w:val="00B50CAA"/>
    <w:rsid w:val="00B56B8D"/>
    <w:rsid w:val="00B61DA8"/>
    <w:rsid w:val="00B67007"/>
    <w:rsid w:val="00B7489E"/>
    <w:rsid w:val="00B81921"/>
    <w:rsid w:val="00B83205"/>
    <w:rsid w:val="00B85B84"/>
    <w:rsid w:val="00B85FE9"/>
    <w:rsid w:val="00B87E25"/>
    <w:rsid w:val="00B91919"/>
    <w:rsid w:val="00B923B6"/>
    <w:rsid w:val="00B928CB"/>
    <w:rsid w:val="00B93B44"/>
    <w:rsid w:val="00B961B0"/>
    <w:rsid w:val="00BA3448"/>
    <w:rsid w:val="00BA3AB6"/>
    <w:rsid w:val="00BA5947"/>
    <w:rsid w:val="00BA7F8A"/>
    <w:rsid w:val="00BE74A4"/>
    <w:rsid w:val="00BE7AE6"/>
    <w:rsid w:val="00BF122C"/>
    <w:rsid w:val="00C04350"/>
    <w:rsid w:val="00C06D70"/>
    <w:rsid w:val="00C2284B"/>
    <w:rsid w:val="00C2303A"/>
    <w:rsid w:val="00C3350C"/>
    <w:rsid w:val="00C34301"/>
    <w:rsid w:val="00C37C6D"/>
    <w:rsid w:val="00C40426"/>
    <w:rsid w:val="00C45752"/>
    <w:rsid w:val="00C46C8D"/>
    <w:rsid w:val="00C51ABC"/>
    <w:rsid w:val="00C55EFC"/>
    <w:rsid w:val="00C5762D"/>
    <w:rsid w:val="00C77C74"/>
    <w:rsid w:val="00C84FB3"/>
    <w:rsid w:val="00C86517"/>
    <w:rsid w:val="00C97284"/>
    <w:rsid w:val="00CB4F68"/>
    <w:rsid w:val="00CB6F2F"/>
    <w:rsid w:val="00CC3ED5"/>
    <w:rsid w:val="00CC7766"/>
    <w:rsid w:val="00CD31BF"/>
    <w:rsid w:val="00CF5740"/>
    <w:rsid w:val="00CF67ED"/>
    <w:rsid w:val="00CF7516"/>
    <w:rsid w:val="00D018EF"/>
    <w:rsid w:val="00D01AEB"/>
    <w:rsid w:val="00D11578"/>
    <w:rsid w:val="00D12D67"/>
    <w:rsid w:val="00D170C1"/>
    <w:rsid w:val="00D275F3"/>
    <w:rsid w:val="00D31370"/>
    <w:rsid w:val="00D31A2A"/>
    <w:rsid w:val="00D3457E"/>
    <w:rsid w:val="00D35B8C"/>
    <w:rsid w:val="00D40D40"/>
    <w:rsid w:val="00D42C9D"/>
    <w:rsid w:val="00D464CA"/>
    <w:rsid w:val="00D5067E"/>
    <w:rsid w:val="00D509A7"/>
    <w:rsid w:val="00D5281D"/>
    <w:rsid w:val="00D573CC"/>
    <w:rsid w:val="00D613DA"/>
    <w:rsid w:val="00D646A9"/>
    <w:rsid w:val="00D70A01"/>
    <w:rsid w:val="00D7239C"/>
    <w:rsid w:val="00D74593"/>
    <w:rsid w:val="00D8584E"/>
    <w:rsid w:val="00D86C0A"/>
    <w:rsid w:val="00D944C7"/>
    <w:rsid w:val="00D9584B"/>
    <w:rsid w:val="00D96267"/>
    <w:rsid w:val="00DA4885"/>
    <w:rsid w:val="00DA7501"/>
    <w:rsid w:val="00DB2F0E"/>
    <w:rsid w:val="00DC059D"/>
    <w:rsid w:val="00DD0602"/>
    <w:rsid w:val="00DD39B6"/>
    <w:rsid w:val="00DE0C07"/>
    <w:rsid w:val="00DE4C7F"/>
    <w:rsid w:val="00DE58B5"/>
    <w:rsid w:val="00DE610F"/>
    <w:rsid w:val="00DF375D"/>
    <w:rsid w:val="00E02B25"/>
    <w:rsid w:val="00E0748F"/>
    <w:rsid w:val="00E26105"/>
    <w:rsid w:val="00E265F0"/>
    <w:rsid w:val="00E30C5F"/>
    <w:rsid w:val="00E4509A"/>
    <w:rsid w:val="00E51EB6"/>
    <w:rsid w:val="00E545FB"/>
    <w:rsid w:val="00E55AE9"/>
    <w:rsid w:val="00E56994"/>
    <w:rsid w:val="00E620BE"/>
    <w:rsid w:val="00E64F49"/>
    <w:rsid w:val="00E7335A"/>
    <w:rsid w:val="00E7730D"/>
    <w:rsid w:val="00E77EAF"/>
    <w:rsid w:val="00E82D39"/>
    <w:rsid w:val="00EA13FF"/>
    <w:rsid w:val="00EA18AB"/>
    <w:rsid w:val="00EB2718"/>
    <w:rsid w:val="00EC0836"/>
    <w:rsid w:val="00EC321E"/>
    <w:rsid w:val="00EC55B3"/>
    <w:rsid w:val="00EC5ACB"/>
    <w:rsid w:val="00ED0F79"/>
    <w:rsid w:val="00ED222E"/>
    <w:rsid w:val="00EE50A9"/>
    <w:rsid w:val="00EE5175"/>
    <w:rsid w:val="00EF0C0A"/>
    <w:rsid w:val="00EF20FF"/>
    <w:rsid w:val="00F00E53"/>
    <w:rsid w:val="00F07CD7"/>
    <w:rsid w:val="00F14210"/>
    <w:rsid w:val="00F145E0"/>
    <w:rsid w:val="00F16C80"/>
    <w:rsid w:val="00F211DB"/>
    <w:rsid w:val="00F2427F"/>
    <w:rsid w:val="00F25721"/>
    <w:rsid w:val="00F339BE"/>
    <w:rsid w:val="00F47D9C"/>
    <w:rsid w:val="00F57578"/>
    <w:rsid w:val="00F6036B"/>
    <w:rsid w:val="00F63AE9"/>
    <w:rsid w:val="00F669E5"/>
    <w:rsid w:val="00F66E0E"/>
    <w:rsid w:val="00F80967"/>
    <w:rsid w:val="00F85831"/>
    <w:rsid w:val="00F913F4"/>
    <w:rsid w:val="00F9578B"/>
    <w:rsid w:val="00F97AC9"/>
    <w:rsid w:val="00FB063E"/>
    <w:rsid w:val="00FB62FF"/>
    <w:rsid w:val="00FC2364"/>
    <w:rsid w:val="00FC3BE8"/>
    <w:rsid w:val="00FC5E0D"/>
    <w:rsid w:val="00FD1E4D"/>
    <w:rsid w:val="00FD5CA3"/>
    <w:rsid w:val="00FE4BB5"/>
    <w:rsid w:val="00FE5E5D"/>
    <w:rsid w:val="00FF225B"/>
    <w:rsid w:val="00FF52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0B55A5A"/>
  <w15:docId w15:val="{F3768E19-D181-4DD6-8440-E670D0A73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BA5947"/>
    <w:pPr>
      <w:spacing w:after="120" w:line="360" w:lineRule="auto"/>
      <w:jc w:val="both"/>
    </w:pPr>
    <w:rPr>
      <w:sz w:val="24"/>
    </w:rPr>
  </w:style>
  <w:style w:type="paragraph" w:styleId="Cmsor1">
    <w:name w:val="heading 1"/>
    <w:basedOn w:val="Norml"/>
    <w:next w:val="Norml"/>
    <w:link w:val="Cmsor1Char"/>
    <w:uiPriority w:val="9"/>
    <w:qFormat/>
    <w:rsid w:val="00FF225B"/>
    <w:pPr>
      <w:keepNext/>
      <w:pageBreakBefore/>
      <w:numPr>
        <w:numId w:val="16"/>
      </w:numPr>
      <w:spacing w:before="1320" w:after="0"/>
      <w:jc w:val="left"/>
      <w:outlineLvl w:val="0"/>
    </w:pPr>
    <w:rPr>
      <w:b/>
      <w:bCs/>
      <w:kern w:val="32"/>
      <w:sz w:val="40"/>
      <w:szCs w:val="36"/>
    </w:rPr>
  </w:style>
  <w:style w:type="paragraph" w:styleId="Cmsor2">
    <w:name w:val="heading 2"/>
    <w:basedOn w:val="Norml"/>
    <w:next w:val="Norml"/>
    <w:link w:val="Cmsor2Char"/>
    <w:uiPriority w:val="99"/>
    <w:qFormat/>
    <w:rsid w:val="00EB2718"/>
    <w:pPr>
      <w:keepNext/>
      <w:numPr>
        <w:ilvl w:val="1"/>
        <w:numId w:val="16"/>
      </w:numPr>
      <w:spacing w:after="0"/>
      <w:ind w:left="576"/>
      <w:jc w:val="left"/>
      <w:outlineLvl w:val="1"/>
    </w:pPr>
    <w:rPr>
      <w:b/>
      <w:bCs/>
      <w:sz w:val="28"/>
    </w:rPr>
  </w:style>
  <w:style w:type="paragraph" w:styleId="Cmsor3">
    <w:name w:val="heading 3"/>
    <w:basedOn w:val="Norml"/>
    <w:next w:val="Norml"/>
    <w:link w:val="Cmsor3Char"/>
    <w:uiPriority w:val="99"/>
    <w:qFormat/>
    <w:rsid w:val="009A417B"/>
    <w:pPr>
      <w:keepNext/>
      <w:numPr>
        <w:ilvl w:val="2"/>
        <w:numId w:val="16"/>
      </w:numPr>
      <w:spacing w:before="240" w:after="60"/>
      <w:ind w:left="720"/>
      <w:outlineLvl w:val="2"/>
    </w:pPr>
    <w:rPr>
      <w:rFonts w:ascii="Arial" w:hAnsi="Arial" w:cs="Arial"/>
      <w:b/>
      <w:bCs/>
      <w:sz w:val="26"/>
      <w:szCs w:val="26"/>
    </w:rPr>
  </w:style>
  <w:style w:type="paragraph" w:styleId="Cmsor4">
    <w:name w:val="heading 4"/>
    <w:basedOn w:val="Norml"/>
    <w:next w:val="Norml"/>
    <w:link w:val="Cmsor4Char"/>
    <w:uiPriority w:val="9"/>
    <w:unhideWhenUsed/>
    <w:qFormat/>
    <w:rsid w:val="00D12D67"/>
    <w:pPr>
      <w:keepNext/>
      <w:keepLines/>
      <w:numPr>
        <w:ilvl w:val="3"/>
        <w:numId w:val="16"/>
      </w:numPr>
      <w:spacing w:before="40" w:after="0"/>
      <w:outlineLvl w:val="3"/>
    </w:pPr>
    <w:rPr>
      <w:rFonts w:ascii="Arial" w:eastAsiaTheme="majorEastAsia" w:hAnsi="Arial" w:cstheme="majorBidi"/>
      <w:b/>
      <w:iCs/>
    </w:rPr>
  </w:style>
  <w:style w:type="paragraph" w:styleId="Cmsor5">
    <w:name w:val="heading 5"/>
    <w:basedOn w:val="Norml"/>
    <w:next w:val="Norml"/>
    <w:link w:val="Cmsor5Char"/>
    <w:uiPriority w:val="9"/>
    <w:unhideWhenUsed/>
    <w:qFormat/>
    <w:rsid w:val="00AC5AD6"/>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AC5AD6"/>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AC5AD6"/>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AC5AD6"/>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5AD6"/>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locked/>
    <w:rsid w:val="00FF225B"/>
    <w:rPr>
      <w:rFonts w:cs="Times New Roman"/>
      <w:b/>
      <w:bCs/>
      <w:kern w:val="32"/>
      <w:sz w:val="36"/>
      <w:szCs w:val="36"/>
    </w:rPr>
  </w:style>
  <w:style w:type="character" w:customStyle="1" w:styleId="Cmsor2Char">
    <w:name w:val="Címsor 2 Char"/>
    <w:basedOn w:val="Bekezdsalapbettpusa"/>
    <w:link w:val="Cmsor2"/>
    <w:uiPriority w:val="99"/>
    <w:locked/>
    <w:rsid w:val="00EB2718"/>
    <w:rPr>
      <w:rFonts w:cs="Times New Roman"/>
      <w:b/>
      <w:bCs/>
      <w:sz w:val="28"/>
    </w:rPr>
  </w:style>
  <w:style w:type="character" w:customStyle="1" w:styleId="Cmsor3Char">
    <w:name w:val="Címsor 3 Char"/>
    <w:basedOn w:val="Bekezdsalapbettpusa"/>
    <w:link w:val="Cmsor3"/>
    <w:uiPriority w:val="99"/>
    <w:locked/>
    <w:rsid w:val="009A417B"/>
    <w:rPr>
      <w:rFonts w:ascii="Arial" w:hAnsi="Arial" w:cs="Arial"/>
      <w:b/>
      <w:bCs/>
      <w:sz w:val="26"/>
      <w:szCs w:val="26"/>
    </w:rPr>
  </w:style>
  <w:style w:type="table" w:styleId="Rcsostblzat">
    <w:name w:val="Table Grid"/>
    <w:basedOn w:val="Normltblzat"/>
    <w:uiPriority w:val="99"/>
    <w:rsid w:val="004E4F7B"/>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atok">
    <w:name w:val="Adatok"/>
    <w:basedOn w:val="Norml"/>
    <w:uiPriority w:val="99"/>
    <w:rsid w:val="00D42C9D"/>
    <w:pPr>
      <w:spacing w:after="0"/>
      <w:jc w:val="center"/>
    </w:pPr>
    <w:rPr>
      <w:szCs w:val="24"/>
    </w:rPr>
  </w:style>
  <w:style w:type="paragraph" w:customStyle="1" w:styleId="BMEMIT">
    <w:name w:val="BME MIT"/>
    <w:basedOn w:val="Norml"/>
    <w:uiPriority w:val="99"/>
    <w:rsid w:val="00554D28"/>
    <w:pPr>
      <w:spacing w:after="0"/>
      <w:jc w:val="center"/>
    </w:pPr>
    <w:rPr>
      <w:sz w:val="18"/>
      <w:szCs w:val="18"/>
    </w:rPr>
  </w:style>
  <w:style w:type="character" w:styleId="Hiperhivatkozs">
    <w:name w:val="Hyperlink"/>
    <w:basedOn w:val="Bekezdsalapbettpusa"/>
    <w:uiPriority w:val="99"/>
    <w:rsid w:val="005140E9"/>
    <w:rPr>
      <w:rFonts w:cs="Times New Roman"/>
      <w:color w:val="0000FF"/>
      <w:u w:val="single"/>
    </w:rPr>
  </w:style>
  <w:style w:type="paragraph" w:styleId="TJ2">
    <w:name w:val="toc 2"/>
    <w:basedOn w:val="Norml"/>
    <w:next w:val="Norml"/>
    <w:autoRedefine/>
    <w:uiPriority w:val="39"/>
    <w:rsid w:val="0050100D"/>
    <w:pPr>
      <w:spacing w:after="0"/>
      <w:ind w:left="238"/>
    </w:pPr>
    <w:rPr>
      <w:szCs w:val="24"/>
      <w:lang w:eastAsia="en-US"/>
    </w:rPr>
  </w:style>
  <w:style w:type="paragraph" w:customStyle="1" w:styleId="Nyilatkozatcm">
    <w:name w:val="Nyilatkozat cím"/>
    <w:basedOn w:val="Norml"/>
    <w:next w:val="Norml"/>
    <w:autoRedefine/>
    <w:rsid w:val="0050100D"/>
    <w:pPr>
      <w:keepNext/>
      <w:pageBreakBefore/>
      <w:spacing w:after="640"/>
      <w:jc w:val="center"/>
    </w:pPr>
    <w:rPr>
      <w:b/>
      <w:caps/>
      <w:sz w:val="36"/>
      <w:szCs w:val="24"/>
      <w:lang w:eastAsia="en-US"/>
    </w:rPr>
  </w:style>
  <w:style w:type="paragraph" w:customStyle="1" w:styleId="Nyilatkozatkeltezs">
    <w:name w:val="Nyilatkozat keltezés"/>
    <w:basedOn w:val="Nyilatkozatszveg"/>
    <w:rsid w:val="0050100D"/>
    <w:pPr>
      <w:spacing w:before="240" w:after="960"/>
    </w:pPr>
  </w:style>
  <w:style w:type="paragraph" w:styleId="TJ1">
    <w:name w:val="toc 1"/>
    <w:basedOn w:val="Norml"/>
    <w:next w:val="Norml"/>
    <w:autoRedefine/>
    <w:uiPriority w:val="39"/>
    <w:rsid w:val="0050100D"/>
    <w:pPr>
      <w:tabs>
        <w:tab w:val="right" w:leader="dot" w:pos="8494"/>
      </w:tabs>
      <w:spacing w:after="0"/>
    </w:pPr>
    <w:rPr>
      <w:b/>
      <w:szCs w:val="24"/>
      <w:lang w:eastAsia="en-US"/>
    </w:rPr>
  </w:style>
  <w:style w:type="paragraph" w:styleId="TJ3">
    <w:name w:val="toc 3"/>
    <w:basedOn w:val="Norml"/>
    <w:next w:val="Norml"/>
    <w:autoRedefine/>
    <w:uiPriority w:val="39"/>
    <w:rsid w:val="0050100D"/>
    <w:pPr>
      <w:spacing w:after="0"/>
      <w:ind w:left="482"/>
    </w:pPr>
    <w:rPr>
      <w:szCs w:val="24"/>
      <w:lang w:eastAsia="en-US"/>
    </w:rPr>
  </w:style>
  <w:style w:type="paragraph" w:customStyle="1" w:styleId="Irodalomjegyzksor">
    <w:name w:val="Irodalomjegyzék sor"/>
    <w:basedOn w:val="Norml"/>
    <w:autoRedefine/>
    <w:qFormat/>
    <w:rsid w:val="0050100D"/>
    <w:pPr>
      <w:numPr>
        <w:numId w:val="1"/>
      </w:numPr>
      <w:tabs>
        <w:tab w:val="left" w:pos="567"/>
      </w:tabs>
      <w:spacing w:before="120" w:after="240"/>
      <w:ind w:left="567" w:hanging="567"/>
      <w:jc w:val="left"/>
    </w:pPr>
    <w:rPr>
      <w:noProof/>
      <w:szCs w:val="24"/>
      <w:lang w:eastAsia="en-US"/>
    </w:rPr>
  </w:style>
  <w:style w:type="paragraph" w:customStyle="1" w:styleId="Fejezetcimszmozsnlkl">
    <w:name w:val="Fejezetcim számozás nélkül"/>
    <w:basedOn w:val="Cmsor1"/>
    <w:next w:val="Norml"/>
    <w:rsid w:val="0050100D"/>
    <w:pPr>
      <w:spacing w:before="240" w:after="480"/>
      <w:jc w:val="both"/>
    </w:pPr>
    <w:rPr>
      <w:rFonts w:cs="Arial"/>
      <w:szCs w:val="32"/>
      <w:lang w:eastAsia="en-US"/>
    </w:rPr>
  </w:style>
  <w:style w:type="paragraph" w:styleId="Kpalrs">
    <w:name w:val="caption"/>
    <w:basedOn w:val="Norml"/>
    <w:next w:val="Norml"/>
    <w:autoRedefine/>
    <w:uiPriority w:val="35"/>
    <w:qFormat/>
    <w:rsid w:val="00811C16"/>
    <w:pPr>
      <w:keepNext/>
      <w:spacing w:before="120" w:after="240"/>
      <w:jc w:val="center"/>
      <w:pPrChange w:id="0" w:author="Bence" w:date="2017-05-21T11:34:00Z">
        <w:pPr>
          <w:keepNext/>
          <w:spacing w:before="120" w:after="240" w:line="360" w:lineRule="auto"/>
          <w:jc w:val="center"/>
        </w:pPr>
      </w:pPrChange>
    </w:pPr>
    <w:rPr>
      <w:b/>
      <w:bCs/>
      <w:sz w:val="20"/>
      <w:szCs w:val="20"/>
      <w:lang w:eastAsia="en-US"/>
      <w:rPrChange w:id="0" w:author="Bence" w:date="2017-05-21T11:34:00Z">
        <w:rPr>
          <w:b/>
          <w:bCs/>
          <w:lang w:val="hu-HU" w:eastAsia="en-US" w:bidi="ar-SA"/>
        </w:rPr>
      </w:rPrChange>
    </w:rPr>
  </w:style>
  <w:style w:type="paragraph" w:customStyle="1" w:styleId="Nyilatkozatszveg">
    <w:name w:val="Nyilatkozat szöveg"/>
    <w:basedOn w:val="Norml"/>
    <w:rsid w:val="0050100D"/>
    <w:rPr>
      <w:szCs w:val="24"/>
      <w:lang w:eastAsia="en-US"/>
    </w:rPr>
  </w:style>
  <w:style w:type="paragraph" w:customStyle="1" w:styleId="Nyilatkozatalrs">
    <w:name w:val="Nyilatkozat aláírás"/>
    <w:basedOn w:val="Nyilatkozatszveg"/>
    <w:rsid w:val="0050100D"/>
    <w:pPr>
      <w:tabs>
        <w:tab w:val="center" w:pos="6237"/>
      </w:tabs>
      <w:spacing w:after="0" w:line="240" w:lineRule="auto"/>
      <w:ind w:left="3686"/>
    </w:pPr>
    <w:rPr>
      <w:noProof/>
    </w:rPr>
  </w:style>
  <w:style w:type="character" w:customStyle="1" w:styleId="Irodalomjegyzkforrs">
    <w:name w:val="Irodalomjegyzék forrás"/>
    <w:qFormat/>
    <w:rsid w:val="0050100D"/>
    <w:rPr>
      <w:i/>
    </w:rPr>
  </w:style>
  <w:style w:type="character" w:styleId="Kiemels">
    <w:name w:val="Emphasis"/>
    <w:basedOn w:val="Bekezdsalapbettpusa"/>
    <w:uiPriority w:val="20"/>
    <w:qFormat/>
    <w:rsid w:val="0050100D"/>
    <w:rPr>
      <w:rFonts w:cs="Times New Roman"/>
      <w:i/>
    </w:rPr>
  </w:style>
  <w:style w:type="character" w:styleId="Kiemels2">
    <w:name w:val="Strong"/>
    <w:basedOn w:val="Bekezdsalapbettpusa"/>
    <w:uiPriority w:val="22"/>
    <w:qFormat/>
    <w:rsid w:val="0050100D"/>
    <w:rPr>
      <w:rFonts w:cs="Times New Roman"/>
      <w:b/>
    </w:rPr>
  </w:style>
  <w:style w:type="paragraph" w:customStyle="1" w:styleId="Kp">
    <w:name w:val="Kép"/>
    <w:basedOn w:val="Norml"/>
    <w:next w:val="Kpalrs"/>
    <w:qFormat/>
    <w:rsid w:val="0050100D"/>
    <w:pPr>
      <w:keepNext/>
      <w:spacing w:before="240"/>
      <w:jc w:val="center"/>
    </w:pPr>
    <w:rPr>
      <w:szCs w:val="24"/>
      <w:lang w:eastAsia="en-US"/>
    </w:rPr>
  </w:style>
  <w:style w:type="paragraph" w:customStyle="1" w:styleId="Kd">
    <w:name w:val="Kód"/>
    <w:basedOn w:val="Norml"/>
    <w:qFormat/>
    <w:rsid w:val="0050100D"/>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pPr>
    <w:rPr>
      <w:rFonts w:ascii="Consolas" w:hAnsi="Consolas"/>
      <w:sz w:val="20"/>
      <w:szCs w:val="24"/>
      <w:lang w:eastAsia="en-US"/>
    </w:rPr>
  </w:style>
  <w:style w:type="paragraph" w:customStyle="1" w:styleId="Fejezetcmtartalomjegyzknlkl">
    <w:name w:val="Fejezetcím tartalomjegyzék nélkül"/>
    <w:basedOn w:val="Fejezetcimszmozsnlkl"/>
    <w:next w:val="Norml"/>
    <w:qFormat/>
    <w:rsid w:val="0050100D"/>
    <w:pPr>
      <w:outlineLvl w:val="9"/>
    </w:pPr>
    <w:rPr>
      <w:noProof/>
    </w:rPr>
  </w:style>
  <w:style w:type="character" w:styleId="Jegyzethivatkozs">
    <w:name w:val="annotation reference"/>
    <w:basedOn w:val="Bekezdsalapbettpusa"/>
    <w:uiPriority w:val="99"/>
    <w:semiHidden/>
    <w:unhideWhenUsed/>
    <w:rsid w:val="00591B94"/>
    <w:rPr>
      <w:rFonts w:cs="Times New Roman"/>
      <w:sz w:val="16"/>
      <w:szCs w:val="16"/>
    </w:rPr>
  </w:style>
  <w:style w:type="paragraph" w:styleId="Jegyzetszveg">
    <w:name w:val="annotation text"/>
    <w:basedOn w:val="Norml"/>
    <w:link w:val="JegyzetszvegChar"/>
    <w:uiPriority w:val="99"/>
    <w:semiHidden/>
    <w:unhideWhenUsed/>
    <w:rsid w:val="00591B94"/>
    <w:rPr>
      <w:sz w:val="20"/>
      <w:szCs w:val="20"/>
    </w:rPr>
  </w:style>
  <w:style w:type="character" w:customStyle="1" w:styleId="JegyzetszvegChar">
    <w:name w:val="Jegyzetszöveg Char"/>
    <w:basedOn w:val="Bekezdsalapbettpusa"/>
    <w:link w:val="Jegyzetszveg"/>
    <w:uiPriority w:val="99"/>
    <w:semiHidden/>
    <w:locked/>
    <w:rsid w:val="00591B94"/>
    <w:rPr>
      <w:rFonts w:cs="Times New Roman"/>
      <w:sz w:val="20"/>
      <w:szCs w:val="20"/>
    </w:rPr>
  </w:style>
  <w:style w:type="paragraph" w:styleId="Megjegyzstrgya">
    <w:name w:val="annotation subject"/>
    <w:basedOn w:val="Jegyzetszveg"/>
    <w:next w:val="Jegyzetszveg"/>
    <w:link w:val="MegjegyzstrgyaChar"/>
    <w:uiPriority w:val="99"/>
    <w:semiHidden/>
    <w:unhideWhenUsed/>
    <w:rsid w:val="00591B94"/>
    <w:rPr>
      <w:b/>
      <w:bCs/>
    </w:rPr>
  </w:style>
  <w:style w:type="character" w:customStyle="1" w:styleId="MegjegyzstrgyaChar">
    <w:name w:val="Megjegyzés tárgya Char"/>
    <w:basedOn w:val="JegyzetszvegChar"/>
    <w:link w:val="Megjegyzstrgya"/>
    <w:uiPriority w:val="99"/>
    <w:semiHidden/>
    <w:locked/>
    <w:rsid w:val="00591B94"/>
    <w:rPr>
      <w:rFonts w:cs="Times New Roman"/>
      <w:b/>
      <w:bCs/>
      <w:sz w:val="20"/>
      <w:szCs w:val="20"/>
    </w:rPr>
  </w:style>
  <w:style w:type="paragraph" w:styleId="Buborkszveg">
    <w:name w:val="Balloon Text"/>
    <w:basedOn w:val="Norml"/>
    <w:link w:val="BuborkszvegChar"/>
    <w:uiPriority w:val="99"/>
    <w:semiHidden/>
    <w:unhideWhenUsed/>
    <w:rsid w:val="00591B94"/>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locked/>
    <w:rsid w:val="00591B94"/>
    <w:rPr>
      <w:rFonts w:ascii="Segoe UI" w:hAnsi="Segoe UI" w:cs="Segoe UI"/>
      <w:sz w:val="18"/>
      <w:szCs w:val="18"/>
    </w:rPr>
  </w:style>
  <w:style w:type="paragraph" w:styleId="Listaszerbekezds">
    <w:name w:val="List Paragraph"/>
    <w:basedOn w:val="Norml"/>
    <w:uiPriority w:val="1"/>
    <w:qFormat/>
    <w:rsid w:val="00B67007"/>
    <w:pPr>
      <w:ind w:left="720"/>
      <w:contextualSpacing/>
    </w:pPr>
  </w:style>
  <w:style w:type="paragraph" w:styleId="Lbjegyzetszveg">
    <w:name w:val="footnote text"/>
    <w:basedOn w:val="Norml"/>
    <w:link w:val="LbjegyzetszvegChar"/>
    <w:uiPriority w:val="99"/>
    <w:semiHidden/>
    <w:unhideWhenUsed/>
    <w:rsid w:val="004E523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E5238"/>
    <w:rPr>
      <w:sz w:val="20"/>
      <w:szCs w:val="20"/>
    </w:rPr>
  </w:style>
  <w:style w:type="character" w:styleId="Lbjegyzet-hivatkozs">
    <w:name w:val="footnote reference"/>
    <w:basedOn w:val="Bekezdsalapbettpusa"/>
    <w:uiPriority w:val="99"/>
    <w:semiHidden/>
    <w:unhideWhenUsed/>
    <w:rsid w:val="004E5238"/>
    <w:rPr>
      <w:vertAlign w:val="superscript"/>
    </w:rPr>
  </w:style>
  <w:style w:type="paragraph" w:styleId="Szvegtrzs">
    <w:name w:val="Body Text"/>
    <w:basedOn w:val="Norml"/>
    <w:link w:val="SzvegtrzsChar"/>
    <w:uiPriority w:val="1"/>
    <w:qFormat/>
    <w:rsid w:val="00D5067E"/>
    <w:pPr>
      <w:widowControl w:val="0"/>
      <w:spacing w:after="0" w:line="240" w:lineRule="auto"/>
      <w:ind w:left="742" w:hanging="341"/>
      <w:jc w:val="left"/>
    </w:pPr>
    <w:rPr>
      <w:rFonts w:cstheme="minorBidi"/>
      <w:szCs w:val="24"/>
      <w:lang w:val="en-US" w:eastAsia="en-US"/>
    </w:rPr>
  </w:style>
  <w:style w:type="character" w:customStyle="1" w:styleId="SzvegtrzsChar">
    <w:name w:val="Szövegtörzs Char"/>
    <w:basedOn w:val="Bekezdsalapbettpusa"/>
    <w:link w:val="Szvegtrzs"/>
    <w:uiPriority w:val="1"/>
    <w:rsid w:val="00D5067E"/>
    <w:rPr>
      <w:rFonts w:cstheme="minorBidi"/>
      <w:sz w:val="24"/>
      <w:szCs w:val="24"/>
      <w:lang w:val="en-US" w:eastAsia="en-US"/>
    </w:rPr>
  </w:style>
  <w:style w:type="character" w:customStyle="1" w:styleId="Cmsor4Char">
    <w:name w:val="Címsor 4 Char"/>
    <w:basedOn w:val="Bekezdsalapbettpusa"/>
    <w:link w:val="Cmsor4"/>
    <w:uiPriority w:val="9"/>
    <w:rsid w:val="00D12D67"/>
    <w:rPr>
      <w:rFonts w:ascii="Arial" w:eastAsiaTheme="majorEastAsia" w:hAnsi="Arial" w:cstheme="majorBidi"/>
      <w:b/>
      <w:iCs/>
      <w:sz w:val="24"/>
    </w:rPr>
  </w:style>
  <w:style w:type="character" w:customStyle="1" w:styleId="Cmsor5Char">
    <w:name w:val="Címsor 5 Char"/>
    <w:basedOn w:val="Bekezdsalapbettpusa"/>
    <w:link w:val="Cmsor5"/>
    <w:uiPriority w:val="9"/>
    <w:semiHidden/>
    <w:rsid w:val="00AC5AD6"/>
    <w:rPr>
      <w:rFonts w:asciiTheme="majorHAnsi" w:eastAsiaTheme="majorEastAsia" w:hAnsiTheme="majorHAnsi" w:cstheme="majorBidi"/>
      <w:color w:val="2E74B5" w:themeColor="accent1" w:themeShade="BF"/>
      <w:sz w:val="24"/>
    </w:rPr>
  </w:style>
  <w:style w:type="character" w:customStyle="1" w:styleId="Cmsor6Char">
    <w:name w:val="Címsor 6 Char"/>
    <w:basedOn w:val="Bekezdsalapbettpusa"/>
    <w:link w:val="Cmsor6"/>
    <w:uiPriority w:val="9"/>
    <w:semiHidden/>
    <w:rsid w:val="00AC5AD6"/>
    <w:rPr>
      <w:rFonts w:asciiTheme="majorHAnsi" w:eastAsiaTheme="majorEastAsia" w:hAnsiTheme="majorHAnsi" w:cstheme="majorBidi"/>
      <w:color w:val="1F4D78" w:themeColor="accent1" w:themeShade="7F"/>
      <w:sz w:val="24"/>
    </w:rPr>
  </w:style>
  <w:style w:type="character" w:customStyle="1" w:styleId="Cmsor7Char">
    <w:name w:val="Címsor 7 Char"/>
    <w:basedOn w:val="Bekezdsalapbettpusa"/>
    <w:link w:val="Cmsor7"/>
    <w:uiPriority w:val="9"/>
    <w:semiHidden/>
    <w:rsid w:val="00AC5AD6"/>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AC5AD6"/>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5AD6"/>
    <w:rPr>
      <w:rFonts w:asciiTheme="majorHAnsi" w:eastAsiaTheme="majorEastAsia" w:hAnsiTheme="majorHAnsi" w:cstheme="majorBidi"/>
      <w:i/>
      <w:iCs/>
      <w:color w:val="272727" w:themeColor="text1" w:themeTint="D8"/>
      <w:sz w:val="21"/>
      <w:szCs w:val="21"/>
    </w:rPr>
  </w:style>
  <w:style w:type="paragraph" w:styleId="HTML-kntformzott">
    <w:name w:val="HTML Preformatted"/>
    <w:basedOn w:val="Norml"/>
    <w:link w:val="HTML-kntformzottChar"/>
    <w:uiPriority w:val="99"/>
    <w:unhideWhenUsed/>
    <w:rsid w:val="0013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rsid w:val="00135461"/>
    <w:rPr>
      <w:rFonts w:ascii="Courier New" w:hAnsi="Courier New" w:cs="Courier New"/>
      <w:sz w:val="20"/>
      <w:szCs w:val="20"/>
    </w:rPr>
  </w:style>
  <w:style w:type="paragraph" w:styleId="lfej">
    <w:name w:val="header"/>
    <w:basedOn w:val="Norml"/>
    <w:link w:val="lfejChar"/>
    <w:uiPriority w:val="99"/>
    <w:unhideWhenUsed/>
    <w:rsid w:val="00F63AE9"/>
    <w:pPr>
      <w:tabs>
        <w:tab w:val="center" w:pos="4536"/>
        <w:tab w:val="right" w:pos="9072"/>
      </w:tabs>
      <w:spacing w:after="0" w:line="240" w:lineRule="auto"/>
    </w:pPr>
  </w:style>
  <w:style w:type="character" w:customStyle="1" w:styleId="lfejChar">
    <w:name w:val="Élőfej Char"/>
    <w:basedOn w:val="Bekezdsalapbettpusa"/>
    <w:link w:val="lfej"/>
    <w:uiPriority w:val="99"/>
    <w:rsid w:val="00F63AE9"/>
    <w:rPr>
      <w:sz w:val="24"/>
    </w:rPr>
  </w:style>
  <w:style w:type="paragraph" w:styleId="Vltozat">
    <w:name w:val="Revision"/>
    <w:hidden/>
    <w:uiPriority w:val="99"/>
    <w:semiHidden/>
    <w:rsid w:val="00F63AE9"/>
    <w:pPr>
      <w:spacing w:after="0" w:line="240" w:lineRule="auto"/>
    </w:pPr>
    <w:rPr>
      <w:sz w:val="24"/>
    </w:rPr>
  </w:style>
  <w:style w:type="character" w:styleId="HTML-kd">
    <w:name w:val="HTML Code"/>
    <w:basedOn w:val="Bekezdsalapbettpusa"/>
    <w:uiPriority w:val="99"/>
    <w:semiHidden/>
    <w:unhideWhenUsed/>
    <w:rsid w:val="00AB4685"/>
    <w:rPr>
      <w:rFonts w:ascii="Courier New" w:eastAsia="Times New Roman" w:hAnsi="Courier New" w:cs="Courier New"/>
      <w:sz w:val="20"/>
      <w:szCs w:val="20"/>
    </w:rPr>
  </w:style>
  <w:style w:type="character" w:customStyle="1" w:styleId="n">
    <w:name w:val="n"/>
    <w:basedOn w:val="Bekezdsalapbettpusa"/>
    <w:rsid w:val="00AB4685"/>
  </w:style>
  <w:style w:type="character" w:customStyle="1" w:styleId="s">
    <w:name w:val="s"/>
    <w:basedOn w:val="Bekezdsalapbettpusa"/>
    <w:rsid w:val="00AB4685"/>
  </w:style>
  <w:style w:type="character" w:customStyle="1" w:styleId="o">
    <w:name w:val="o"/>
    <w:basedOn w:val="Bekezdsalapbettpusa"/>
    <w:rsid w:val="00AB4685"/>
  </w:style>
  <w:style w:type="character" w:customStyle="1" w:styleId="hljs-tag">
    <w:name w:val="hljs-tag"/>
    <w:basedOn w:val="Bekezdsalapbettpusa"/>
    <w:rsid w:val="00AB4685"/>
  </w:style>
  <w:style w:type="character" w:customStyle="1" w:styleId="hljs-title">
    <w:name w:val="hljs-title"/>
    <w:basedOn w:val="Bekezdsalapbettpusa"/>
    <w:rsid w:val="00AB4685"/>
  </w:style>
  <w:style w:type="character" w:customStyle="1" w:styleId="hljs-attribute">
    <w:name w:val="hljs-attribute"/>
    <w:basedOn w:val="Bekezdsalapbettpusa"/>
    <w:rsid w:val="00AB4685"/>
  </w:style>
  <w:style w:type="character" w:customStyle="1" w:styleId="shorttext">
    <w:name w:val="short_text"/>
    <w:basedOn w:val="Bekezdsalapbettpusa"/>
    <w:rsid w:val="00AB78F0"/>
  </w:style>
  <w:style w:type="character" w:customStyle="1" w:styleId="ipa">
    <w:name w:val="ipa"/>
    <w:basedOn w:val="Bekezdsalapbettpusa"/>
    <w:rsid w:val="008236FB"/>
  </w:style>
  <w:style w:type="character" w:styleId="Mrltotthiperhivatkozs">
    <w:name w:val="FollowedHyperlink"/>
    <w:basedOn w:val="Bekezdsalapbettpusa"/>
    <w:uiPriority w:val="99"/>
    <w:semiHidden/>
    <w:unhideWhenUsed/>
    <w:rsid w:val="002123C5"/>
    <w:rPr>
      <w:color w:val="954F72" w:themeColor="followedHyperlink"/>
      <w:u w:val="single"/>
    </w:rPr>
  </w:style>
  <w:style w:type="paragraph" w:styleId="Irodalomjegyzk">
    <w:name w:val="Bibliography"/>
    <w:basedOn w:val="Norml"/>
    <w:next w:val="Norml"/>
    <w:uiPriority w:val="37"/>
    <w:unhideWhenUsed/>
    <w:rsid w:val="00CF7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47695">
      <w:bodyDiv w:val="1"/>
      <w:marLeft w:val="0"/>
      <w:marRight w:val="0"/>
      <w:marTop w:val="0"/>
      <w:marBottom w:val="0"/>
      <w:divBdr>
        <w:top w:val="none" w:sz="0" w:space="0" w:color="auto"/>
        <w:left w:val="none" w:sz="0" w:space="0" w:color="auto"/>
        <w:bottom w:val="none" w:sz="0" w:space="0" w:color="auto"/>
        <w:right w:val="none" w:sz="0" w:space="0" w:color="auto"/>
      </w:divBdr>
      <w:divsChild>
        <w:div w:id="331029738">
          <w:marLeft w:val="1166"/>
          <w:marRight w:val="0"/>
          <w:marTop w:val="115"/>
          <w:marBottom w:val="0"/>
          <w:divBdr>
            <w:top w:val="none" w:sz="0" w:space="0" w:color="auto"/>
            <w:left w:val="none" w:sz="0" w:space="0" w:color="auto"/>
            <w:bottom w:val="none" w:sz="0" w:space="0" w:color="auto"/>
            <w:right w:val="none" w:sz="0" w:space="0" w:color="auto"/>
          </w:divBdr>
        </w:div>
        <w:div w:id="385645334">
          <w:marLeft w:val="806"/>
          <w:marRight w:val="0"/>
          <w:marTop w:val="130"/>
          <w:marBottom w:val="0"/>
          <w:divBdr>
            <w:top w:val="none" w:sz="0" w:space="0" w:color="auto"/>
            <w:left w:val="none" w:sz="0" w:space="0" w:color="auto"/>
            <w:bottom w:val="none" w:sz="0" w:space="0" w:color="auto"/>
            <w:right w:val="none" w:sz="0" w:space="0" w:color="auto"/>
          </w:divBdr>
        </w:div>
        <w:div w:id="672759644">
          <w:marLeft w:val="1800"/>
          <w:marRight w:val="0"/>
          <w:marTop w:val="96"/>
          <w:marBottom w:val="0"/>
          <w:divBdr>
            <w:top w:val="none" w:sz="0" w:space="0" w:color="auto"/>
            <w:left w:val="none" w:sz="0" w:space="0" w:color="auto"/>
            <w:bottom w:val="none" w:sz="0" w:space="0" w:color="auto"/>
            <w:right w:val="none" w:sz="0" w:space="0" w:color="auto"/>
          </w:divBdr>
        </w:div>
        <w:div w:id="909274191">
          <w:marLeft w:val="806"/>
          <w:marRight w:val="0"/>
          <w:marTop w:val="130"/>
          <w:marBottom w:val="0"/>
          <w:divBdr>
            <w:top w:val="none" w:sz="0" w:space="0" w:color="auto"/>
            <w:left w:val="none" w:sz="0" w:space="0" w:color="auto"/>
            <w:bottom w:val="none" w:sz="0" w:space="0" w:color="auto"/>
            <w:right w:val="none" w:sz="0" w:space="0" w:color="auto"/>
          </w:divBdr>
        </w:div>
        <w:div w:id="1389376642">
          <w:marLeft w:val="1166"/>
          <w:marRight w:val="0"/>
          <w:marTop w:val="115"/>
          <w:marBottom w:val="0"/>
          <w:divBdr>
            <w:top w:val="none" w:sz="0" w:space="0" w:color="auto"/>
            <w:left w:val="none" w:sz="0" w:space="0" w:color="auto"/>
            <w:bottom w:val="none" w:sz="0" w:space="0" w:color="auto"/>
            <w:right w:val="none" w:sz="0" w:space="0" w:color="auto"/>
          </w:divBdr>
        </w:div>
        <w:div w:id="1744377331">
          <w:marLeft w:val="806"/>
          <w:marRight w:val="0"/>
          <w:marTop w:val="130"/>
          <w:marBottom w:val="0"/>
          <w:divBdr>
            <w:top w:val="none" w:sz="0" w:space="0" w:color="auto"/>
            <w:left w:val="none" w:sz="0" w:space="0" w:color="auto"/>
            <w:bottom w:val="none" w:sz="0" w:space="0" w:color="auto"/>
            <w:right w:val="none" w:sz="0" w:space="0" w:color="auto"/>
          </w:divBdr>
        </w:div>
        <w:div w:id="1903902136">
          <w:marLeft w:val="1166"/>
          <w:marRight w:val="0"/>
          <w:marTop w:val="115"/>
          <w:marBottom w:val="0"/>
          <w:divBdr>
            <w:top w:val="none" w:sz="0" w:space="0" w:color="auto"/>
            <w:left w:val="none" w:sz="0" w:space="0" w:color="auto"/>
            <w:bottom w:val="none" w:sz="0" w:space="0" w:color="auto"/>
            <w:right w:val="none" w:sz="0" w:space="0" w:color="auto"/>
          </w:divBdr>
        </w:div>
      </w:divsChild>
    </w:div>
    <w:div w:id="325133570">
      <w:bodyDiv w:val="1"/>
      <w:marLeft w:val="0"/>
      <w:marRight w:val="0"/>
      <w:marTop w:val="0"/>
      <w:marBottom w:val="0"/>
      <w:divBdr>
        <w:top w:val="none" w:sz="0" w:space="0" w:color="auto"/>
        <w:left w:val="none" w:sz="0" w:space="0" w:color="auto"/>
        <w:bottom w:val="none" w:sz="0" w:space="0" w:color="auto"/>
        <w:right w:val="none" w:sz="0" w:space="0" w:color="auto"/>
      </w:divBdr>
    </w:div>
    <w:div w:id="454956471">
      <w:bodyDiv w:val="1"/>
      <w:marLeft w:val="0"/>
      <w:marRight w:val="0"/>
      <w:marTop w:val="0"/>
      <w:marBottom w:val="0"/>
      <w:divBdr>
        <w:top w:val="none" w:sz="0" w:space="0" w:color="auto"/>
        <w:left w:val="none" w:sz="0" w:space="0" w:color="auto"/>
        <w:bottom w:val="none" w:sz="0" w:space="0" w:color="auto"/>
        <w:right w:val="none" w:sz="0" w:space="0" w:color="auto"/>
      </w:divBdr>
    </w:div>
    <w:div w:id="465200383">
      <w:bodyDiv w:val="1"/>
      <w:marLeft w:val="0"/>
      <w:marRight w:val="0"/>
      <w:marTop w:val="0"/>
      <w:marBottom w:val="0"/>
      <w:divBdr>
        <w:top w:val="none" w:sz="0" w:space="0" w:color="auto"/>
        <w:left w:val="none" w:sz="0" w:space="0" w:color="auto"/>
        <w:bottom w:val="none" w:sz="0" w:space="0" w:color="auto"/>
        <w:right w:val="none" w:sz="0" w:space="0" w:color="auto"/>
      </w:divBdr>
      <w:divsChild>
        <w:div w:id="247884795">
          <w:marLeft w:val="1166"/>
          <w:marRight w:val="0"/>
          <w:marTop w:val="125"/>
          <w:marBottom w:val="0"/>
          <w:divBdr>
            <w:top w:val="none" w:sz="0" w:space="0" w:color="auto"/>
            <w:left w:val="none" w:sz="0" w:space="0" w:color="auto"/>
            <w:bottom w:val="none" w:sz="0" w:space="0" w:color="auto"/>
            <w:right w:val="none" w:sz="0" w:space="0" w:color="auto"/>
          </w:divBdr>
        </w:div>
        <w:div w:id="839661780">
          <w:marLeft w:val="1166"/>
          <w:marRight w:val="0"/>
          <w:marTop w:val="125"/>
          <w:marBottom w:val="0"/>
          <w:divBdr>
            <w:top w:val="none" w:sz="0" w:space="0" w:color="auto"/>
            <w:left w:val="none" w:sz="0" w:space="0" w:color="auto"/>
            <w:bottom w:val="none" w:sz="0" w:space="0" w:color="auto"/>
            <w:right w:val="none" w:sz="0" w:space="0" w:color="auto"/>
          </w:divBdr>
        </w:div>
        <w:div w:id="1039427702">
          <w:marLeft w:val="547"/>
          <w:marRight w:val="0"/>
          <w:marTop w:val="144"/>
          <w:marBottom w:val="0"/>
          <w:divBdr>
            <w:top w:val="none" w:sz="0" w:space="0" w:color="auto"/>
            <w:left w:val="none" w:sz="0" w:space="0" w:color="auto"/>
            <w:bottom w:val="none" w:sz="0" w:space="0" w:color="auto"/>
            <w:right w:val="none" w:sz="0" w:space="0" w:color="auto"/>
          </w:divBdr>
        </w:div>
        <w:div w:id="1103381959">
          <w:marLeft w:val="1166"/>
          <w:marRight w:val="0"/>
          <w:marTop w:val="125"/>
          <w:marBottom w:val="0"/>
          <w:divBdr>
            <w:top w:val="none" w:sz="0" w:space="0" w:color="auto"/>
            <w:left w:val="none" w:sz="0" w:space="0" w:color="auto"/>
            <w:bottom w:val="none" w:sz="0" w:space="0" w:color="auto"/>
            <w:right w:val="none" w:sz="0" w:space="0" w:color="auto"/>
          </w:divBdr>
        </w:div>
        <w:div w:id="1121922837">
          <w:marLeft w:val="547"/>
          <w:marRight w:val="0"/>
          <w:marTop w:val="144"/>
          <w:marBottom w:val="0"/>
          <w:divBdr>
            <w:top w:val="none" w:sz="0" w:space="0" w:color="auto"/>
            <w:left w:val="none" w:sz="0" w:space="0" w:color="auto"/>
            <w:bottom w:val="none" w:sz="0" w:space="0" w:color="auto"/>
            <w:right w:val="none" w:sz="0" w:space="0" w:color="auto"/>
          </w:divBdr>
        </w:div>
        <w:div w:id="1189415467">
          <w:marLeft w:val="547"/>
          <w:marRight w:val="0"/>
          <w:marTop w:val="144"/>
          <w:marBottom w:val="0"/>
          <w:divBdr>
            <w:top w:val="none" w:sz="0" w:space="0" w:color="auto"/>
            <w:left w:val="none" w:sz="0" w:space="0" w:color="auto"/>
            <w:bottom w:val="none" w:sz="0" w:space="0" w:color="auto"/>
            <w:right w:val="none" w:sz="0" w:space="0" w:color="auto"/>
          </w:divBdr>
        </w:div>
        <w:div w:id="1324163034">
          <w:marLeft w:val="1166"/>
          <w:marRight w:val="0"/>
          <w:marTop w:val="125"/>
          <w:marBottom w:val="0"/>
          <w:divBdr>
            <w:top w:val="none" w:sz="0" w:space="0" w:color="auto"/>
            <w:left w:val="none" w:sz="0" w:space="0" w:color="auto"/>
            <w:bottom w:val="none" w:sz="0" w:space="0" w:color="auto"/>
            <w:right w:val="none" w:sz="0" w:space="0" w:color="auto"/>
          </w:divBdr>
        </w:div>
        <w:div w:id="1607620800">
          <w:marLeft w:val="1166"/>
          <w:marRight w:val="0"/>
          <w:marTop w:val="125"/>
          <w:marBottom w:val="0"/>
          <w:divBdr>
            <w:top w:val="none" w:sz="0" w:space="0" w:color="auto"/>
            <w:left w:val="none" w:sz="0" w:space="0" w:color="auto"/>
            <w:bottom w:val="none" w:sz="0" w:space="0" w:color="auto"/>
            <w:right w:val="none" w:sz="0" w:space="0" w:color="auto"/>
          </w:divBdr>
        </w:div>
      </w:divsChild>
    </w:div>
    <w:div w:id="567570714">
      <w:bodyDiv w:val="1"/>
      <w:marLeft w:val="0"/>
      <w:marRight w:val="0"/>
      <w:marTop w:val="0"/>
      <w:marBottom w:val="0"/>
      <w:divBdr>
        <w:top w:val="none" w:sz="0" w:space="0" w:color="auto"/>
        <w:left w:val="none" w:sz="0" w:space="0" w:color="auto"/>
        <w:bottom w:val="none" w:sz="0" w:space="0" w:color="auto"/>
        <w:right w:val="none" w:sz="0" w:space="0" w:color="auto"/>
      </w:divBdr>
      <w:divsChild>
        <w:div w:id="369694006">
          <w:marLeft w:val="547"/>
          <w:marRight w:val="0"/>
          <w:marTop w:val="130"/>
          <w:marBottom w:val="0"/>
          <w:divBdr>
            <w:top w:val="none" w:sz="0" w:space="0" w:color="auto"/>
            <w:left w:val="none" w:sz="0" w:space="0" w:color="auto"/>
            <w:bottom w:val="none" w:sz="0" w:space="0" w:color="auto"/>
            <w:right w:val="none" w:sz="0" w:space="0" w:color="auto"/>
          </w:divBdr>
        </w:div>
        <w:div w:id="662315717">
          <w:marLeft w:val="1166"/>
          <w:marRight w:val="0"/>
          <w:marTop w:val="115"/>
          <w:marBottom w:val="0"/>
          <w:divBdr>
            <w:top w:val="none" w:sz="0" w:space="0" w:color="auto"/>
            <w:left w:val="none" w:sz="0" w:space="0" w:color="auto"/>
            <w:bottom w:val="none" w:sz="0" w:space="0" w:color="auto"/>
            <w:right w:val="none" w:sz="0" w:space="0" w:color="auto"/>
          </w:divBdr>
        </w:div>
        <w:div w:id="1209951080">
          <w:marLeft w:val="547"/>
          <w:marRight w:val="0"/>
          <w:marTop w:val="130"/>
          <w:marBottom w:val="0"/>
          <w:divBdr>
            <w:top w:val="none" w:sz="0" w:space="0" w:color="auto"/>
            <w:left w:val="none" w:sz="0" w:space="0" w:color="auto"/>
            <w:bottom w:val="none" w:sz="0" w:space="0" w:color="auto"/>
            <w:right w:val="none" w:sz="0" w:space="0" w:color="auto"/>
          </w:divBdr>
        </w:div>
        <w:div w:id="1728382349">
          <w:marLeft w:val="547"/>
          <w:marRight w:val="0"/>
          <w:marTop w:val="130"/>
          <w:marBottom w:val="0"/>
          <w:divBdr>
            <w:top w:val="none" w:sz="0" w:space="0" w:color="auto"/>
            <w:left w:val="none" w:sz="0" w:space="0" w:color="auto"/>
            <w:bottom w:val="none" w:sz="0" w:space="0" w:color="auto"/>
            <w:right w:val="none" w:sz="0" w:space="0" w:color="auto"/>
          </w:divBdr>
        </w:div>
        <w:div w:id="1854832283">
          <w:marLeft w:val="547"/>
          <w:marRight w:val="0"/>
          <w:marTop w:val="130"/>
          <w:marBottom w:val="0"/>
          <w:divBdr>
            <w:top w:val="none" w:sz="0" w:space="0" w:color="auto"/>
            <w:left w:val="none" w:sz="0" w:space="0" w:color="auto"/>
            <w:bottom w:val="none" w:sz="0" w:space="0" w:color="auto"/>
            <w:right w:val="none" w:sz="0" w:space="0" w:color="auto"/>
          </w:divBdr>
        </w:div>
        <w:div w:id="2054650335">
          <w:marLeft w:val="1166"/>
          <w:marRight w:val="0"/>
          <w:marTop w:val="115"/>
          <w:marBottom w:val="0"/>
          <w:divBdr>
            <w:top w:val="none" w:sz="0" w:space="0" w:color="auto"/>
            <w:left w:val="none" w:sz="0" w:space="0" w:color="auto"/>
            <w:bottom w:val="none" w:sz="0" w:space="0" w:color="auto"/>
            <w:right w:val="none" w:sz="0" w:space="0" w:color="auto"/>
          </w:divBdr>
        </w:div>
      </w:divsChild>
    </w:div>
    <w:div w:id="590504402">
      <w:bodyDiv w:val="1"/>
      <w:marLeft w:val="0"/>
      <w:marRight w:val="0"/>
      <w:marTop w:val="0"/>
      <w:marBottom w:val="0"/>
      <w:divBdr>
        <w:top w:val="none" w:sz="0" w:space="0" w:color="auto"/>
        <w:left w:val="none" w:sz="0" w:space="0" w:color="auto"/>
        <w:bottom w:val="none" w:sz="0" w:space="0" w:color="auto"/>
        <w:right w:val="none" w:sz="0" w:space="0" w:color="auto"/>
      </w:divBdr>
    </w:div>
    <w:div w:id="644285854">
      <w:bodyDiv w:val="1"/>
      <w:marLeft w:val="0"/>
      <w:marRight w:val="0"/>
      <w:marTop w:val="0"/>
      <w:marBottom w:val="0"/>
      <w:divBdr>
        <w:top w:val="none" w:sz="0" w:space="0" w:color="auto"/>
        <w:left w:val="none" w:sz="0" w:space="0" w:color="auto"/>
        <w:bottom w:val="none" w:sz="0" w:space="0" w:color="auto"/>
        <w:right w:val="none" w:sz="0" w:space="0" w:color="auto"/>
      </w:divBdr>
    </w:div>
    <w:div w:id="681324464">
      <w:bodyDiv w:val="1"/>
      <w:marLeft w:val="0"/>
      <w:marRight w:val="0"/>
      <w:marTop w:val="0"/>
      <w:marBottom w:val="0"/>
      <w:divBdr>
        <w:top w:val="none" w:sz="0" w:space="0" w:color="auto"/>
        <w:left w:val="none" w:sz="0" w:space="0" w:color="auto"/>
        <w:bottom w:val="none" w:sz="0" w:space="0" w:color="auto"/>
        <w:right w:val="none" w:sz="0" w:space="0" w:color="auto"/>
      </w:divBdr>
    </w:div>
    <w:div w:id="750780540">
      <w:bodyDiv w:val="1"/>
      <w:marLeft w:val="0"/>
      <w:marRight w:val="0"/>
      <w:marTop w:val="0"/>
      <w:marBottom w:val="0"/>
      <w:divBdr>
        <w:top w:val="none" w:sz="0" w:space="0" w:color="auto"/>
        <w:left w:val="none" w:sz="0" w:space="0" w:color="auto"/>
        <w:bottom w:val="none" w:sz="0" w:space="0" w:color="auto"/>
        <w:right w:val="none" w:sz="0" w:space="0" w:color="auto"/>
      </w:divBdr>
    </w:div>
    <w:div w:id="1258520392">
      <w:bodyDiv w:val="1"/>
      <w:marLeft w:val="0"/>
      <w:marRight w:val="0"/>
      <w:marTop w:val="0"/>
      <w:marBottom w:val="0"/>
      <w:divBdr>
        <w:top w:val="none" w:sz="0" w:space="0" w:color="auto"/>
        <w:left w:val="none" w:sz="0" w:space="0" w:color="auto"/>
        <w:bottom w:val="none" w:sz="0" w:space="0" w:color="auto"/>
        <w:right w:val="none" w:sz="0" w:space="0" w:color="auto"/>
      </w:divBdr>
    </w:div>
    <w:div w:id="1321234610">
      <w:bodyDiv w:val="1"/>
      <w:marLeft w:val="0"/>
      <w:marRight w:val="0"/>
      <w:marTop w:val="0"/>
      <w:marBottom w:val="0"/>
      <w:divBdr>
        <w:top w:val="none" w:sz="0" w:space="0" w:color="auto"/>
        <w:left w:val="none" w:sz="0" w:space="0" w:color="auto"/>
        <w:bottom w:val="none" w:sz="0" w:space="0" w:color="auto"/>
        <w:right w:val="none" w:sz="0" w:space="0" w:color="auto"/>
      </w:divBdr>
    </w:div>
    <w:div w:id="1557476453">
      <w:marLeft w:val="0"/>
      <w:marRight w:val="0"/>
      <w:marTop w:val="0"/>
      <w:marBottom w:val="0"/>
      <w:divBdr>
        <w:top w:val="none" w:sz="0" w:space="0" w:color="auto"/>
        <w:left w:val="none" w:sz="0" w:space="0" w:color="auto"/>
        <w:bottom w:val="none" w:sz="0" w:space="0" w:color="auto"/>
        <w:right w:val="none" w:sz="0" w:space="0" w:color="auto"/>
      </w:divBdr>
    </w:div>
    <w:div w:id="1557476457">
      <w:marLeft w:val="0"/>
      <w:marRight w:val="0"/>
      <w:marTop w:val="0"/>
      <w:marBottom w:val="0"/>
      <w:divBdr>
        <w:top w:val="none" w:sz="0" w:space="0" w:color="auto"/>
        <w:left w:val="none" w:sz="0" w:space="0" w:color="auto"/>
        <w:bottom w:val="none" w:sz="0" w:space="0" w:color="auto"/>
        <w:right w:val="none" w:sz="0" w:space="0" w:color="auto"/>
      </w:divBdr>
      <w:divsChild>
        <w:div w:id="1557476447">
          <w:marLeft w:val="547"/>
          <w:marRight w:val="0"/>
          <w:marTop w:val="96"/>
          <w:marBottom w:val="0"/>
          <w:divBdr>
            <w:top w:val="none" w:sz="0" w:space="0" w:color="auto"/>
            <w:left w:val="none" w:sz="0" w:space="0" w:color="auto"/>
            <w:bottom w:val="none" w:sz="0" w:space="0" w:color="auto"/>
            <w:right w:val="none" w:sz="0" w:space="0" w:color="auto"/>
          </w:divBdr>
        </w:div>
        <w:div w:id="1557476448">
          <w:marLeft w:val="1166"/>
          <w:marRight w:val="0"/>
          <w:marTop w:val="86"/>
          <w:marBottom w:val="0"/>
          <w:divBdr>
            <w:top w:val="none" w:sz="0" w:space="0" w:color="auto"/>
            <w:left w:val="none" w:sz="0" w:space="0" w:color="auto"/>
            <w:bottom w:val="none" w:sz="0" w:space="0" w:color="auto"/>
            <w:right w:val="none" w:sz="0" w:space="0" w:color="auto"/>
          </w:divBdr>
        </w:div>
        <w:div w:id="1557476449">
          <w:marLeft w:val="1166"/>
          <w:marRight w:val="0"/>
          <w:marTop w:val="86"/>
          <w:marBottom w:val="0"/>
          <w:divBdr>
            <w:top w:val="none" w:sz="0" w:space="0" w:color="auto"/>
            <w:left w:val="none" w:sz="0" w:space="0" w:color="auto"/>
            <w:bottom w:val="none" w:sz="0" w:space="0" w:color="auto"/>
            <w:right w:val="none" w:sz="0" w:space="0" w:color="auto"/>
          </w:divBdr>
        </w:div>
        <w:div w:id="1557476450">
          <w:marLeft w:val="1166"/>
          <w:marRight w:val="0"/>
          <w:marTop w:val="86"/>
          <w:marBottom w:val="0"/>
          <w:divBdr>
            <w:top w:val="none" w:sz="0" w:space="0" w:color="auto"/>
            <w:left w:val="none" w:sz="0" w:space="0" w:color="auto"/>
            <w:bottom w:val="none" w:sz="0" w:space="0" w:color="auto"/>
            <w:right w:val="none" w:sz="0" w:space="0" w:color="auto"/>
          </w:divBdr>
        </w:div>
        <w:div w:id="1557476451">
          <w:marLeft w:val="547"/>
          <w:marRight w:val="0"/>
          <w:marTop w:val="96"/>
          <w:marBottom w:val="0"/>
          <w:divBdr>
            <w:top w:val="none" w:sz="0" w:space="0" w:color="auto"/>
            <w:left w:val="none" w:sz="0" w:space="0" w:color="auto"/>
            <w:bottom w:val="none" w:sz="0" w:space="0" w:color="auto"/>
            <w:right w:val="none" w:sz="0" w:space="0" w:color="auto"/>
          </w:divBdr>
        </w:div>
        <w:div w:id="1557476452">
          <w:marLeft w:val="547"/>
          <w:marRight w:val="0"/>
          <w:marTop w:val="96"/>
          <w:marBottom w:val="0"/>
          <w:divBdr>
            <w:top w:val="none" w:sz="0" w:space="0" w:color="auto"/>
            <w:left w:val="none" w:sz="0" w:space="0" w:color="auto"/>
            <w:bottom w:val="none" w:sz="0" w:space="0" w:color="auto"/>
            <w:right w:val="none" w:sz="0" w:space="0" w:color="auto"/>
          </w:divBdr>
        </w:div>
        <w:div w:id="1557476454">
          <w:marLeft w:val="547"/>
          <w:marRight w:val="0"/>
          <w:marTop w:val="96"/>
          <w:marBottom w:val="0"/>
          <w:divBdr>
            <w:top w:val="none" w:sz="0" w:space="0" w:color="auto"/>
            <w:left w:val="none" w:sz="0" w:space="0" w:color="auto"/>
            <w:bottom w:val="none" w:sz="0" w:space="0" w:color="auto"/>
            <w:right w:val="none" w:sz="0" w:space="0" w:color="auto"/>
          </w:divBdr>
        </w:div>
        <w:div w:id="1557476455">
          <w:marLeft w:val="547"/>
          <w:marRight w:val="0"/>
          <w:marTop w:val="96"/>
          <w:marBottom w:val="0"/>
          <w:divBdr>
            <w:top w:val="none" w:sz="0" w:space="0" w:color="auto"/>
            <w:left w:val="none" w:sz="0" w:space="0" w:color="auto"/>
            <w:bottom w:val="none" w:sz="0" w:space="0" w:color="auto"/>
            <w:right w:val="none" w:sz="0" w:space="0" w:color="auto"/>
          </w:divBdr>
        </w:div>
        <w:div w:id="1557476456">
          <w:marLeft w:val="547"/>
          <w:marRight w:val="0"/>
          <w:marTop w:val="96"/>
          <w:marBottom w:val="0"/>
          <w:divBdr>
            <w:top w:val="none" w:sz="0" w:space="0" w:color="auto"/>
            <w:left w:val="none" w:sz="0" w:space="0" w:color="auto"/>
            <w:bottom w:val="none" w:sz="0" w:space="0" w:color="auto"/>
            <w:right w:val="none" w:sz="0" w:space="0" w:color="auto"/>
          </w:divBdr>
        </w:div>
        <w:div w:id="1557476458">
          <w:marLeft w:val="547"/>
          <w:marRight w:val="0"/>
          <w:marTop w:val="96"/>
          <w:marBottom w:val="0"/>
          <w:divBdr>
            <w:top w:val="none" w:sz="0" w:space="0" w:color="auto"/>
            <w:left w:val="none" w:sz="0" w:space="0" w:color="auto"/>
            <w:bottom w:val="none" w:sz="0" w:space="0" w:color="auto"/>
            <w:right w:val="none" w:sz="0" w:space="0" w:color="auto"/>
          </w:divBdr>
        </w:div>
        <w:div w:id="1557476459">
          <w:marLeft w:val="1166"/>
          <w:marRight w:val="0"/>
          <w:marTop w:val="86"/>
          <w:marBottom w:val="0"/>
          <w:divBdr>
            <w:top w:val="none" w:sz="0" w:space="0" w:color="auto"/>
            <w:left w:val="none" w:sz="0" w:space="0" w:color="auto"/>
            <w:bottom w:val="none" w:sz="0" w:space="0" w:color="auto"/>
            <w:right w:val="none" w:sz="0" w:space="0" w:color="auto"/>
          </w:divBdr>
        </w:div>
        <w:div w:id="1557476460">
          <w:marLeft w:val="547"/>
          <w:marRight w:val="0"/>
          <w:marTop w:val="96"/>
          <w:marBottom w:val="0"/>
          <w:divBdr>
            <w:top w:val="none" w:sz="0" w:space="0" w:color="auto"/>
            <w:left w:val="none" w:sz="0" w:space="0" w:color="auto"/>
            <w:bottom w:val="none" w:sz="0" w:space="0" w:color="auto"/>
            <w:right w:val="none" w:sz="0" w:space="0" w:color="auto"/>
          </w:divBdr>
        </w:div>
        <w:div w:id="1557476461">
          <w:marLeft w:val="547"/>
          <w:marRight w:val="0"/>
          <w:marTop w:val="96"/>
          <w:marBottom w:val="0"/>
          <w:divBdr>
            <w:top w:val="none" w:sz="0" w:space="0" w:color="auto"/>
            <w:left w:val="none" w:sz="0" w:space="0" w:color="auto"/>
            <w:bottom w:val="none" w:sz="0" w:space="0" w:color="auto"/>
            <w:right w:val="none" w:sz="0" w:space="0" w:color="auto"/>
          </w:divBdr>
        </w:div>
      </w:divsChild>
    </w:div>
    <w:div w:id="1574463876">
      <w:bodyDiv w:val="1"/>
      <w:marLeft w:val="0"/>
      <w:marRight w:val="0"/>
      <w:marTop w:val="0"/>
      <w:marBottom w:val="0"/>
      <w:divBdr>
        <w:top w:val="none" w:sz="0" w:space="0" w:color="auto"/>
        <w:left w:val="none" w:sz="0" w:space="0" w:color="auto"/>
        <w:bottom w:val="none" w:sz="0" w:space="0" w:color="auto"/>
        <w:right w:val="none" w:sz="0" w:space="0" w:color="auto"/>
      </w:divBdr>
      <w:divsChild>
        <w:div w:id="415246748">
          <w:marLeft w:val="547"/>
          <w:marRight w:val="0"/>
          <w:marTop w:val="144"/>
          <w:marBottom w:val="0"/>
          <w:divBdr>
            <w:top w:val="none" w:sz="0" w:space="0" w:color="auto"/>
            <w:left w:val="none" w:sz="0" w:space="0" w:color="auto"/>
            <w:bottom w:val="none" w:sz="0" w:space="0" w:color="auto"/>
            <w:right w:val="none" w:sz="0" w:space="0" w:color="auto"/>
          </w:divBdr>
        </w:div>
        <w:div w:id="875968278">
          <w:marLeft w:val="1166"/>
          <w:marRight w:val="0"/>
          <w:marTop w:val="125"/>
          <w:marBottom w:val="0"/>
          <w:divBdr>
            <w:top w:val="none" w:sz="0" w:space="0" w:color="auto"/>
            <w:left w:val="none" w:sz="0" w:space="0" w:color="auto"/>
            <w:bottom w:val="none" w:sz="0" w:space="0" w:color="auto"/>
            <w:right w:val="none" w:sz="0" w:space="0" w:color="auto"/>
          </w:divBdr>
        </w:div>
        <w:div w:id="1348681386">
          <w:marLeft w:val="1166"/>
          <w:marRight w:val="0"/>
          <w:marTop w:val="125"/>
          <w:marBottom w:val="0"/>
          <w:divBdr>
            <w:top w:val="none" w:sz="0" w:space="0" w:color="auto"/>
            <w:left w:val="none" w:sz="0" w:space="0" w:color="auto"/>
            <w:bottom w:val="none" w:sz="0" w:space="0" w:color="auto"/>
            <w:right w:val="none" w:sz="0" w:space="0" w:color="auto"/>
          </w:divBdr>
        </w:div>
        <w:div w:id="1412388647">
          <w:marLeft w:val="1166"/>
          <w:marRight w:val="0"/>
          <w:marTop w:val="125"/>
          <w:marBottom w:val="0"/>
          <w:divBdr>
            <w:top w:val="none" w:sz="0" w:space="0" w:color="auto"/>
            <w:left w:val="none" w:sz="0" w:space="0" w:color="auto"/>
            <w:bottom w:val="none" w:sz="0" w:space="0" w:color="auto"/>
            <w:right w:val="none" w:sz="0" w:space="0" w:color="auto"/>
          </w:divBdr>
        </w:div>
        <w:div w:id="1521815503">
          <w:marLeft w:val="547"/>
          <w:marRight w:val="0"/>
          <w:marTop w:val="144"/>
          <w:marBottom w:val="0"/>
          <w:divBdr>
            <w:top w:val="none" w:sz="0" w:space="0" w:color="auto"/>
            <w:left w:val="none" w:sz="0" w:space="0" w:color="auto"/>
            <w:bottom w:val="none" w:sz="0" w:space="0" w:color="auto"/>
            <w:right w:val="none" w:sz="0" w:space="0" w:color="auto"/>
          </w:divBdr>
        </w:div>
        <w:div w:id="2001427652">
          <w:marLeft w:val="1166"/>
          <w:marRight w:val="0"/>
          <w:marTop w:val="125"/>
          <w:marBottom w:val="0"/>
          <w:divBdr>
            <w:top w:val="none" w:sz="0" w:space="0" w:color="auto"/>
            <w:left w:val="none" w:sz="0" w:space="0" w:color="auto"/>
            <w:bottom w:val="none" w:sz="0" w:space="0" w:color="auto"/>
            <w:right w:val="none" w:sz="0" w:space="0" w:color="auto"/>
          </w:divBdr>
        </w:div>
        <w:div w:id="2050110575">
          <w:marLeft w:val="1166"/>
          <w:marRight w:val="0"/>
          <w:marTop w:val="125"/>
          <w:marBottom w:val="0"/>
          <w:divBdr>
            <w:top w:val="none" w:sz="0" w:space="0" w:color="auto"/>
            <w:left w:val="none" w:sz="0" w:space="0" w:color="auto"/>
            <w:bottom w:val="none" w:sz="0" w:space="0" w:color="auto"/>
            <w:right w:val="none" w:sz="0" w:space="0" w:color="auto"/>
          </w:divBdr>
        </w:div>
      </w:divsChild>
    </w:div>
    <w:div w:id="1691025421">
      <w:bodyDiv w:val="1"/>
      <w:marLeft w:val="0"/>
      <w:marRight w:val="0"/>
      <w:marTop w:val="0"/>
      <w:marBottom w:val="0"/>
      <w:divBdr>
        <w:top w:val="none" w:sz="0" w:space="0" w:color="auto"/>
        <w:left w:val="none" w:sz="0" w:space="0" w:color="auto"/>
        <w:bottom w:val="none" w:sz="0" w:space="0" w:color="auto"/>
        <w:right w:val="none" w:sz="0" w:space="0" w:color="auto"/>
      </w:divBdr>
    </w:div>
    <w:div w:id="1836334258">
      <w:bodyDiv w:val="1"/>
      <w:marLeft w:val="0"/>
      <w:marRight w:val="0"/>
      <w:marTop w:val="0"/>
      <w:marBottom w:val="0"/>
      <w:divBdr>
        <w:top w:val="none" w:sz="0" w:space="0" w:color="auto"/>
        <w:left w:val="none" w:sz="0" w:space="0" w:color="auto"/>
        <w:bottom w:val="none" w:sz="0" w:space="0" w:color="auto"/>
        <w:right w:val="none" w:sz="0" w:space="0" w:color="auto"/>
      </w:divBdr>
      <w:divsChild>
        <w:div w:id="314989417">
          <w:marLeft w:val="0"/>
          <w:marRight w:val="0"/>
          <w:marTop w:val="0"/>
          <w:marBottom w:val="0"/>
          <w:divBdr>
            <w:top w:val="none" w:sz="0" w:space="0" w:color="auto"/>
            <w:left w:val="none" w:sz="0" w:space="0" w:color="auto"/>
            <w:bottom w:val="none" w:sz="0" w:space="0" w:color="auto"/>
            <w:right w:val="none" w:sz="0" w:space="0" w:color="auto"/>
          </w:divBdr>
        </w:div>
      </w:divsChild>
    </w:div>
    <w:div w:id="1899440318">
      <w:bodyDiv w:val="1"/>
      <w:marLeft w:val="0"/>
      <w:marRight w:val="0"/>
      <w:marTop w:val="0"/>
      <w:marBottom w:val="0"/>
      <w:divBdr>
        <w:top w:val="none" w:sz="0" w:space="0" w:color="auto"/>
        <w:left w:val="none" w:sz="0" w:space="0" w:color="auto"/>
        <w:bottom w:val="none" w:sz="0" w:space="0" w:color="auto"/>
        <w:right w:val="none" w:sz="0" w:space="0" w:color="auto"/>
      </w:divBdr>
      <w:divsChild>
        <w:div w:id="1600332920">
          <w:marLeft w:val="0"/>
          <w:marRight w:val="0"/>
          <w:marTop w:val="0"/>
          <w:marBottom w:val="0"/>
          <w:divBdr>
            <w:top w:val="none" w:sz="0" w:space="0" w:color="auto"/>
            <w:left w:val="none" w:sz="0" w:space="0" w:color="auto"/>
            <w:bottom w:val="none" w:sz="0" w:space="0" w:color="auto"/>
            <w:right w:val="none" w:sz="0" w:space="0" w:color="auto"/>
          </w:divBdr>
        </w:div>
      </w:divsChild>
    </w:div>
    <w:div w:id="1904101093">
      <w:bodyDiv w:val="1"/>
      <w:marLeft w:val="0"/>
      <w:marRight w:val="0"/>
      <w:marTop w:val="0"/>
      <w:marBottom w:val="0"/>
      <w:divBdr>
        <w:top w:val="none" w:sz="0" w:space="0" w:color="auto"/>
        <w:left w:val="none" w:sz="0" w:space="0" w:color="auto"/>
        <w:bottom w:val="none" w:sz="0" w:space="0" w:color="auto"/>
        <w:right w:val="none" w:sz="0" w:space="0" w:color="auto"/>
      </w:divBdr>
      <w:divsChild>
        <w:div w:id="1839348439">
          <w:marLeft w:val="0"/>
          <w:marRight w:val="0"/>
          <w:marTop w:val="0"/>
          <w:marBottom w:val="0"/>
          <w:divBdr>
            <w:top w:val="none" w:sz="0" w:space="0" w:color="auto"/>
            <w:left w:val="none" w:sz="0" w:space="0" w:color="auto"/>
            <w:bottom w:val="none" w:sz="0" w:space="0" w:color="auto"/>
            <w:right w:val="none" w:sz="0" w:space="0" w:color="auto"/>
          </w:divBdr>
        </w:div>
      </w:divsChild>
    </w:div>
    <w:div w:id="194576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notes.xml.rels><?xml version="1.0" encoding="UTF-8" standalone="yes"?>
<Relationships xmlns="http://schemas.openxmlformats.org/package/2006/relationships"><Relationship Id="rId3" Type="http://schemas.openxmlformats.org/officeDocument/2006/relationships/hyperlink" Target="https://hu.wikipedia.org/wiki/XHTML" TargetMode="External"/><Relationship Id="rId2" Type="http://schemas.openxmlformats.org/officeDocument/2006/relationships/hyperlink" Target="https://hu.wikipedia.org/wiki/HTML" TargetMode="External"/><Relationship Id="rId1" Type="http://schemas.openxmlformats.org/officeDocument/2006/relationships/hyperlink" Target="https://hu.wikipedia.org/w/index.php?title=St%C3%ADlusle%C3%ADr%C3%B3_nyelv&amp;action=edit&amp;redlink=1"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Dom</b:Tag>
    <b:SourceType>InternetSite</b:SourceType>
    <b:Guid>{F288C991-35EA-4BDB-9A17-4CF3180BFD71}</b:Guid>
    <b:Title>Domoticz</b:Title>
    <b:URL>http://www.domoticz.com/</b:URL>
    <b:RefOrder>1</b:RefOrder>
  </b:Source>
  <b:Source>
    <b:Tag>ESP</b:Tag>
    <b:SourceType>DocumentFromInternetSite</b:SourceType>
    <b:Guid>{B3BC3EED-D9F5-46AB-AB64-5ADA756DA6E3}</b:Guid>
    <b:Title>ESP8266 Low Power Solutions</b:Title>
    <b:URL>https://espressif.com/sites/default/files/documentation/9b-esp8266-low_power_solutions_en.pdf</b:URL>
    <b:RefOrder>2</b:RefOrder>
  </b:Source>
</b:Sources>
</file>

<file path=customXml/itemProps1.xml><?xml version="1.0" encoding="utf-8"?>
<ds:datastoreItem xmlns:ds="http://schemas.openxmlformats.org/officeDocument/2006/customXml" ds:itemID="{9F88ACA0-5AF2-4D55-B41C-D57841E01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3317</TotalTime>
  <Pages>49</Pages>
  <Words>10015</Words>
  <Characters>66001</Characters>
  <Application>Microsoft Office Word</Application>
  <DocSecurity>0</DocSecurity>
  <Lines>1375</Lines>
  <Paragraphs>710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Bence</dc:creator>
  <cp:lastModifiedBy>Bence</cp:lastModifiedBy>
  <cp:revision>35</cp:revision>
  <dcterms:created xsi:type="dcterms:W3CDTF">2017-05-19T01:32:00Z</dcterms:created>
  <dcterms:modified xsi:type="dcterms:W3CDTF">2017-05-21T10:02:00Z</dcterms:modified>
</cp:coreProperties>
</file>