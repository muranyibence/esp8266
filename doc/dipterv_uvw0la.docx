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7E152" w14:textId="77777777" w:rsidR="002360F0" w:rsidRDefault="00D3457E" w:rsidP="00DD39B6">
      <w:pPr>
        <w:pStyle w:val="Fejezetcmtartalomjegyzknlkl"/>
        <w:numPr>
          <w:ilvl w:val="0"/>
          <w:numId w:val="0"/>
        </w:numPr>
        <w:ind w:left="432"/>
        <w:pPrChange w:id="1" w:author="Bence" w:date="2017-05-17T08:16:00Z">
          <w:pPr>
            <w:pStyle w:val="Fejezetcmtartalomjegyzknlkl"/>
          </w:pPr>
        </w:pPrChange>
      </w:pPr>
      <w:bookmarkStart w:id="2" w:name="_Toc480969819"/>
      <w:r>
        <w:rPr>
          <w:lang w:eastAsia="hu-HU"/>
        </w:rPr>
        <w:drawing>
          <wp:inline distT="0" distB="0" distL="0" distR="0" wp14:anchorId="382C774F" wp14:editId="1CE9F342">
            <wp:extent cx="2428875" cy="6286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34C0678" w14:textId="77777777" w:rsidR="002360F0" w:rsidRPr="002360F0" w:rsidRDefault="002360F0" w:rsidP="00554D28">
      <w:pPr>
        <w:pStyle w:val="BMEMIT"/>
      </w:pPr>
      <w:r w:rsidRPr="002360F0">
        <w:t>Budapesti Műszaki és Gazdaságtudományi Egyetem</w:t>
      </w:r>
    </w:p>
    <w:p w14:paraId="66A0F0D9" w14:textId="77777777" w:rsidR="002360F0" w:rsidRDefault="002360F0" w:rsidP="00554D28">
      <w:pPr>
        <w:pStyle w:val="BMEMIT"/>
      </w:pPr>
      <w:r w:rsidRPr="002360F0">
        <w:t>Méréstechnika és Információs Rendszerek Tanszék</w:t>
      </w:r>
    </w:p>
    <w:p w14:paraId="4744AB12" w14:textId="77777777" w:rsidR="002360F0" w:rsidRDefault="002360F0" w:rsidP="006A0B94">
      <w:pPr>
        <w:pStyle w:val="BMEMIT"/>
        <w:jc w:val="both"/>
      </w:pPr>
    </w:p>
    <w:p w14:paraId="30639D25" w14:textId="77777777" w:rsidR="006A0B94" w:rsidRDefault="006A0B94" w:rsidP="006A0B94">
      <w:pPr>
        <w:pStyle w:val="BMEMIT"/>
        <w:jc w:val="both"/>
      </w:pPr>
    </w:p>
    <w:p w14:paraId="7890527B" w14:textId="77777777" w:rsidR="006A0B94" w:rsidRDefault="006A0B94" w:rsidP="006A0B94">
      <w:pPr>
        <w:pStyle w:val="BMEMIT"/>
        <w:jc w:val="both"/>
      </w:pPr>
    </w:p>
    <w:p w14:paraId="53B921CF" w14:textId="77777777" w:rsidR="006A0B94" w:rsidRDefault="006A0B94" w:rsidP="006A0B94">
      <w:pPr>
        <w:pStyle w:val="BMEMIT"/>
        <w:jc w:val="both"/>
      </w:pPr>
    </w:p>
    <w:p w14:paraId="0052D60C" w14:textId="77777777" w:rsidR="006A0B94" w:rsidRPr="002360F0" w:rsidRDefault="006A0B94" w:rsidP="006A0B94">
      <w:pPr>
        <w:pStyle w:val="BMEMIT"/>
        <w:jc w:val="both"/>
      </w:pPr>
    </w:p>
    <w:p w14:paraId="04EA47A8" w14:textId="77777777" w:rsidR="00D42C9D" w:rsidRPr="006A0B94" w:rsidRDefault="00395657" w:rsidP="006A0B94">
      <w:pPr>
        <w:jc w:val="center"/>
        <w:rPr>
          <w:b/>
          <w:sz w:val="48"/>
        </w:rPr>
      </w:pPr>
      <w:r w:rsidRPr="006A0B94">
        <w:rPr>
          <w:b/>
          <w:sz w:val="48"/>
        </w:rPr>
        <w:t>IoT alapú otthonautomatizálás megvalósítása ESP8266 használatával</w:t>
      </w:r>
    </w:p>
    <w:p w14:paraId="2ACB9B7A" w14:textId="7364C154" w:rsidR="00D42C9D" w:rsidRDefault="004E5238" w:rsidP="00D42C9D">
      <w:pPr>
        <w:pStyle w:val="Adatok"/>
      </w:pPr>
      <w:commentRangeStart w:id="3"/>
      <w:del w:id="4" w:author="Bence" w:date="2017-05-17T08:16:00Z">
        <w:r w:rsidDel="00DD39B6">
          <w:delText>Szakdolgozat</w:delText>
        </w:r>
        <w:commentRangeEnd w:id="3"/>
        <w:r w:rsidR="00C2303A" w:rsidDel="00DD39B6">
          <w:rPr>
            <w:rStyle w:val="Jegyzethivatkozs"/>
          </w:rPr>
          <w:commentReference w:id="3"/>
        </w:r>
      </w:del>
      <w:ins w:id="5" w:author="Bence" w:date="2017-05-17T08:16:00Z">
        <w:r w:rsidR="00DD39B6">
          <w:t>Diplomaterv</w:t>
        </w:r>
      </w:ins>
    </w:p>
    <w:p w14:paraId="601855F2" w14:textId="77777777" w:rsidR="006A0B94" w:rsidRDefault="006A0B94" w:rsidP="001967B9">
      <w:pPr>
        <w:pStyle w:val="Adatok"/>
      </w:pPr>
    </w:p>
    <w:p w14:paraId="20A60889" w14:textId="77777777" w:rsidR="004E5238" w:rsidRDefault="004E5238" w:rsidP="001967B9">
      <w:pPr>
        <w:pStyle w:val="Adatok"/>
      </w:pPr>
    </w:p>
    <w:p w14:paraId="1CA222E0" w14:textId="77777777" w:rsidR="004E5238" w:rsidRDefault="004E5238" w:rsidP="001967B9">
      <w:pPr>
        <w:pStyle w:val="Adatok"/>
      </w:pPr>
    </w:p>
    <w:p w14:paraId="13209A35" w14:textId="77777777" w:rsidR="004E5238" w:rsidRDefault="004E5238" w:rsidP="001967B9">
      <w:pPr>
        <w:pStyle w:val="Adatok"/>
      </w:pPr>
    </w:p>
    <w:p w14:paraId="64C8AAE2" w14:textId="77777777" w:rsidR="00B923B6" w:rsidRPr="006A0B94" w:rsidRDefault="00395657" w:rsidP="006A0B94">
      <w:pPr>
        <w:jc w:val="center"/>
        <w:rPr>
          <w:b/>
          <w:sz w:val="48"/>
        </w:rPr>
      </w:pPr>
      <w:r w:rsidRPr="006A0B94">
        <w:rPr>
          <w:b/>
          <w:sz w:val="48"/>
        </w:rPr>
        <w:t>Murányi Bence</w:t>
      </w:r>
    </w:p>
    <w:p w14:paraId="015092D2" w14:textId="77777777" w:rsidR="00D42C9D" w:rsidRDefault="00C77C74" w:rsidP="00C77C74">
      <w:pPr>
        <w:pStyle w:val="Adatok"/>
        <w:tabs>
          <w:tab w:val="left" w:pos="2415"/>
          <w:tab w:val="center" w:pos="4535"/>
        </w:tabs>
        <w:jc w:val="left"/>
      </w:pPr>
      <w:r>
        <w:tab/>
      </w:r>
      <w:r>
        <w:tab/>
      </w:r>
      <w:r w:rsidR="00395657">
        <w:t>I</w:t>
      </w:r>
      <w:r>
        <w:t>I</w:t>
      </w:r>
      <w:r w:rsidR="00395657">
        <w:t>. évf</w:t>
      </w:r>
      <w:r w:rsidR="00D42C9D">
        <w:t xml:space="preserve"> </w:t>
      </w:r>
      <w:r w:rsidR="00D646A9">
        <w:t>mérnök</w:t>
      </w:r>
      <w:r w:rsidR="00D42C9D">
        <w:t>inf</w:t>
      </w:r>
      <w:r w:rsidR="00D646A9">
        <w:t>ormatikus</w:t>
      </w:r>
      <w:r w:rsidR="00D42C9D">
        <w:t xml:space="preserve"> szakos hallgató</w:t>
      </w:r>
    </w:p>
    <w:p w14:paraId="0B1D394A" w14:textId="77777777" w:rsidR="00D42C9D" w:rsidRDefault="00D42C9D" w:rsidP="00D42C9D">
      <w:pPr>
        <w:pStyle w:val="Adatok"/>
      </w:pPr>
      <w:r>
        <w:t xml:space="preserve">MSc </w:t>
      </w:r>
      <w:r w:rsidR="00395657">
        <w:t>Intelligens</w:t>
      </w:r>
      <w:r>
        <w:t xml:space="preserve"> rendszerek szakirány/ágazat</w:t>
      </w:r>
    </w:p>
    <w:p w14:paraId="7B2B8BCB" w14:textId="77777777" w:rsidR="00D42C9D" w:rsidRDefault="00395657" w:rsidP="00F913F4">
      <w:pPr>
        <w:pStyle w:val="Adatok"/>
        <w:spacing w:before="3000"/>
      </w:pPr>
      <w:r>
        <w:t>Konzulens</w:t>
      </w:r>
      <w:r w:rsidR="00D42C9D">
        <w:t>:</w:t>
      </w:r>
    </w:p>
    <w:p w14:paraId="509EF420" w14:textId="77777777" w:rsidR="00F913F4" w:rsidRDefault="00F913F4" w:rsidP="00F913F4">
      <w:pPr>
        <w:pStyle w:val="Adatok"/>
      </w:pPr>
    </w:p>
    <w:p w14:paraId="7D085E24" w14:textId="77777777" w:rsidR="00F913F4" w:rsidRDefault="00C2303A" w:rsidP="00F913F4">
      <w:pPr>
        <w:pStyle w:val="Adatok"/>
      </w:pPr>
      <w:r>
        <w:t xml:space="preserve">Dr. </w:t>
      </w:r>
      <w:r w:rsidR="00395657">
        <w:t>Györke Péter</w:t>
      </w:r>
    </w:p>
    <w:p w14:paraId="45108835" w14:textId="77777777" w:rsidR="00D42C9D" w:rsidRDefault="00F913F4" w:rsidP="00F913F4">
      <w:pPr>
        <w:pStyle w:val="Adatok"/>
      </w:pPr>
      <w:r>
        <w:t>(</w:t>
      </w:r>
      <w:r w:rsidR="00D42C9D">
        <w:t>Méréstechnika és</w:t>
      </w:r>
      <w:r>
        <w:t xml:space="preserve"> Információs Rendszerek Tanszék)</w:t>
      </w:r>
    </w:p>
    <w:p w14:paraId="26464048" w14:textId="77777777" w:rsidR="00D42C9D" w:rsidRDefault="00D42C9D" w:rsidP="00395657">
      <w:pPr>
        <w:pStyle w:val="Adatok"/>
        <w:jc w:val="both"/>
      </w:pPr>
    </w:p>
    <w:p w14:paraId="701CDAA0" w14:textId="77777777" w:rsidR="009F654E" w:rsidRDefault="009F654E" w:rsidP="00230FC3"/>
    <w:p w14:paraId="1DFC2F7A" w14:textId="77777777" w:rsidR="0050100D" w:rsidRPr="00B50CAA" w:rsidRDefault="0050100D" w:rsidP="00AC5AD6">
      <w:pPr>
        <w:pStyle w:val="Fejezetcmtartalomjegyzknlkl"/>
        <w:numPr>
          <w:ilvl w:val="0"/>
          <w:numId w:val="0"/>
        </w:numPr>
        <w:ind w:left="432"/>
      </w:pPr>
      <w:r w:rsidRPr="00B50CAA">
        <w:lastRenderedPageBreak/>
        <w:t>Tartalomjegyzék</w:t>
      </w:r>
    </w:p>
    <w:p w14:paraId="6EB61ED4" w14:textId="77777777" w:rsidR="0000178E" w:rsidRDefault="008B747D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 w:rsidR="0050100D">
        <w:instrText xml:space="preserve"> TOC \o "1-3" \h \z \u </w:instrText>
      </w:r>
      <w:r>
        <w:fldChar w:fldCharType="separate"/>
      </w:r>
      <w:hyperlink w:anchor="_Toc480969819" w:history="1">
        <w:r w:rsidR="0000178E" w:rsidRPr="00CC650D">
          <w:rPr>
            <w:rStyle w:val="Hiperhivatkozs"/>
            <w:noProof/>
            <w:lang w:eastAsia="hu-HU"/>
          </w:rPr>
          <w:drawing>
            <wp:inline distT="0" distB="0" distL="0" distR="0" wp14:anchorId="639DAEA1" wp14:editId="3341381F">
              <wp:extent cx="2428875" cy="628650"/>
              <wp:effectExtent l="0" t="0" r="9525" b="0"/>
              <wp:docPr id="13" name="Kép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28875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0178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BC99E1B" w14:textId="77777777" w:rsidR="0000178E" w:rsidRDefault="00DD39B6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0" w:history="1">
        <w:r w:rsidR="0000178E" w:rsidRPr="00CC650D">
          <w:rPr>
            <w:rStyle w:val="Hiperhivatkozs"/>
            <w:noProof/>
          </w:rPr>
          <w:t>1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Abstract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6</w:t>
        </w:r>
        <w:r w:rsidR="008B747D">
          <w:rPr>
            <w:noProof/>
            <w:webHidden/>
          </w:rPr>
          <w:fldChar w:fldCharType="end"/>
        </w:r>
      </w:hyperlink>
    </w:p>
    <w:p w14:paraId="60C34BA5" w14:textId="77777777" w:rsidR="0000178E" w:rsidRDefault="00DD39B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1" w:history="1">
        <w:r w:rsidR="0000178E" w:rsidRPr="00CC650D">
          <w:rPr>
            <w:rStyle w:val="Hiperhivatkozs"/>
            <w:noProof/>
          </w:rPr>
          <w:t>Bevezetés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14:paraId="3F39F0FA" w14:textId="77777777" w:rsidR="0000178E" w:rsidRDefault="00DD39B6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2" w:history="1">
        <w:r w:rsidR="0000178E" w:rsidRPr="00CC650D">
          <w:rPr>
            <w:rStyle w:val="Hiperhivatkozs"/>
            <w:noProof/>
          </w:rPr>
          <w:t>Az IoT-ről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14:paraId="2CDE8036" w14:textId="77777777" w:rsidR="0000178E" w:rsidRDefault="00DD39B6">
      <w:pPr>
        <w:pStyle w:val="TJ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3" w:history="1">
        <w:r w:rsidR="0000178E" w:rsidRPr="00CC650D">
          <w:rPr>
            <w:rStyle w:val="Hiperhivatkozs"/>
            <w:noProof/>
          </w:rPr>
          <w:t>Intelligens otthon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7</w:t>
        </w:r>
        <w:r w:rsidR="008B747D">
          <w:rPr>
            <w:noProof/>
            <w:webHidden/>
          </w:rPr>
          <w:fldChar w:fldCharType="end"/>
        </w:r>
      </w:hyperlink>
    </w:p>
    <w:p w14:paraId="6EE965D7" w14:textId="77777777" w:rsidR="0000178E" w:rsidRDefault="00DD39B6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24" w:history="1">
        <w:r w:rsidR="0000178E" w:rsidRPr="00CC650D">
          <w:rPr>
            <w:rStyle w:val="Hiperhivatkozs"/>
            <w:noProof/>
          </w:rPr>
          <w:t>2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0AF4DB3A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5" w:history="1">
        <w:r w:rsidR="0000178E" w:rsidRPr="00CC650D">
          <w:rPr>
            <w:rStyle w:val="Hiperhivatkozs"/>
            <w:noProof/>
          </w:rPr>
          <w:t>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Otthonautomatizálási rendszerek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6E8AE5C2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6" w:history="1">
        <w:r w:rsidR="0000178E" w:rsidRPr="00CC650D">
          <w:rPr>
            <w:rStyle w:val="Hiperhivatkozs"/>
            <w:noProof/>
          </w:rPr>
          <w:t>2.1.1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Crestron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619D2B53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7" w:history="1">
        <w:r w:rsidR="0000178E" w:rsidRPr="00CC650D">
          <w:rPr>
            <w:rStyle w:val="Hiperhivatkozs"/>
            <w:noProof/>
          </w:rPr>
          <w:t>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Alkalmazott technológiák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65940610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8" w:history="1">
        <w:r w:rsidR="0000178E" w:rsidRPr="00CC650D">
          <w:rPr>
            <w:rStyle w:val="Hiperhivatkozs"/>
            <w:noProof/>
          </w:rPr>
          <w:t>2.2.1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JSON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9</w:t>
        </w:r>
        <w:r w:rsidR="008B747D">
          <w:rPr>
            <w:noProof/>
            <w:webHidden/>
          </w:rPr>
          <w:fldChar w:fldCharType="end"/>
        </w:r>
      </w:hyperlink>
    </w:p>
    <w:p w14:paraId="7AB977C3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29" w:history="1">
        <w:r w:rsidR="0000178E" w:rsidRPr="00CC650D">
          <w:rPr>
            <w:rStyle w:val="Hiperhivatkozs"/>
            <w:noProof/>
          </w:rPr>
          <w:t>2.2.2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HighCharts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_Toc480969829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10</w:t>
        </w:r>
        <w:r w:rsidR="008B747D">
          <w:rPr>
            <w:noProof/>
            <w:webHidden/>
          </w:rPr>
          <w:fldChar w:fldCharType="end"/>
        </w:r>
      </w:hyperlink>
    </w:p>
    <w:p w14:paraId="38347FE2" w14:textId="77777777" w:rsidR="0000178E" w:rsidRDefault="00DD39B6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0" w:history="1">
        <w:r w:rsidR="0000178E" w:rsidRPr="00CC650D">
          <w:rPr>
            <w:rStyle w:val="Hiperhivatkozs"/>
            <w:noProof/>
          </w:rPr>
          <w:t>3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Feladat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14:paraId="511AC74F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1" w:history="1">
        <w:r w:rsidR="0000178E" w:rsidRPr="00CC650D">
          <w:rPr>
            <w:rStyle w:val="Hiperhivatkozs"/>
            <w:noProof/>
          </w:rPr>
          <w:t>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feladat célja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14:paraId="0B5D031C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2" w:history="1">
        <w:r w:rsidR="0000178E" w:rsidRPr="00CC650D">
          <w:rPr>
            <w:rStyle w:val="Hiperhivatkozs"/>
            <w:noProof/>
          </w:rPr>
          <w:t>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 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11</w:t>
        </w:r>
        <w:r w:rsidR="008B747D">
          <w:rPr>
            <w:noProof/>
            <w:webHidden/>
          </w:rPr>
          <w:fldChar w:fldCharType="end"/>
        </w:r>
      </w:hyperlink>
    </w:p>
    <w:p w14:paraId="0A4D01BF" w14:textId="77777777" w:rsidR="0000178E" w:rsidRDefault="00DD39B6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33" w:history="1">
        <w:r w:rsidR="0000178E" w:rsidRPr="00CC650D">
          <w:rPr>
            <w:rStyle w:val="Hiperhivatkozs"/>
            <w:noProof/>
          </w:rPr>
          <w:t>4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Irodalomkutatás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8B747D">
          <w:rPr>
            <w:noProof/>
            <w:webHidden/>
          </w:rPr>
          <w:fldChar w:fldCharType="end"/>
        </w:r>
      </w:hyperlink>
    </w:p>
    <w:p w14:paraId="4748B52F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4" w:history="1">
        <w:r w:rsidR="0000178E" w:rsidRPr="00CC650D">
          <w:rPr>
            <w:rStyle w:val="Hiperhivatkozs"/>
            <w:noProof/>
          </w:rPr>
          <w:t>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Az ESP8266-ról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12</w:t>
        </w:r>
        <w:r w:rsidR="008B747D">
          <w:rPr>
            <w:noProof/>
            <w:webHidden/>
          </w:rPr>
          <w:fldChar w:fldCharType="end"/>
        </w:r>
      </w:hyperlink>
    </w:p>
    <w:p w14:paraId="4B5B99C6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5" w:history="1">
        <w:r w:rsidR="0000178E" w:rsidRPr="00CC650D">
          <w:rPr>
            <w:rStyle w:val="Hiperhivatkozs"/>
            <w:noProof/>
          </w:rPr>
          <w:t>4.2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ESP-12 tesztpanel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14:paraId="142728A2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6" w:history="1">
        <w:r w:rsidR="0000178E" w:rsidRPr="00CC650D">
          <w:rPr>
            <w:rStyle w:val="Hiperhivatkozs"/>
            <w:noProof/>
          </w:rPr>
          <w:t>4.3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Fejlesztőkörnyezetek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14:paraId="3D4E9150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7" w:history="1">
        <w:r w:rsidR="0000178E" w:rsidRPr="00CC650D">
          <w:rPr>
            <w:rStyle w:val="Hiperhivatkozs"/>
            <w:noProof/>
          </w:rPr>
          <w:t>4.3.1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AT-Command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13</w:t>
        </w:r>
        <w:r w:rsidR="008B747D">
          <w:rPr>
            <w:noProof/>
            <w:webHidden/>
          </w:rPr>
          <w:fldChar w:fldCharType="end"/>
        </w:r>
      </w:hyperlink>
    </w:p>
    <w:p w14:paraId="0A298853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8" w:history="1">
        <w:r w:rsidR="0000178E" w:rsidRPr="00CC650D">
          <w:rPr>
            <w:rStyle w:val="Hiperhivatkozs"/>
            <w:noProof/>
          </w:rPr>
          <w:t>4.3.2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NodeMCU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14:paraId="765F9EF5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39" w:history="1">
        <w:r w:rsidR="0000178E" w:rsidRPr="00CC650D">
          <w:rPr>
            <w:rStyle w:val="Hiperhivatkozs"/>
            <w:noProof/>
          </w:rPr>
          <w:t>4.3.3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ESP SDK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_Toc480969839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14:paraId="4D620FCB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0" w:history="1">
        <w:r w:rsidR="0000178E" w:rsidRPr="00CC650D">
          <w:rPr>
            <w:rStyle w:val="Hiperhivatkozs"/>
            <w:noProof/>
          </w:rPr>
          <w:t>4.3.4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Arduino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14</w:t>
        </w:r>
        <w:r w:rsidR="008B747D">
          <w:rPr>
            <w:noProof/>
            <w:webHidden/>
          </w:rPr>
          <w:fldChar w:fldCharType="end"/>
        </w:r>
      </w:hyperlink>
    </w:p>
    <w:p w14:paraId="4604C313" w14:textId="77777777" w:rsidR="0000178E" w:rsidRDefault="00DD39B6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41" w:history="1">
        <w:r w:rsidR="0000178E" w:rsidRPr="00CC650D">
          <w:rPr>
            <w:rStyle w:val="Hiperhivatkozs"/>
            <w:noProof/>
          </w:rPr>
          <w:t>5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Tervezés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3FBC920F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2" w:history="1">
        <w:r w:rsidR="0000178E" w:rsidRPr="00CC650D">
          <w:rPr>
            <w:rStyle w:val="Hiperhivatkozs"/>
            <w:noProof/>
          </w:rPr>
          <w:t>5.1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rendszer topológiája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403C2157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3" w:history="1">
        <w:r w:rsidR="0000178E" w:rsidRPr="00CC650D">
          <w:rPr>
            <w:rStyle w:val="Hiperhivatkozs"/>
            <w:noProof/>
          </w:rPr>
          <w:t>5.2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5DD7E2EA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4" w:history="1">
        <w:r w:rsidR="0000178E" w:rsidRPr="00CC650D">
          <w:rPr>
            <w:rStyle w:val="Hiperhivatkozs"/>
            <w:noProof/>
          </w:rPr>
          <w:t>5.2.1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Szenzor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_Toc480969844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15</w:t>
        </w:r>
        <w:r w:rsidR="008B747D">
          <w:rPr>
            <w:noProof/>
            <w:webHidden/>
          </w:rPr>
          <w:fldChar w:fldCharType="end"/>
        </w:r>
      </w:hyperlink>
    </w:p>
    <w:p w14:paraId="3E2922D2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5" w:history="1">
        <w:r w:rsidR="0000178E" w:rsidRPr="00CC650D">
          <w:rPr>
            <w:rStyle w:val="Hiperhivatkozs"/>
            <w:noProof/>
          </w:rPr>
          <w:t>5.3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Működési módok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_Toc480969845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8B747D">
          <w:rPr>
            <w:noProof/>
            <w:webHidden/>
          </w:rPr>
          <w:fldChar w:fldCharType="end"/>
        </w:r>
      </w:hyperlink>
    </w:p>
    <w:p w14:paraId="4B2996C6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6" w:history="1">
        <w:r w:rsidR="0000178E" w:rsidRPr="00CC650D">
          <w:rPr>
            <w:rStyle w:val="Hiperhivatkozs"/>
            <w:noProof/>
          </w:rPr>
          <w:t>5.3.1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Lokális szerver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_Toc480969846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16</w:t>
        </w:r>
        <w:r w:rsidR="008B747D">
          <w:rPr>
            <w:noProof/>
            <w:webHidden/>
          </w:rPr>
          <w:fldChar w:fldCharType="end"/>
        </w:r>
      </w:hyperlink>
    </w:p>
    <w:p w14:paraId="158A0485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7" w:history="1">
        <w:r w:rsidR="0000178E" w:rsidRPr="00CC650D">
          <w:rPr>
            <w:rStyle w:val="Hiperhivatkozs"/>
            <w:noProof/>
          </w:rPr>
          <w:t>5.3.2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Beavatkozó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_Toc480969847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8B747D">
          <w:rPr>
            <w:noProof/>
            <w:webHidden/>
          </w:rPr>
          <w:fldChar w:fldCharType="end"/>
        </w:r>
      </w:hyperlink>
    </w:p>
    <w:p w14:paraId="6ADC2CF1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8" w:history="1">
        <w:r w:rsidR="0000178E" w:rsidRPr="00CC650D">
          <w:rPr>
            <w:rStyle w:val="Hiperhivatkozs"/>
            <w:noProof/>
          </w:rPr>
          <w:t>5.3.3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Csatlakozás a hálózathoz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_Toc480969848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17</w:t>
        </w:r>
        <w:r w:rsidR="008B747D">
          <w:rPr>
            <w:noProof/>
            <w:webHidden/>
          </w:rPr>
          <w:fldChar w:fldCharType="end"/>
        </w:r>
      </w:hyperlink>
    </w:p>
    <w:p w14:paraId="1BB51675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49" w:history="1">
        <w:r w:rsidR="0000178E" w:rsidRPr="00CC650D">
          <w:rPr>
            <w:rStyle w:val="Hiperhivatkozs"/>
            <w:noProof/>
          </w:rPr>
          <w:t>5.4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Felhasználói interakciók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_Toc480969849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18</w:t>
        </w:r>
        <w:r w:rsidR="008B747D">
          <w:rPr>
            <w:noProof/>
            <w:webHidden/>
          </w:rPr>
          <w:fldChar w:fldCharType="end"/>
        </w:r>
      </w:hyperlink>
    </w:p>
    <w:p w14:paraId="0D2B588E" w14:textId="77777777" w:rsidR="0000178E" w:rsidRDefault="00DD39B6">
      <w:pPr>
        <w:pStyle w:val="TJ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0" w:history="1">
        <w:r w:rsidR="0000178E" w:rsidRPr="00CC650D">
          <w:rPr>
            <w:rStyle w:val="Hiperhivatkozs"/>
            <w:noProof/>
          </w:rPr>
          <w:t>5.4.1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Eszköz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_Toc480969850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20</w:t>
        </w:r>
        <w:r w:rsidR="008B747D">
          <w:rPr>
            <w:noProof/>
            <w:webHidden/>
          </w:rPr>
          <w:fldChar w:fldCharType="end"/>
        </w:r>
      </w:hyperlink>
    </w:p>
    <w:p w14:paraId="52F0EF17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1" w:history="1">
        <w:r w:rsidR="0000178E" w:rsidRPr="00CC650D">
          <w:rPr>
            <w:rStyle w:val="Hiperhivatkozs"/>
            <w:noProof/>
          </w:rPr>
          <w:t>5.5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központi szerver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_Toc480969851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22</w:t>
        </w:r>
        <w:r w:rsidR="008B747D">
          <w:rPr>
            <w:noProof/>
            <w:webHidden/>
          </w:rPr>
          <w:fldChar w:fldCharType="end"/>
        </w:r>
      </w:hyperlink>
    </w:p>
    <w:p w14:paraId="00112558" w14:textId="77777777" w:rsidR="0000178E" w:rsidRDefault="00DD39B6">
      <w:pPr>
        <w:pStyle w:val="TJ1"/>
        <w:tabs>
          <w:tab w:val="left" w:pos="48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0969852" w:history="1">
        <w:r w:rsidR="0000178E" w:rsidRPr="00CC650D">
          <w:rPr>
            <w:rStyle w:val="Hiperhivatkozs"/>
            <w:noProof/>
          </w:rPr>
          <w:t>6</w:t>
        </w:r>
        <w:r w:rsidR="0000178E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A projekt állapota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_Toc480969852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8B747D">
          <w:rPr>
            <w:noProof/>
            <w:webHidden/>
          </w:rPr>
          <w:fldChar w:fldCharType="end"/>
        </w:r>
      </w:hyperlink>
    </w:p>
    <w:p w14:paraId="2CD2483C" w14:textId="77777777" w:rsidR="0000178E" w:rsidRDefault="00DD39B6">
      <w:pPr>
        <w:pStyle w:val="TJ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0969853" w:history="1">
        <w:r w:rsidR="0000178E" w:rsidRPr="00CC650D">
          <w:rPr>
            <w:rStyle w:val="Hiperhivatkozs"/>
            <w:noProof/>
          </w:rPr>
          <w:t>6.1</w:t>
        </w:r>
        <w:r w:rsidR="0000178E">
          <w:rPr>
            <w:rFonts w:asciiTheme="minorHAnsi" w:eastAsiaTheme="minorEastAsia" w:hAnsiTheme="minorHAnsi" w:cstheme="minorBidi"/>
            <w:noProof/>
            <w:sz w:val="22"/>
            <w:szCs w:val="22"/>
            <w:lang w:eastAsia="hu-HU"/>
          </w:rPr>
          <w:tab/>
        </w:r>
        <w:r w:rsidR="0000178E" w:rsidRPr="00CC650D">
          <w:rPr>
            <w:rStyle w:val="Hiperhivatkozs"/>
            <w:noProof/>
          </w:rPr>
          <w:t>Tervek a jövőre nézve</w:t>
        </w:r>
        <w:r w:rsidR="0000178E">
          <w:rPr>
            <w:noProof/>
            <w:webHidden/>
          </w:rPr>
          <w:tab/>
        </w:r>
        <w:r w:rsidR="008B747D">
          <w:rPr>
            <w:noProof/>
            <w:webHidden/>
          </w:rPr>
          <w:fldChar w:fldCharType="begin"/>
        </w:r>
        <w:r w:rsidR="0000178E">
          <w:rPr>
            <w:noProof/>
            <w:webHidden/>
          </w:rPr>
          <w:instrText xml:space="preserve"> PAGEREF _Toc480969853 \h </w:instrText>
        </w:r>
        <w:r w:rsidR="008B747D">
          <w:rPr>
            <w:noProof/>
            <w:webHidden/>
          </w:rPr>
        </w:r>
        <w:r w:rsidR="008B747D">
          <w:rPr>
            <w:noProof/>
            <w:webHidden/>
          </w:rPr>
          <w:fldChar w:fldCharType="separate"/>
        </w:r>
        <w:r w:rsidR="0000178E">
          <w:rPr>
            <w:noProof/>
            <w:webHidden/>
          </w:rPr>
          <w:t>23</w:t>
        </w:r>
        <w:r w:rsidR="008B747D">
          <w:rPr>
            <w:noProof/>
            <w:webHidden/>
          </w:rPr>
          <w:fldChar w:fldCharType="end"/>
        </w:r>
      </w:hyperlink>
    </w:p>
    <w:p w14:paraId="1A29E02C" w14:textId="77777777" w:rsidR="0050100D" w:rsidRDefault="008B747D" w:rsidP="0050100D">
      <w:r>
        <w:fldChar w:fldCharType="end"/>
      </w:r>
    </w:p>
    <w:p w14:paraId="5389A5D7" w14:textId="77777777" w:rsidR="00AB08D9" w:rsidRDefault="00AB08D9" w:rsidP="008B0577">
      <w:pPr>
        <w:pStyle w:val="Cmsor1"/>
        <w:numPr>
          <w:ilvl w:val="0"/>
          <w:numId w:val="0"/>
        </w:numPr>
        <w:ind w:left="432"/>
      </w:pPr>
      <w:bookmarkStart w:id="6" w:name="_Toc480969820"/>
      <w:bookmarkStart w:id="7" w:name="_Toc332797397"/>
      <w:r>
        <w:lastRenderedPageBreak/>
        <w:t>Abstract</w:t>
      </w:r>
      <w:bookmarkEnd w:id="6"/>
    </w:p>
    <w:p w14:paraId="62AC093D" w14:textId="77777777" w:rsidR="00A80B99" w:rsidRDefault="00A80B99" w:rsidP="00A80B99">
      <w:pPr>
        <w:pStyle w:val="Cmsor1"/>
        <w:numPr>
          <w:ilvl w:val="0"/>
          <w:numId w:val="0"/>
        </w:numPr>
        <w:ind w:left="432"/>
      </w:pPr>
      <w:r>
        <w:lastRenderedPageBreak/>
        <w:t>Összefoglaló</w:t>
      </w:r>
    </w:p>
    <w:p w14:paraId="7CEB44B8" w14:textId="0C741032" w:rsidR="00A80B99" w:rsidRDefault="00470FAE" w:rsidP="00A80B99">
      <w:pPr>
        <w:rPr>
          <w:ins w:id="8" w:author="Bence" w:date="2017-05-16T23:06:00Z"/>
        </w:rPr>
      </w:pPr>
      <w:r>
        <w:t xml:space="preserve">Az elmúlt néhány évben egyre több otthonban megjelentek az épület működésének automatizálását </w:t>
      </w:r>
      <w:ins w:id="9" w:author="Bence" w:date="2017-05-16T22:35:00Z">
        <w:r w:rsidR="009E2923">
          <w:t xml:space="preserve">célzó megoldások. </w:t>
        </w:r>
      </w:ins>
      <w:ins w:id="10" w:author="Bence" w:date="2017-05-16T22:56:00Z">
        <w:r w:rsidR="003E652E">
          <w:t xml:space="preserve">Ezek a rendszerek folyamatosan fejlődnek, évről évre </w:t>
        </w:r>
      </w:ins>
      <w:ins w:id="11" w:author="Bence" w:date="2017-05-16T22:57:00Z">
        <w:r w:rsidR="003E652E">
          <w:t>megjelennek</w:t>
        </w:r>
      </w:ins>
      <w:ins w:id="12" w:author="Bence" w:date="2017-05-16T22:56:00Z">
        <w:r w:rsidR="003E652E">
          <w:t xml:space="preserve"> </w:t>
        </w:r>
      </w:ins>
      <w:ins w:id="13" w:author="Bence" w:date="2017-05-16T22:59:00Z">
        <w:r w:rsidR="003E652E">
          <w:t xml:space="preserve">felhasználói kényelemben és funkciókban </w:t>
        </w:r>
      </w:ins>
      <w:ins w:id="14" w:author="Bence" w:date="2017-05-16T23:00:00Z">
        <w:r w:rsidR="003E652E">
          <w:t xml:space="preserve">előre lépést mutató </w:t>
        </w:r>
        <w:r w:rsidR="008F65C5">
          <w:t xml:space="preserve">fejlesztések. Ugyanakkor az is </w:t>
        </w:r>
      </w:ins>
      <w:ins w:id="15" w:author="Bence" w:date="2017-05-16T23:01:00Z">
        <w:r w:rsidR="008F65C5">
          <w:t>egyértelműen</w:t>
        </w:r>
      </w:ins>
      <w:ins w:id="16" w:author="Bence" w:date="2017-05-16T23:00:00Z">
        <w:r w:rsidR="008F65C5">
          <w:t xml:space="preserve"> látszik, </w:t>
        </w:r>
      </w:ins>
      <w:ins w:id="17" w:author="Bence" w:date="2017-05-16T23:01:00Z">
        <w:r w:rsidR="008F65C5">
          <w:t xml:space="preserve">hogy a gyors </w:t>
        </w:r>
      </w:ins>
      <w:ins w:id="18" w:author="Bence" w:date="2017-05-16T23:03:00Z">
        <w:r w:rsidR="008F65C5">
          <w:t>el</w:t>
        </w:r>
      </w:ins>
      <w:ins w:id="19" w:author="Bence" w:date="2017-05-16T23:01:00Z">
        <w:r w:rsidR="008F65C5">
          <w:t xml:space="preserve">terjedés egyik legfőbb akadálya a termékek magas ára, </w:t>
        </w:r>
      </w:ins>
      <w:ins w:id="20" w:author="Bence" w:date="2017-05-16T23:05:00Z">
        <w:r w:rsidR="008F65C5">
          <w:t xml:space="preserve">a legolcsóbb üzleti megoldások is gyakran túl drágának bizonyulnak a hétköznapi ember számára. </w:t>
        </w:r>
      </w:ins>
    </w:p>
    <w:p w14:paraId="5B9E12A6" w14:textId="0044FF9A" w:rsidR="008F65C5" w:rsidRDefault="008F65C5" w:rsidP="00A80B99">
      <w:pPr>
        <w:rPr>
          <w:ins w:id="21" w:author="Bence" w:date="2017-05-16T23:11:00Z"/>
        </w:rPr>
      </w:pPr>
      <w:ins w:id="22" w:author="Bence" w:date="2017-05-16T23:06:00Z">
        <w:r>
          <w:t xml:space="preserve">Diplomatervem témája egy olyan okosotthon rendszer </w:t>
        </w:r>
      </w:ins>
      <w:ins w:id="23" w:author="Bence" w:date="2017-05-16T23:07:00Z">
        <w:r>
          <w:t xml:space="preserve">megtervezése és elkészítése, mely az üzleti megoldásokhoz viszonyítva töredékébe kerül, és képes kihelyezett mérőeszközök segítségével </w:t>
        </w:r>
      </w:ins>
      <w:ins w:id="24" w:author="Bence" w:date="2017-05-16T23:10:00Z">
        <w:r>
          <w:t>a felhasználók ált</w:t>
        </w:r>
        <w:r w:rsidR="000C61C4">
          <w:t xml:space="preserve">al </w:t>
        </w:r>
      </w:ins>
      <w:ins w:id="25" w:author="Bence" w:date="2017-05-16T23:11:00Z">
        <w:r w:rsidR="000C61C4">
          <w:t xml:space="preserve">megadott szabályokon keresztül automatikusan beavatkozni a környezetének működésébe. </w:t>
        </w:r>
      </w:ins>
    </w:p>
    <w:p w14:paraId="720E786E" w14:textId="7016BB33" w:rsidR="000C61C4" w:rsidRDefault="000C61C4" w:rsidP="00A80B99">
      <w:pPr>
        <w:rPr>
          <w:ins w:id="26" w:author="Bence" w:date="2017-05-16T23:14:00Z"/>
        </w:rPr>
      </w:pPr>
      <w:ins w:id="27" w:author="Bence" w:date="2017-05-16T23:13:00Z">
        <w:r>
          <w:t>A dolgozat első részében</w:t>
        </w:r>
      </w:ins>
      <w:ins w:id="28" w:author="Bence" w:date="2017-05-16T23:12:00Z">
        <w:r>
          <w:t xml:space="preserve"> irodalomkutatást végzek, ahol néhány üzleti és nyílt forráskódú </w:t>
        </w:r>
      </w:ins>
      <w:ins w:id="29" w:author="Bence" w:date="2017-05-16T23:13:00Z">
        <w:r>
          <w:t xml:space="preserve">okosotthon rendszer bemutatásán keresztül </w:t>
        </w:r>
      </w:ins>
      <w:ins w:id="30" w:author="Bence" w:date="2017-05-16T23:14:00Z">
        <w:r>
          <w:t>képet kapunk az alapvető elvárásokról és lehetőségekről. A fejezet második részében bemutatom a szakdolgozat elkészítéséhez használt technológiákat és könyvtárakat.</w:t>
        </w:r>
      </w:ins>
    </w:p>
    <w:p w14:paraId="33188186" w14:textId="6DE0598D" w:rsidR="000C61C4" w:rsidRPr="00A80B99" w:rsidRDefault="000C61C4" w:rsidP="00A80B99">
      <w:ins w:id="31" w:author="Bence" w:date="2017-05-16T23:15:00Z">
        <w:r>
          <w:t>Ezt követően előzetesen megfogalmazott elvárásokat szem előtt tartva megtervezek, majd meg is valósítok egy okosotthon rendszert</w:t>
        </w:r>
      </w:ins>
      <w:ins w:id="32" w:author="Bence" w:date="2017-05-16T23:16:00Z">
        <w:r>
          <w:t xml:space="preserve">, annak minden részére kitérve: </w:t>
        </w:r>
      </w:ins>
      <w:ins w:id="33" w:author="Bence" w:date="2017-05-16T23:17:00Z">
        <w:r>
          <w:t>elkészítem</w:t>
        </w:r>
      </w:ins>
      <w:ins w:id="34" w:author="Bence" w:date="2017-05-16T23:18:00Z">
        <w:r>
          <w:t xml:space="preserve"> a</w:t>
        </w:r>
      </w:ins>
      <w:ins w:id="35" w:author="Bence" w:date="2017-05-16T23:17:00Z">
        <w:r>
          <w:t xml:space="preserve"> szenzor és beavatkozó eszközök implementációját</w:t>
        </w:r>
      </w:ins>
      <w:ins w:id="36" w:author="Bence" w:date="2017-05-16T23:18:00Z">
        <w:r>
          <w:t xml:space="preserve">, és készítek egy webes felületet, ahol a felhasználó különösebb programozói tudás nélkül, grafikus felületen készíthet </w:t>
        </w:r>
      </w:ins>
      <w:ins w:id="37" w:author="Bence" w:date="2017-05-16T23:19:00Z">
        <w:r>
          <w:t xml:space="preserve">egyszerű szabályokat a saját otthona automatizálásához. </w:t>
        </w:r>
      </w:ins>
      <w:ins w:id="38" w:author="Bence" w:date="2017-05-16T23:20:00Z">
        <w:r>
          <w:t xml:space="preserve">A dolgozat utolsó részében </w:t>
        </w:r>
        <w:r w:rsidR="008026EA">
          <w:t xml:space="preserve">egy hosszabb távú tesztüzem eredményeit figyelembe véve értékelem </w:t>
        </w:r>
      </w:ins>
      <w:ins w:id="39" w:author="Bence" w:date="2017-05-16T23:21:00Z">
        <w:r w:rsidR="008026EA">
          <w:t xml:space="preserve">az elkészült rendszert, </w:t>
        </w:r>
      </w:ins>
      <w:ins w:id="40" w:author="Bence" w:date="2017-05-16T23:22:00Z">
        <w:r w:rsidR="008026EA">
          <w:t xml:space="preserve">valamint támpontokat adok a továbbfejleszthetőségére vonatkozóan. </w:t>
        </w:r>
      </w:ins>
    </w:p>
    <w:p w14:paraId="68B845B2" w14:textId="77777777" w:rsidR="0050100D" w:rsidRPr="008B0577" w:rsidRDefault="0050100D" w:rsidP="008B0577">
      <w:pPr>
        <w:pStyle w:val="Cmsor1"/>
      </w:pPr>
      <w:bookmarkStart w:id="41" w:name="_Toc480969821"/>
      <w:r w:rsidRPr="008B0577">
        <w:lastRenderedPageBreak/>
        <w:t>Bevezetés</w:t>
      </w:r>
      <w:bookmarkEnd w:id="7"/>
      <w:bookmarkEnd w:id="41"/>
    </w:p>
    <w:p w14:paraId="0056AB70" w14:textId="77777777" w:rsidR="000460EB" w:rsidRPr="008B0577" w:rsidRDefault="000460EB" w:rsidP="008B0577">
      <w:pPr>
        <w:pStyle w:val="Cmsor2"/>
      </w:pPr>
      <w:bookmarkStart w:id="42" w:name="_Toc480969822"/>
      <w:r w:rsidRPr="008B0577">
        <w:t>Az IoT-ről</w:t>
      </w:r>
      <w:bookmarkEnd w:id="42"/>
    </w:p>
    <w:p w14:paraId="17FB9F23" w14:textId="77777777" w:rsidR="00A85B26" w:rsidRDefault="00421836" w:rsidP="0050100D">
      <w:r>
        <w:t xml:space="preserve">Az IoT (Internet </w:t>
      </w:r>
      <w:r w:rsidR="00C2303A">
        <w:t>o</w:t>
      </w:r>
      <w:r>
        <w:t>f Things)</w:t>
      </w:r>
      <w:r w:rsidR="000460EB">
        <w:t>, mint fogalom, a</w:t>
      </w:r>
      <w:ins w:id="43" w:author="Bence" w:date="2017-05-16T21:41:00Z">
        <w:r w:rsidR="00D86C0A">
          <w:t xml:space="preserve">z elmúlt tíz évben </w:t>
        </w:r>
      </w:ins>
      <w:del w:id="44" w:author="Bence" w:date="2017-05-16T21:41:00Z">
        <w:r w:rsidR="000460EB" w:rsidDel="00D86C0A">
          <w:delText xml:space="preserve"> </w:delText>
        </w:r>
        <w:commentRangeStart w:id="45"/>
        <w:r w:rsidR="000460EB" w:rsidDel="00D86C0A">
          <w:delText>21. század első évtizedének végén</w:delText>
        </w:r>
        <w:commentRangeEnd w:id="45"/>
        <w:r w:rsidR="00C2303A" w:rsidDel="00D86C0A">
          <w:rPr>
            <w:rStyle w:val="Jegyzethivatkozs"/>
          </w:rPr>
          <w:commentReference w:id="45"/>
        </w:r>
        <w:r w:rsidR="000460EB" w:rsidDel="00D86C0A">
          <w:delText xml:space="preserve"> </w:delText>
        </w:r>
      </w:del>
      <w:r w:rsidR="000460EB">
        <w:t xml:space="preserve">kezdett el megjelenni, amikor is a végfelhasználót tekintve az internetre csatlakozó </w:t>
      </w:r>
      <w:r w:rsidR="00CB4F68">
        <w:t>eszközök</w:t>
      </w:r>
      <w:r w:rsidR="000460EB">
        <w:t xml:space="preserve"> mennyisé</w:t>
      </w:r>
      <w:r w:rsidR="00CB4F68">
        <w:t xml:space="preserve">ge lassan elkezdte meghaladni az internetezők </w:t>
      </w:r>
      <w:r w:rsidR="000460EB">
        <w:t>mennyiségét.</w:t>
      </w:r>
      <w:r w:rsidR="00EB2718">
        <w:t xml:space="preserve"> Ezt úgy kell érteni, hogy míg a hagyományos értelemben vett interneten a lánc végén valamilyen valós személy generálja a tartalmat (pl. egy email üzenet), addig a</w:t>
      </w:r>
      <w:ins w:id="46" w:author="Bence" w:date="2017-05-16T21:41:00Z">
        <w:r w:rsidR="00D86C0A">
          <w:t xml:space="preserve">z IoT </w:t>
        </w:r>
      </w:ins>
      <w:del w:id="47" w:author="Bence" w:date="2017-05-16T21:41:00Z">
        <w:r w:rsidR="00EB2718" w:rsidDel="00D86C0A">
          <w:delText xml:space="preserve"> </w:delText>
        </w:r>
        <w:commentRangeStart w:id="48"/>
        <w:r w:rsidR="00EB2718" w:rsidDel="00D86C0A">
          <w:delText xml:space="preserve">dolgok internete </w:delText>
        </w:r>
        <w:commentRangeEnd w:id="48"/>
        <w:r w:rsidR="00C2303A" w:rsidDel="00D86C0A">
          <w:rPr>
            <w:rStyle w:val="Jegyzethivatkozs"/>
          </w:rPr>
          <w:commentReference w:id="48"/>
        </w:r>
      </w:del>
      <w:r w:rsidR="00EB2718">
        <w:t>lényegében arról szól, hogy</w:t>
      </w:r>
      <w:r w:rsidR="00C5762D">
        <w:t xml:space="preserve"> egy központi szerverrel kapcsolatot fenntartva, </w:t>
      </w:r>
      <w:r w:rsidR="00EB2718">
        <w:t xml:space="preserve"> a csomópontokban automatikus módon, emberi közreműködés igénybevétele nélkül gyűjtsünk adatokat</w:t>
      </w:r>
      <w:r w:rsidR="00A85B26">
        <w:t xml:space="preserve"> (amiket aztán továbbítunk a szervernek)</w:t>
      </w:r>
      <w:r w:rsidR="00C5762D">
        <w:t>, vagy végezzünk beavatkozásokat a környezetünkben</w:t>
      </w:r>
      <w:r w:rsidR="00A85B26">
        <w:t>. A dolgok internetében az eszközeink</w:t>
      </w:r>
      <w:r w:rsidR="00BA5947">
        <w:t xml:space="preserve"> kapcsolatban vannak egymással</w:t>
      </w:r>
      <w:r w:rsidR="00230FC3">
        <w:t>, kommunikációs csatornának az internetet használva</w:t>
      </w:r>
      <w:r w:rsidR="00BA5947">
        <w:t>.</w:t>
      </w:r>
    </w:p>
    <w:p w14:paraId="2B14C514" w14:textId="77777777" w:rsidR="00A85B26" w:rsidRDefault="009A77FB" w:rsidP="0050100D">
      <w:r>
        <w:t>Látható, hogy a környezetünkben</w:t>
      </w:r>
      <w:r w:rsidR="004E5C39">
        <w:t xml:space="preserve"> külön ráfordítás nélkül is</w:t>
      </w:r>
      <w:r>
        <w:t xml:space="preserve"> már most rengeteg potenciális IoT eszköz van (okostelefon, autó, stb.), a benne rejlő lehetőségek miatt a </w:t>
      </w:r>
      <w:r w:rsidR="004E5C39">
        <w:t xml:space="preserve">téma jelenleg </w:t>
      </w:r>
      <w:r w:rsidR="00CB4F68">
        <w:t>rendkívül</w:t>
      </w:r>
      <w:r w:rsidR="004E5C39">
        <w:t xml:space="preserve"> aktuális.</w:t>
      </w:r>
    </w:p>
    <w:p w14:paraId="56D95D6C" w14:textId="77777777" w:rsidR="00CD31BF" w:rsidRPr="008B0577" w:rsidRDefault="0095609D" w:rsidP="008B0577">
      <w:pPr>
        <w:pStyle w:val="Cmsor2"/>
      </w:pPr>
      <w:bookmarkStart w:id="49" w:name="_Toc480969823"/>
      <w:r w:rsidRPr="008B0577">
        <w:t>Intelligens otthon</w:t>
      </w:r>
      <w:bookmarkEnd w:id="49"/>
    </w:p>
    <w:p w14:paraId="6BE1DD63" w14:textId="1686A3D4" w:rsidR="00C06D70" w:rsidRDefault="00CD31BF" w:rsidP="00CD31BF">
      <w:r>
        <w:t>A</w:t>
      </w:r>
      <w:r w:rsidR="00FF52B2">
        <w:t xml:space="preserve">z intelligens otthon kifejezés a lakás automatizáltságát takarja, </w:t>
      </w:r>
      <w:del w:id="50" w:author="Bence" w:date="2017-05-16T21:41:00Z">
        <w:r w:rsidR="00FF52B2" w:rsidDel="00D86C0A">
          <w:delText xml:space="preserve">maga a fogalom pontosan talán nem is </w:delText>
        </w:r>
        <w:commentRangeStart w:id="51"/>
        <w:r w:rsidR="00FF52B2" w:rsidDel="00D86C0A">
          <w:delText>definiálható</w:delText>
        </w:r>
        <w:commentRangeEnd w:id="51"/>
        <w:r w:rsidR="00C2303A" w:rsidDel="00D86C0A">
          <w:rPr>
            <w:rStyle w:val="Jegyzethivatkozs"/>
          </w:rPr>
          <w:commentReference w:id="51"/>
        </w:r>
      </w:del>
      <w:ins w:id="52" w:author="Bence" w:date="2017-05-16T21:41:00Z">
        <w:r w:rsidR="00D86C0A">
          <w:t>a fogalomra sokféle definíció létezik</w:t>
        </w:r>
      </w:ins>
      <w:r w:rsidR="00FF52B2">
        <w:t>, hiszen rengeteg, önmagukban véve opcionális funkció tartozhat alá. Az otthonunkban megtalálható eszközö</w:t>
      </w:r>
      <w:r w:rsidR="00C2303A">
        <w:t>k</w:t>
      </w:r>
      <w:r w:rsidR="00FF52B2">
        <w:t xml:space="preserve"> automatizáltsága már viszonylag régi jelenség, például az adott időpontban automatikusan bekapcsoló öntözőrendszer vagy az előre programozható mosógép már sok évvel ezelőtt sem voltak elképzelhetetlenek </w:t>
      </w:r>
      <w:r w:rsidR="00ED0F79">
        <w:t>a lakásokban</w:t>
      </w:r>
      <w:r w:rsidR="00FF52B2">
        <w:t>. Az otthon intelligens irányítása egy magasabb szintben gondolkozik</w:t>
      </w:r>
      <w:r w:rsidR="00C55EFC">
        <w:t xml:space="preserve">, célja, hogy </w:t>
      </w:r>
      <w:r w:rsidR="00FF52B2">
        <w:t xml:space="preserve">az önmagukban is </w:t>
      </w:r>
      <w:r w:rsidR="00470FAE">
        <w:t xml:space="preserve">akár </w:t>
      </w:r>
      <w:r w:rsidR="00FF52B2">
        <w:t xml:space="preserve">bizonyos mértékben automatizált eszközeinket egy közös rendszer alá rendeljük, </w:t>
      </w:r>
      <w:r w:rsidR="00C55EFC">
        <w:t>és ezen keresztül egységesen kezelhessük őket,</w:t>
      </w:r>
      <w:r w:rsidR="00CB4F68">
        <w:t xml:space="preserve"> hogy aztán a beállításainknak megfelelően automatikus működésre legyenek képesek</w:t>
      </w:r>
      <w:r w:rsidR="00C55EFC">
        <w:t xml:space="preserve">. Az intelligens otthon célja, hogy a modern infokommunikációs technológiák révén az otthonban végzett hagyományos és újabb tevékenységeket kényelmesebbé, gyorsabbá és nem utolsósorban energiatakarékosabbá tegye. Példának okáért, amikor az utolsó személy is távozik a lakásból, a rendszer a beállításoknak megfelelően automatikusan </w:t>
      </w:r>
      <w:r w:rsidR="00BA5947">
        <w:t>lekapcsolná az égve felejtett villanyokat, bekapcsolná a riasztót és kikapcsolná vagy lejjebb venné a fűtést. Ugyanígy nem elképzelhetetlen, hogy az okostelefonos applikáción</w:t>
      </w:r>
      <w:r w:rsidR="00A94FEF">
        <w:t>kkal</w:t>
      </w:r>
      <w:ins w:id="53" w:author="Bence" w:date="2017-05-17T08:25:00Z">
        <w:r w:rsidR="00D70A01">
          <w:t xml:space="preserve"> (a telefon GPS </w:t>
        </w:r>
      </w:ins>
      <w:ins w:id="54" w:author="Bence" w:date="2017-05-17T08:30:00Z">
        <w:r w:rsidR="00D70A01">
          <w:rPr>
            <w:rStyle w:val="Lbjegyzet-hivatkozs"/>
          </w:rPr>
          <w:footnoteReference w:id="1"/>
        </w:r>
      </w:ins>
      <w:ins w:id="62" w:author="Bence" w:date="2017-05-17T08:25:00Z">
        <w:r w:rsidR="00D70A01">
          <w:t>helyadatai alapján akár automatikusan)</w:t>
        </w:r>
      </w:ins>
      <w:r w:rsidR="00A94FEF">
        <w:t xml:space="preserve"> munkából hazaindulás előtt</w:t>
      </w:r>
      <w:r w:rsidR="00BA5947">
        <w:t xml:space="preserve"> </w:t>
      </w:r>
      <w:commentRangeStart w:id="63"/>
      <w:r w:rsidR="00BA5947">
        <w:t xml:space="preserve">jelezzük </w:t>
      </w:r>
      <w:commentRangeEnd w:id="63"/>
      <w:r w:rsidR="00C2303A">
        <w:rPr>
          <w:rStyle w:val="Jegyzethivatkozs"/>
        </w:rPr>
        <w:commentReference w:id="63"/>
      </w:r>
      <w:r w:rsidR="00BA5947">
        <w:t xml:space="preserve">az otthonunknak, hogy készüljön fel a hazaérkezésünkre, így otthon már nem a hideg lakás fogad minket. </w:t>
      </w:r>
      <w:r w:rsidR="00A94FEF">
        <w:t xml:space="preserve">Ha a munkából rendszeres időpontban megyünk haza, ez a működés </w:t>
      </w:r>
      <w:r w:rsidR="00A94FEF">
        <w:lastRenderedPageBreak/>
        <w:t xml:space="preserve">akár automatizálható is, és ha túlóra vagy bevásárlás miatt kicsit megcsúszunk, ráérünk akkor jelezni ezt a rendszernek, ami alkalmazkodik a későbbi érkezéshez. </w:t>
      </w:r>
      <w:r w:rsidR="00BA5947">
        <w:t>A lakásban, ha szükség van rá (például ha egy filmet akarunk megnézni a tévénken)</w:t>
      </w:r>
      <w:r w:rsidR="00235A49">
        <w:t>, automatikus módon leereszthetőek a redőnyök</w:t>
      </w:r>
      <w:r w:rsidR="00A94FEF">
        <w:t xml:space="preserve"> a médialejátszó elindításával</w:t>
      </w:r>
      <w:r w:rsidR="00235A49">
        <w:t>.</w:t>
      </w:r>
      <w:r w:rsidR="00470FAE">
        <w:t xml:space="preserve"> Az öntözőrendszer beállításainknak megfelelően éjszaka bekapcsol, kivéve, ha nap közben jelentősebb mennyiségű csapadék esett, amit a rendszer például saját érzékelői és internetről letöltött adatok segítségével érzékel.</w:t>
      </w:r>
      <w:r w:rsidR="00235A49">
        <w:t xml:space="preserve"> A hűtőszekrény automatikusan </w:t>
      </w:r>
      <w:r w:rsidR="00470FAE">
        <w:t>értesít</w:t>
      </w:r>
      <w:r w:rsidR="00235A49">
        <w:t xml:space="preserve">, ha </w:t>
      </w:r>
      <w:commentRangeStart w:id="64"/>
      <w:r w:rsidR="00235A49">
        <w:t xml:space="preserve">elfogyott </w:t>
      </w:r>
      <w:commentRangeEnd w:id="64"/>
      <w:r w:rsidR="00E64F49">
        <w:rPr>
          <w:rStyle w:val="Jegyzethivatkozs"/>
        </w:rPr>
        <w:commentReference w:id="64"/>
      </w:r>
      <w:r w:rsidR="00235A49">
        <w:t>a tej, és akár a beállításoknak megfelelően maga is megrendelheti a szükséges dolgokat az interneten.</w:t>
      </w:r>
      <w:r w:rsidR="00BA5947">
        <w:t xml:space="preserve"> Látható, hogy a lehetséges funkcióknak lényegében csak a képzeletünk</w:t>
      </w:r>
      <w:r w:rsidR="00235A49">
        <w:t xml:space="preserve"> és az anyagi lehetőségeink</w:t>
      </w:r>
      <w:r w:rsidR="00BA5947">
        <w:t xml:space="preserve"> szab</w:t>
      </w:r>
      <w:r w:rsidR="00235A49">
        <w:t>nak</w:t>
      </w:r>
      <w:r w:rsidR="005A1823">
        <w:t xml:space="preserve"> határt. </w:t>
      </w:r>
    </w:p>
    <w:p w14:paraId="52F7010C" w14:textId="639DEACE" w:rsidR="00795873" w:rsidRDefault="00795873" w:rsidP="00795873">
      <w:pPr>
        <w:pStyle w:val="Cmsor2"/>
      </w:pPr>
      <w:bookmarkStart w:id="65" w:name="_Toc480969834"/>
      <w:del w:id="66" w:author="Bence" w:date="2017-05-16T21:43:00Z">
        <w:r w:rsidDel="00FE5E5D">
          <w:rPr>
            <w:noProof/>
          </w:rPr>
          <w:drawing>
            <wp:anchor distT="0" distB="0" distL="114300" distR="114300" simplePos="0" relativeHeight="251667456" behindDoc="0" locked="0" layoutInCell="1" allowOverlap="1" wp14:anchorId="6812CABC" wp14:editId="7E4DDDCC">
              <wp:simplePos x="0" y="0"/>
              <wp:positionH relativeFrom="column">
                <wp:align>right</wp:align>
              </wp:positionH>
              <wp:positionV relativeFrom="paragraph">
                <wp:posOffset>1200150</wp:posOffset>
              </wp:positionV>
              <wp:extent cx="1707515" cy="2911475"/>
              <wp:effectExtent l="0" t="0" r="6985" b="3175"/>
              <wp:wrapSquare wrapText="bothSides"/>
              <wp:docPr id="2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Kép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7515" cy="291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del>
      <w:del w:id="67" w:author="Bence" w:date="2017-05-16T21:44:00Z">
        <w:r w:rsidR="00301D50" w:rsidDel="00FE5E5D">
          <w:rPr>
            <w:noProof/>
          </w:rPr>
          <mc:AlternateContent>
            <mc:Choice Requires="wps">
              <w:drawing>
                <wp:anchor distT="0" distB="0" distL="114300" distR="114300" simplePos="0" relativeHeight="251672576" behindDoc="0" locked="0" layoutInCell="1" allowOverlap="1" wp14:anchorId="60716254" wp14:editId="3C45D20E">
                  <wp:simplePos x="0" y="0"/>
                  <wp:positionH relativeFrom="column">
                    <wp:posOffset>4044950</wp:posOffset>
                  </wp:positionH>
                  <wp:positionV relativeFrom="paragraph">
                    <wp:posOffset>4168775</wp:posOffset>
                  </wp:positionV>
                  <wp:extent cx="1707515" cy="447675"/>
                  <wp:effectExtent l="1905" t="0" r="0" b="0"/>
                  <wp:wrapSquare wrapText="bothSides"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07515" cy="447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49B3D" w14:textId="4F756A28" w:rsidR="00DD39B6" w:rsidRPr="00554B89" w:rsidRDefault="00DD39B6" w:rsidP="0011511F">
                              <w:pPr>
                                <w:pStyle w:val="Kpalrs"/>
                                <w:rPr>
                                  <w:noProof/>
                                  <w:sz w:val="28"/>
                                  <w:szCs w:val="22"/>
                                </w:rPr>
                              </w:pPr>
                              <w:ins w:id="68" w:author="Bence" w:date="2017-05-16T21:44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ins w:id="69" w:author="Bence" w:date="2017-05-17T11:43:00Z">
                                <w:r w:rsidR="0011511F">
                                  <w:rPr>
                                    <w:noProof/>
                                  </w:rPr>
                                  <w:t>1</w:t>
                                </w:r>
                              </w:ins>
                              <w:ins w:id="70" w:author="Bence" w:date="2017-05-16T21:44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ins>
                              <w:del w:id="71" w:author="Bence" w:date="2017-05-16T21:44:00Z">
                                <w:r w:rsidDel="00FE5E5D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Del="00FE5E5D">
                                  <w:rPr>
                                    <w:noProof/>
                                  </w:rPr>
                                  <w:delInstrText xml:space="preserve"> SEQ ábra \* ARABIC </w:delInstrText>
                                </w:r>
                                <w:r w:rsidDel="00FE5E5D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Del="00FE5E5D">
                                  <w:rPr>
                                    <w:noProof/>
                                  </w:rPr>
                                  <w:delText>1</w:delText>
                                </w:r>
                                <w:r w:rsidDel="00FE5E5D">
                                  <w:rPr>
                                    <w:noProof/>
                                  </w:rPr>
                                  <w:fldChar w:fldCharType="end"/>
                                </w:r>
                              </w:del>
                              <w:r>
                                <w:t>. ábra ESP-01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0716254"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6" type="#_x0000_t202" style="position:absolute;left:0;text-align:left;margin-left:318.5pt;margin-top:328.25pt;width:134.45pt;height:3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" stroked="f">
                  <v:textbox style="mso-fit-shape-to-text:t" inset="0,0,0,0">
                    <w:txbxContent>
                      <w:p w14:paraId="42349B3D" w14:textId="4F756A28" w:rsidR="00DD39B6" w:rsidRPr="00554B89" w:rsidRDefault="00DD39B6" w:rsidP="0011511F">
                        <w:pPr>
                          <w:pStyle w:val="Kpalrs"/>
                          <w:rPr>
                            <w:noProof/>
                            <w:sz w:val="28"/>
                            <w:szCs w:val="22"/>
                          </w:rPr>
                        </w:pPr>
                        <w:ins w:id="72" w:author="Bence" w:date="2017-05-16T21:44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ins w:id="73" w:author="Bence" w:date="2017-05-17T11:43:00Z">
                          <w:r w:rsidR="0011511F">
                            <w:rPr>
                              <w:noProof/>
                            </w:rPr>
                            <w:t>1</w:t>
                          </w:r>
                        </w:ins>
                        <w:ins w:id="74" w:author="Bence" w:date="2017-05-16T21:44:00Z">
                          <w:r>
                            <w:rPr>
                              <w:noProof/>
                            </w:rPr>
                            <w:fldChar w:fldCharType="end"/>
                          </w:r>
                        </w:ins>
                        <w:del w:id="75" w:author="Bence" w:date="2017-05-16T21:44:00Z">
                          <w:r w:rsidDel="00FE5E5D">
                            <w:rPr>
                              <w:noProof/>
                            </w:rPr>
                            <w:fldChar w:fldCharType="begin"/>
                          </w:r>
                          <w:r w:rsidDel="00FE5E5D">
                            <w:rPr>
                              <w:noProof/>
                            </w:rPr>
                            <w:delInstrText xml:space="preserve"> SEQ ábra \* ARABIC </w:delInstrText>
                          </w:r>
                          <w:r w:rsidDel="00FE5E5D">
                            <w:rPr>
                              <w:noProof/>
                            </w:rPr>
                            <w:fldChar w:fldCharType="separate"/>
                          </w:r>
                          <w:r w:rsidDel="00FE5E5D">
                            <w:rPr>
                              <w:noProof/>
                            </w:rPr>
                            <w:delText>1</w:delText>
                          </w:r>
                          <w:r w:rsidDel="00FE5E5D">
                            <w:rPr>
                              <w:noProof/>
                            </w:rPr>
                            <w:fldChar w:fldCharType="end"/>
                          </w:r>
                        </w:del>
                        <w:r>
                          <w:t>. ábra ESP-01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  <w:bookmarkEnd w:id="65"/>
      <w:r>
        <w:rPr>
          <w:noProof/>
        </w:rPr>
        <w:t>ESP8266</w:t>
      </w:r>
    </w:p>
    <w:p w14:paraId="008AB066" w14:textId="77777777" w:rsidR="00FE5E5D" w:rsidRDefault="00FE5E5D" w:rsidP="00795873">
      <w:pPr>
        <w:rPr>
          <w:ins w:id="76" w:author="Bence" w:date="2017-05-16T21:44:00Z"/>
        </w:rPr>
      </w:pPr>
      <w:del w:id="77" w:author="Bence" w:date="2017-05-16T21:44:00Z">
        <w:r w:rsidDel="00FE5E5D">
          <w:rPr>
            <w:noProof/>
          </w:rPr>
          <w:drawing>
            <wp:inline distT="0" distB="0" distL="0" distR="0" wp14:anchorId="082F3983" wp14:editId="16BE00C7">
              <wp:extent cx="1707515" cy="2911475"/>
              <wp:effectExtent l="0" t="0" r="6985" b="3175"/>
              <wp:docPr id="3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Kép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7515" cy="291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 w:rsidR="00795873">
        <w:t>Az ESP8266 egy az Espressif Systems által fejlesztett és gyártott chip, mely elsősorban vezeték nélküli (WIFI) internetkapcsolat létesítésére szolgál.</w:t>
      </w:r>
    </w:p>
    <w:p w14:paraId="183CBA13" w14:textId="77777777" w:rsidR="00FE5E5D" w:rsidRDefault="00FE5E5D">
      <w:pPr>
        <w:keepNext/>
        <w:jc w:val="center"/>
        <w:rPr>
          <w:ins w:id="78" w:author="Bence" w:date="2017-05-16T21:44:00Z"/>
        </w:rPr>
        <w:pPrChange w:id="79" w:author="Bence" w:date="2017-05-16T21:44:00Z">
          <w:pPr>
            <w:jc w:val="center"/>
          </w:pPr>
        </w:pPrChange>
      </w:pPr>
      <w:ins w:id="80" w:author="Bence" w:date="2017-05-16T21:44:00Z">
        <w:r>
          <w:rPr>
            <w:noProof/>
          </w:rPr>
          <w:drawing>
            <wp:inline distT="0" distB="0" distL="0" distR="0" wp14:anchorId="7C9020D2" wp14:editId="4048247B">
              <wp:extent cx="1707515" cy="2911475"/>
              <wp:effectExtent l="0" t="0" r="6985" b="3175"/>
              <wp:docPr id="19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Kép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07515" cy="291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819BE64" w14:textId="72E6ACF8" w:rsidR="00FE5E5D" w:rsidRDefault="00D70A01" w:rsidP="0011511F">
      <w:pPr>
        <w:pStyle w:val="Kpalrs"/>
        <w:rPr>
          <w:ins w:id="81" w:author="Bence" w:date="2017-05-16T21:43:00Z"/>
        </w:rPr>
        <w:pPrChange w:id="82" w:author="Bence" w:date="2017-05-17T11:43:00Z">
          <w:pPr/>
        </w:pPrChange>
      </w:pPr>
      <w:ins w:id="83" w:author="Bence" w:date="2017-05-17T08:30:00Z">
        <w:r>
          <w:t>1</w:t>
        </w:r>
      </w:ins>
      <w:ins w:id="84" w:author="Bence" w:date="2017-05-16T21:44:00Z">
        <w:r w:rsidR="00FE5E5D">
          <w:t>. ábra ESP-01</w:t>
        </w:r>
      </w:ins>
    </w:p>
    <w:p w14:paraId="78B40289" w14:textId="77777777" w:rsidR="00FE5E5D" w:rsidRDefault="00FE5E5D" w:rsidP="00795873">
      <w:pPr>
        <w:rPr>
          <w:ins w:id="85" w:author="Bence" w:date="2017-05-16T21:43:00Z"/>
        </w:rPr>
      </w:pPr>
    </w:p>
    <w:p w14:paraId="68EFFA5B" w14:textId="59E0298F" w:rsidR="00795873" w:rsidRDefault="00795873" w:rsidP="00795873">
      <w:pPr>
        <w:rPr>
          <w:ins w:id="86" w:author="Bence" w:date="2017-05-16T21:45:00Z"/>
        </w:rPr>
      </w:pPr>
      <w:r>
        <w:t xml:space="preserve"> Az eszköz legalapvetőbb tulajdonságai: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FE5E5D" w14:paraId="67E8978C" w14:textId="77777777" w:rsidTr="00FE5E5D">
        <w:trPr>
          <w:ins w:id="87" w:author="Bence" w:date="2017-05-16T21:45:00Z"/>
        </w:trPr>
        <w:tc>
          <w:tcPr>
            <w:tcW w:w="4530" w:type="dxa"/>
          </w:tcPr>
          <w:p w14:paraId="76F22DD5" w14:textId="6E9DBEE0" w:rsidR="00FE5E5D" w:rsidRDefault="00FE5E5D" w:rsidP="00795873">
            <w:pPr>
              <w:rPr>
                <w:ins w:id="88" w:author="Bence" w:date="2017-05-16T21:45:00Z"/>
              </w:rPr>
            </w:pPr>
            <w:ins w:id="89" w:author="Bence" w:date="2017-05-16T21:45:00Z">
              <w:r>
                <w:t>Processzor</w:t>
              </w:r>
            </w:ins>
          </w:p>
        </w:tc>
        <w:tc>
          <w:tcPr>
            <w:tcW w:w="4530" w:type="dxa"/>
          </w:tcPr>
          <w:p w14:paraId="43D545EE" w14:textId="77777777" w:rsidR="00FE5E5D" w:rsidRDefault="00FE5E5D" w:rsidP="00795873">
            <w:pPr>
              <w:rPr>
                <w:ins w:id="90" w:author="Bence" w:date="2017-05-16T21:45:00Z"/>
              </w:rPr>
            </w:pPr>
          </w:p>
        </w:tc>
      </w:tr>
      <w:tr w:rsidR="00FE5E5D" w14:paraId="1FC4B430" w14:textId="77777777" w:rsidTr="00FE5E5D">
        <w:trPr>
          <w:ins w:id="91" w:author="Bence" w:date="2017-05-16T21:45:00Z"/>
        </w:trPr>
        <w:tc>
          <w:tcPr>
            <w:tcW w:w="4530" w:type="dxa"/>
          </w:tcPr>
          <w:p w14:paraId="610AB8C3" w14:textId="4DBF712E" w:rsidR="00FE5E5D" w:rsidRDefault="00FE5E5D" w:rsidP="00795873">
            <w:pPr>
              <w:rPr>
                <w:ins w:id="92" w:author="Bence" w:date="2017-05-16T21:45:00Z"/>
              </w:rPr>
            </w:pPr>
            <w:ins w:id="93" w:author="Bence" w:date="2017-05-16T21:47:00Z">
              <w:r>
                <w:t>Órajel</w:t>
              </w:r>
            </w:ins>
          </w:p>
        </w:tc>
        <w:tc>
          <w:tcPr>
            <w:tcW w:w="4530" w:type="dxa"/>
          </w:tcPr>
          <w:p w14:paraId="735F080C" w14:textId="44C6FFD3" w:rsidR="00FE5E5D" w:rsidRPr="00DE58B5" w:rsidRDefault="00964536" w:rsidP="00DE58B5">
            <w:pPr>
              <w:rPr>
                <w:ins w:id="94" w:author="Bence" w:date="2017-05-16T21:45:00Z"/>
              </w:rPr>
            </w:pPr>
            <w:ins w:id="95" w:author="Bence" w:date="2017-05-16T22:22:00Z">
              <w:r w:rsidRPr="00591B94">
                <w:t xml:space="preserve">80 MHz </w:t>
              </w:r>
            </w:ins>
          </w:p>
        </w:tc>
      </w:tr>
      <w:tr w:rsidR="00FE5E5D" w14:paraId="00D4852F" w14:textId="77777777" w:rsidTr="00FE5E5D">
        <w:trPr>
          <w:ins w:id="96" w:author="Bence" w:date="2017-05-16T21:45:00Z"/>
        </w:trPr>
        <w:tc>
          <w:tcPr>
            <w:tcW w:w="4530" w:type="dxa"/>
          </w:tcPr>
          <w:p w14:paraId="58416AC8" w14:textId="669E469D" w:rsidR="00FE5E5D" w:rsidRDefault="00FE5E5D" w:rsidP="00795873">
            <w:pPr>
              <w:rPr>
                <w:ins w:id="97" w:author="Bence" w:date="2017-05-16T21:45:00Z"/>
              </w:rPr>
            </w:pPr>
            <w:ins w:id="98" w:author="Bence" w:date="2017-05-16T21:47:00Z">
              <w:r>
                <w:t>Támogatott vezetéknélküli szabványok</w:t>
              </w:r>
            </w:ins>
          </w:p>
        </w:tc>
        <w:tc>
          <w:tcPr>
            <w:tcW w:w="4530" w:type="dxa"/>
          </w:tcPr>
          <w:p w14:paraId="60AA5039" w14:textId="77777777" w:rsidR="00FE5E5D" w:rsidRDefault="00FE5E5D" w:rsidP="00795873">
            <w:pPr>
              <w:rPr>
                <w:ins w:id="99" w:author="Bence" w:date="2017-05-16T21:45:00Z"/>
              </w:rPr>
            </w:pPr>
          </w:p>
        </w:tc>
      </w:tr>
      <w:tr w:rsidR="00FE5E5D" w14:paraId="50F27AF6" w14:textId="77777777" w:rsidTr="00FE5E5D">
        <w:trPr>
          <w:ins w:id="100" w:author="Bence" w:date="2017-05-16T21:45:00Z"/>
        </w:trPr>
        <w:tc>
          <w:tcPr>
            <w:tcW w:w="4530" w:type="dxa"/>
          </w:tcPr>
          <w:p w14:paraId="740613D1" w14:textId="17DDB6C6" w:rsidR="00FE5E5D" w:rsidRDefault="00964536" w:rsidP="00795873">
            <w:pPr>
              <w:rPr>
                <w:ins w:id="101" w:author="Bence" w:date="2017-05-16T21:45:00Z"/>
              </w:rPr>
            </w:pPr>
            <w:ins w:id="102" w:author="Bence" w:date="2017-05-16T22:22:00Z">
              <w:r>
                <w:t>RAM</w:t>
              </w:r>
            </w:ins>
          </w:p>
        </w:tc>
        <w:tc>
          <w:tcPr>
            <w:tcW w:w="4530" w:type="dxa"/>
          </w:tcPr>
          <w:p w14:paraId="28333E87" w14:textId="77777777" w:rsidR="00FE5E5D" w:rsidRDefault="00FE5E5D" w:rsidP="00795873">
            <w:pPr>
              <w:rPr>
                <w:ins w:id="103" w:author="Bence" w:date="2017-05-16T21:45:00Z"/>
              </w:rPr>
            </w:pPr>
          </w:p>
        </w:tc>
      </w:tr>
      <w:tr w:rsidR="00FE5E5D" w14:paraId="37335BA3" w14:textId="77777777" w:rsidTr="00FE5E5D">
        <w:trPr>
          <w:ins w:id="104" w:author="Bence" w:date="2017-05-16T21:45:00Z"/>
        </w:trPr>
        <w:tc>
          <w:tcPr>
            <w:tcW w:w="4530" w:type="dxa"/>
          </w:tcPr>
          <w:p w14:paraId="016418DF" w14:textId="77777777" w:rsidR="00FE5E5D" w:rsidRDefault="00FE5E5D" w:rsidP="00795873">
            <w:pPr>
              <w:rPr>
                <w:ins w:id="105" w:author="Bence" w:date="2017-05-16T21:45:00Z"/>
              </w:rPr>
            </w:pPr>
          </w:p>
        </w:tc>
        <w:tc>
          <w:tcPr>
            <w:tcW w:w="4530" w:type="dxa"/>
          </w:tcPr>
          <w:p w14:paraId="781ACCE5" w14:textId="77777777" w:rsidR="00FE5E5D" w:rsidRDefault="00FE5E5D" w:rsidP="00795873">
            <w:pPr>
              <w:rPr>
                <w:ins w:id="106" w:author="Bence" w:date="2017-05-16T21:45:00Z"/>
              </w:rPr>
            </w:pPr>
          </w:p>
        </w:tc>
      </w:tr>
      <w:tr w:rsidR="00FE5E5D" w14:paraId="4699B9AE" w14:textId="77777777" w:rsidTr="00FE5E5D">
        <w:trPr>
          <w:ins w:id="107" w:author="Bence" w:date="2017-05-16T21:45:00Z"/>
        </w:trPr>
        <w:tc>
          <w:tcPr>
            <w:tcW w:w="4530" w:type="dxa"/>
          </w:tcPr>
          <w:p w14:paraId="484F578D" w14:textId="77777777" w:rsidR="00FE5E5D" w:rsidRDefault="00FE5E5D" w:rsidP="00795873">
            <w:pPr>
              <w:rPr>
                <w:ins w:id="108" w:author="Bence" w:date="2017-05-16T21:45:00Z"/>
              </w:rPr>
            </w:pPr>
          </w:p>
        </w:tc>
        <w:tc>
          <w:tcPr>
            <w:tcW w:w="4530" w:type="dxa"/>
          </w:tcPr>
          <w:p w14:paraId="26DEA62C" w14:textId="77777777" w:rsidR="00FE5E5D" w:rsidRDefault="00FE5E5D" w:rsidP="00795873">
            <w:pPr>
              <w:rPr>
                <w:ins w:id="109" w:author="Bence" w:date="2017-05-16T21:45:00Z"/>
              </w:rPr>
            </w:pPr>
          </w:p>
        </w:tc>
      </w:tr>
    </w:tbl>
    <w:p w14:paraId="07A7399B" w14:textId="77777777" w:rsidR="00FE5E5D" w:rsidRPr="0001518D" w:rsidRDefault="00FE5E5D" w:rsidP="00795873"/>
    <w:p w14:paraId="59645C75" w14:textId="77777777" w:rsidR="00795873" w:rsidRPr="00591B94" w:rsidRDefault="00795873" w:rsidP="00795873">
      <w:pPr>
        <w:numPr>
          <w:ilvl w:val="0"/>
          <w:numId w:val="4"/>
        </w:numPr>
      </w:pPr>
      <w:commentRangeStart w:id="110"/>
      <w:r w:rsidRPr="00591B94">
        <w:t>32 bites ARM processzor</w:t>
      </w:r>
    </w:p>
    <w:p w14:paraId="7A3BE7D1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80 MHz órajel</w:t>
      </w:r>
    </w:p>
    <w:p w14:paraId="67392BAB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96 KB data RAM</w:t>
      </w:r>
    </w:p>
    <w:p w14:paraId="174D2AF2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802.11 b/g/n</w:t>
      </w:r>
      <w:r>
        <w:t xml:space="preserve"> szabványok támogatása</w:t>
      </w:r>
    </w:p>
    <w:p w14:paraId="06754801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WIFI 2.4 GHz (WPA/WPA2)</w:t>
      </w:r>
    </w:p>
    <w:p w14:paraId="5C5809C8" w14:textId="77777777" w:rsidR="00795873" w:rsidRPr="00591B94" w:rsidRDefault="00795873" w:rsidP="00795873">
      <w:pPr>
        <w:numPr>
          <w:ilvl w:val="0"/>
          <w:numId w:val="4"/>
        </w:numPr>
      </w:pPr>
      <w:r w:rsidRPr="00591B94">
        <w:t>SPI, I2C, ADC, PWM</w:t>
      </w:r>
      <w:r>
        <w:t xml:space="preserve"> interfészek</w:t>
      </w:r>
    </w:p>
    <w:p w14:paraId="387C1912" w14:textId="77777777" w:rsidR="00795873" w:rsidRPr="00591B94" w:rsidRDefault="00795873" w:rsidP="00795873">
      <w:pPr>
        <w:numPr>
          <w:ilvl w:val="0"/>
          <w:numId w:val="5"/>
        </w:numPr>
      </w:pPr>
      <w:r>
        <w:t>F</w:t>
      </w:r>
      <w:r w:rsidRPr="00591B94">
        <w:t>ogyasztás</w:t>
      </w:r>
    </w:p>
    <w:p w14:paraId="0BDA9219" w14:textId="77777777" w:rsidR="00795873" w:rsidRPr="00591B94" w:rsidRDefault="00795873" w:rsidP="00795873">
      <w:pPr>
        <w:numPr>
          <w:ilvl w:val="1"/>
          <w:numId w:val="5"/>
        </w:numPr>
      </w:pPr>
      <w:r w:rsidRPr="00591B94">
        <w:t xml:space="preserve">Alap: </w:t>
      </w:r>
      <w:r w:rsidRPr="00591B94">
        <w:tab/>
      </w:r>
      <w:r>
        <w:tab/>
      </w:r>
      <w:r w:rsidRPr="00591B94">
        <w:t>&lt;300mA</w:t>
      </w:r>
    </w:p>
    <w:p w14:paraId="5B23724B" w14:textId="77777777" w:rsidR="00795873" w:rsidRDefault="00795873" w:rsidP="00795873">
      <w:pPr>
        <w:numPr>
          <w:ilvl w:val="1"/>
          <w:numId w:val="5"/>
        </w:numPr>
      </w:pPr>
      <w:r w:rsidRPr="00591B94">
        <w:t>Sleep</w:t>
      </w:r>
      <w:r>
        <w:rPr>
          <w:rStyle w:val="Lbjegyzet-hivatkozs"/>
        </w:rPr>
        <w:footnoteReference w:id="2"/>
      </w:r>
      <w:r>
        <w:t xml:space="preserve">: </w:t>
      </w:r>
      <w:r>
        <w:tab/>
      </w:r>
      <w:r w:rsidRPr="00591B94">
        <w:t>&lt;100µA</w:t>
      </w:r>
      <w:commentRangeEnd w:id="110"/>
      <w:r w:rsidR="00E64F49">
        <w:rPr>
          <w:rStyle w:val="Jegyzethivatkozs"/>
        </w:rPr>
        <w:commentReference w:id="110"/>
      </w:r>
    </w:p>
    <w:p w14:paraId="79E47D56" w14:textId="77777777" w:rsidR="00795873" w:rsidRDefault="00795873" w:rsidP="00795873">
      <w:r>
        <w:t xml:space="preserve">További pozitív tulajdonsága az ára: a pontos típustól függően már </w:t>
      </w:r>
      <w:commentRangeStart w:id="111"/>
      <w:del w:id="112" w:author="Bence" w:date="2017-05-16T21:42:00Z">
        <w:r w:rsidR="00A12877" w:rsidDel="00D86C0A">
          <w:delText>2</w:delText>
        </w:r>
      </w:del>
      <w:ins w:id="113" w:author="Bence" w:date="2017-05-16T21:42:00Z">
        <w:r w:rsidR="00D86C0A">
          <w:t>1.5</w:t>
        </w:r>
      </w:ins>
      <w:r>
        <w:t>$</w:t>
      </w:r>
      <w:commentRangeEnd w:id="111"/>
      <w:r w:rsidR="00FC3BE8">
        <w:rPr>
          <w:rStyle w:val="Jegyzethivatkozs"/>
        </w:rPr>
        <w:commentReference w:id="111"/>
      </w:r>
      <w:r>
        <w:t xml:space="preserve"> körüli áron hozzájuthatunk, ami azt tekintve, hogy ezt megelőzően egy hasonló igényeket kiszolgálni képes Wifi modul nagyságrendileg 25-40$ körül volt kapható, </w:t>
      </w:r>
      <w:r w:rsidR="00FC3BE8">
        <w:t xml:space="preserve">így ez </w:t>
      </w:r>
      <w:r>
        <w:t xml:space="preserve">rendkívül kedvező. </w:t>
      </w:r>
      <w:r w:rsidR="00A12877">
        <w:t xml:space="preserve">A </w:t>
      </w:r>
      <w:r w:rsidR="00470FAE">
        <w:t xml:space="preserve">Láthatjuk, hogy az ESP8266 saját ARM processzorral rendelkezik, ennek </w:t>
      </w:r>
      <w:r>
        <w:t>köszönhetően lehetővé válik a standalone működés</w:t>
      </w:r>
      <w:r w:rsidR="00FC3BE8">
        <w:t xml:space="preserve"> is</w:t>
      </w:r>
      <w:r>
        <w:t xml:space="preserve">. A fenti tulajdonságok (saját számítókapacitás, kivezetések, kis méret, stb.) alkalmassá teszik arra a feladatra, hogy szenzorhálózat csomópontjaiban, egy központi szerverrel kommunikálva elvégezze a szükséges méréseket és a kinyert adatok továbbítását. </w:t>
      </w:r>
    </w:p>
    <w:p w14:paraId="4DA94121" w14:textId="77777777" w:rsidR="00795873" w:rsidRDefault="00795873" w:rsidP="00795873">
      <w:commentRangeStart w:id="114"/>
      <w:r>
        <w:t xml:space="preserve">Megvalósítását tekintve az eddigiek során két modullal </w:t>
      </w:r>
      <w:r w:rsidR="003525F7">
        <w:t>foglalkoztam</w:t>
      </w:r>
      <w:r>
        <w:t>.</w:t>
      </w:r>
      <w:commentRangeEnd w:id="114"/>
      <w:r w:rsidR="00FC3BE8">
        <w:rPr>
          <w:rStyle w:val="Jegyzethivatkozs"/>
        </w:rPr>
        <w:commentReference w:id="114"/>
      </w:r>
      <w:r>
        <w:t xml:space="preserve"> A fenti képen is megtekinthető ESP-01 a gyártó legegyszerűbb és egyben legolcsóbb panele, mely ugyan némileg korlátozza az IC képességeinek kiaknázási lehetőségeit (bizonyos lábak, pl. a GPIO lábak némelyike nincs kivezetve, stb.), de az eszközzel való megismerkedéshez, a fejlesztés megkezdéséhez jó alapot ad.</w:t>
      </w:r>
    </w:p>
    <w:p w14:paraId="7134769D" w14:textId="13275C84" w:rsidR="00795873" w:rsidRDefault="00795873" w:rsidP="00795873">
      <w:r>
        <w:t xml:space="preserve">A másik megismert modul az ESP-12, az </w:t>
      </w:r>
      <w:ins w:id="115" w:author="Bence" w:date="2017-05-16T22:12:00Z">
        <w:r w:rsidR="001B34E3">
          <w:t>ESP8266 IC modul változata</w:t>
        </w:r>
      </w:ins>
      <w:del w:id="116" w:author="Bence" w:date="2017-05-16T22:12:00Z">
        <w:r w:rsidDel="001B34E3">
          <w:delText xml:space="preserve">ESP8266 </w:delText>
        </w:r>
        <w:commentRangeStart w:id="117"/>
        <w:r w:rsidDel="001B34E3">
          <w:delText xml:space="preserve">nyákra </w:delText>
        </w:r>
        <w:commentRangeEnd w:id="117"/>
        <w:r w:rsidR="00FC2364" w:rsidDel="001B34E3">
          <w:rPr>
            <w:rStyle w:val="Jegyzethivatkozs"/>
          </w:rPr>
          <w:commentReference w:id="117"/>
        </w:r>
        <w:r w:rsidDel="001B34E3">
          <w:delText>építhető változata</w:delText>
        </w:r>
      </w:del>
      <w:r>
        <w:t xml:space="preserve">, mely lényegében az IC összes lehetőségéhez hozzáférést biztosít, így ez a változat a fejlesztési folyamatot követően az éles hálózatban is használható. Konzulensem, Györke Péter készített ehhez a modulhoz egy tesztpanelt, melyet a következőkben röviden be is mutatok. </w:t>
      </w:r>
    </w:p>
    <w:p w14:paraId="04B746E5" w14:textId="77777777" w:rsidR="00795873" w:rsidRDefault="00795873" w:rsidP="00795873"/>
    <w:p w14:paraId="06277B5D" w14:textId="77777777" w:rsidR="00795873" w:rsidRDefault="00795873" w:rsidP="00795873">
      <w:pPr>
        <w:pStyle w:val="Cmsor2"/>
      </w:pPr>
      <w:bookmarkStart w:id="118" w:name="_Toc480969835"/>
      <w:r>
        <w:lastRenderedPageBreak/>
        <w:t>ESP-12 tesztpanel</w:t>
      </w:r>
      <w:bookmarkEnd w:id="118"/>
    </w:p>
    <w:p w14:paraId="33B44CCB" w14:textId="77777777" w:rsidR="00795873" w:rsidRDefault="00795873" w:rsidP="00795873">
      <w:r>
        <w:t>A tesztpanel célja, hogy olyan általános célú kiegészítéseket adjon a modul mellé, amely a</w:t>
      </w:r>
      <w:r w:rsidR="00833F04">
        <w:t xml:space="preserve"> fejlesztés és tesztelés során </w:t>
      </w:r>
      <w:r>
        <w:t xml:space="preserve">a legtöbb felmerülhető funkció használatára lehetőséget ad. </w:t>
      </w:r>
    </w:p>
    <w:p w14:paraId="26F2CF74" w14:textId="77777777" w:rsidR="00795873" w:rsidRDefault="00795873" w:rsidP="00795873">
      <w:r>
        <w:t>A fejlesztés során szükséges kommunikációs csatornát az ESP8266 és a fejlesztés platformja között USB</w:t>
      </w:r>
      <w:r w:rsidR="00AD2702">
        <w:t>-UART</w:t>
      </w:r>
      <w:r>
        <w:t xml:space="preserve"> </w:t>
      </w:r>
      <w:r w:rsidR="00AD2702">
        <w:t xml:space="preserve">átalakító </w:t>
      </w:r>
      <w:r>
        <w:t xml:space="preserve">biztosítja, ennél fogva adja magát, hogy a tápfeszültséget is innen nyerjük. Ugyanakkor, míg a szabványos USB 5V-ot </w:t>
      </w:r>
      <w:r w:rsidR="00AD2702">
        <w:t>szolgáltat</w:t>
      </w:r>
      <w:r>
        <w:t xml:space="preserve">, az IC-nek a működéshez 3.3V-ra van szüksége. AZ ESP-01 esetén az USB-UART átalakító végezte a tápfeszültség transzformálását is, a tesztpanelnél már erre nincs szükség erre, mivel az már saját maga elvégzi ezt. </w:t>
      </w:r>
    </w:p>
    <w:p w14:paraId="4C0D6876" w14:textId="77777777" w:rsidR="00E56994" w:rsidRDefault="00FC5E0D" w:rsidP="00E56994">
      <w:pPr>
        <w:keepNext/>
        <w:jc w:val="center"/>
      </w:pPr>
      <w:r>
        <w:rPr>
          <w:noProof/>
        </w:rPr>
        <w:drawing>
          <wp:inline distT="0" distB="0" distL="0" distR="0" wp14:anchorId="4897100A" wp14:editId="664F3802">
            <wp:extent cx="4876800" cy="1600200"/>
            <wp:effectExtent l="19050" t="0" r="0" b="0"/>
            <wp:docPr id="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D501C" w14:textId="264E060A" w:rsidR="00FC5E0D" w:rsidRDefault="00FE5E5D" w:rsidP="0011511F">
      <w:pPr>
        <w:pStyle w:val="Kpalrs"/>
        <w:pPrChange w:id="119" w:author="Bence" w:date="2017-05-17T11:43:00Z">
          <w:pPr>
            <w:pStyle w:val="Kpalrs"/>
          </w:pPr>
        </w:pPrChange>
      </w:pPr>
      <w:ins w:id="120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21" w:author="Bence" w:date="2017-05-17T11:43:00Z">
        <w:r w:rsidR="0011511F">
          <w:rPr>
            <w:noProof/>
          </w:rPr>
          <w:t>2</w:t>
        </w:r>
      </w:ins>
      <w:ins w:id="122" w:author="Bence" w:date="2017-05-16T21:44:00Z">
        <w:r>
          <w:fldChar w:fldCharType="end"/>
        </w:r>
      </w:ins>
      <w:del w:id="123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2</w:delText>
        </w:r>
        <w:r w:rsidDel="00FE5E5D">
          <w:rPr>
            <w:noProof/>
          </w:rPr>
          <w:fldChar w:fldCharType="end"/>
        </w:r>
      </w:del>
      <w:r w:rsidR="00E56994">
        <w:t>. ábra Tesztpanel</w:t>
      </w:r>
    </w:p>
    <w:p w14:paraId="31A70276" w14:textId="77777777" w:rsidR="00795873" w:rsidRDefault="00795873" w:rsidP="00CD31BF">
      <w:r>
        <w:t xml:space="preserve">Kivezetések tekintetében így értelemszerűen a táp, föld, illetve a kommunikációhoz szükséges </w:t>
      </w:r>
      <w:r w:rsidR="00AD2702">
        <w:t>UART (</w:t>
      </w:r>
      <w:r>
        <w:t>RXD és TXD</w:t>
      </w:r>
      <w:r w:rsidR="00AD2702">
        <w:t>)</w:t>
      </w:r>
      <w:r>
        <w:t xml:space="preserve"> lábakhoz tudunk csatlakozni, valamint a GPIO0 lábhoz, amelynél követelmény, hogy amennyiben updatelni akarjuk a firmwaret (és csak akkor!), </w:t>
      </w:r>
      <w:r w:rsidR="003A3EE6">
        <w:t xml:space="preserve">ez </w:t>
      </w:r>
      <w:r>
        <w:t xml:space="preserve">a láb földre legyen kötve.  A panelen a megfelelő interfészek teszteléséhez egy I2C hőmérsékletmérő és egy analóg fényerősségmérő szenzor is el lett helyezve. Helyet kapott ezen kívül még néhány további kiegészítés is, mint például nyomógombok, egy </w:t>
      </w:r>
      <w:commentRangeStart w:id="124"/>
      <w:r>
        <w:t xml:space="preserve">bistabil </w:t>
      </w:r>
      <w:commentRangeEnd w:id="124"/>
      <w:r w:rsidR="003D43C1">
        <w:rPr>
          <w:rStyle w:val="Jegyzethivatkozs"/>
        </w:rPr>
        <w:commentReference w:id="124"/>
      </w:r>
      <w:r>
        <w:t xml:space="preserve">relé és néhány LED is. </w:t>
      </w:r>
    </w:p>
    <w:p w14:paraId="6F163CDC" w14:textId="77777777" w:rsidR="005A1823" w:rsidRDefault="00E7730D" w:rsidP="00E7730D">
      <w:pPr>
        <w:pStyle w:val="Cmsor1"/>
      </w:pPr>
      <w:bookmarkStart w:id="125" w:name="_Toc480969824"/>
      <w:r>
        <w:lastRenderedPageBreak/>
        <w:t>Irodalomkutatás</w:t>
      </w:r>
      <w:bookmarkEnd w:id="125"/>
    </w:p>
    <w:p w14:paraId="4329B583" w14:textId="77777777" w:rsidR="00CB6F2F" w:rsidRPr="00CB6F2F" w:rsidRDefault="00CB6F2F" w:rsidP="00CB6F2F"/>
    <w:p w14:paraId="32254A84" w14:textId="77777777" w:rsidR="00C3350C" w:rsidRDefault="00C3350C" w:rsidP="00C3350C">
      <w:pPr>
        <w:pStyle w:val="Cmsor2"/>
      </w:pPr>
      <w:bookmarkStart w:id="126" w:name="_Toc480969825"/>
      <w:r>
        <w:t>Otthonautomatizálási rendszerek</w:t>
      </w:r>
      <w:bookmarkEnd w:id="126"/>
    </w:p>
    <w:p w14:paraId="5BA88151" w14:textId="274AA214" w:rsidR="00C3350C" w:rsidRDefault="002E09DD" w:rsidP="00C3350C">
      <w:r>
        <w:t>Otthonautomatizálási rendszer</w:t>
      </w:r>
      <w:r w:rsidR="00C3350C">
        <w:t xml:space="preserve">ek tekintetében a piacon mára számos </w:t>
      </w:r>
      <w:r>
        <w:t>üzleti megoldás jelent meg</w:t>
      </w:r>
      <w:r w:rsidR="00C3350C">
        <w:t xml:space="preserve">. Ezen rendszerek </w:t>
      </w:r>
      <w:r w:rsidR="0034611A">
        <w:t xml:space="preserve">nagy </w:t>
      </w:r>
      <w:r w:rsidR="00C97284">
        <w:t>része</w:t>
      </w:r>
      <w:r>
        <w:t xml:space="preserve"> csak a gyártó saját eszközeivel működik együtt, de láthatjuk majd, hogy ez alól akadnak kivételek.</w:t>
      </w:r>
      <w:r w:rsidR="003E4C74">
        <w:t xml:space="preserve"> Léteznek moduláris megoldások is, ezek nemcsak hogy már meglévő házba telepíthetőek, hanem a rendszerbe bármikor könnyen becsatlakoztathatunk egy új eszközt is.</w:t>
      </w:r>
      <w:r>
        <w:t xml:space="preserve"> A</w:t>
      </w:r>
      <w:r w:rsidR="008D7D01">
        <w:t>z</w:t>
      </w:r>
      <w:r>
        <w:t xml:space="preserve"> </w:t>
      </w:r>
      <w:r w:rsidR="008D7D01">
        <w:t>al</w:t>
      </w:r>
      <w:r>
        <w:t>fej</w:t>
      </w:r>
      <w:r w:rsidR="00D5281D">
        <w:t xml:space="preserve">ezetben áttekintünk </w:t>
      </w:r>
      <w:r w:rsidR="002B6469">
        <w:t>két</w:t>
      </w:r>
      <w:r w:rsidR="00D5281D">
        <w:t xml:space="preserve"> </w:t>
      </w:r>
      <w:commentRangeStart w:id="127"/>
      <w:del w:id="128" w:author="Bence" w:date="2017-05-17T08:36:00Z">
        <w:r w:rsidR="00D5281D" w:rsidDel="00E02B25">
          <w:delText xml:space="preserve">open </w:delText>
        </w:r>
        <w:r w:rsidDel="00E02B25">
          <w:delText>source</w:delText>
        </w:r>
      </w:del>
      <w:ins w:id="129" w:author="Bence" w:date="2017-05-17T08:36:00Z">
        <w:r w:rsidR="00E02B25">
          <w:t>nyílt forráskódú</w:t>
        </w:r>
      </w:ins>
      <w:r>
        <w:t xml:space="preserve"> </w:t>
      </w:r>
      <w:commentRangeEnd w:id="127"/>
      <w:r w:rsidR="0034611A">
        <w:rPr>
          <w:rStyle w:val="Jegyzethivatkozs"/>
        </w:rPr>
        <w:commentReference w:id="127"/>
      </w:r>
      <w:r>
        <w:t xml:space="preserve">megoldást is, a rendszerek tekintetében az alapvető működésükre, </w:t>
      </w:r>
      <w:r w:rsidR="00CB4F68">
        <w:t>funkcionalitására</w:t>
      </w:r>
      <w:r>
        <w:t xml:space="preserve"> és az alkalmazott technológiákra koncentrálva. </w:t>
      </w:r>
    </w:p>
    <w:p w14:paraId="6A75F8AF" w14:textId="77777777" w:rsidR="009A417B" w:rsidRPr="009A417B" w:rsidRDefault="00EF20FF" w:rsidP="009A417B">
      <w:pPr>
        <w:pStyle w:val="Cmsor3"/>
      </w:pPr>
      <w:bookmarkStart w:id="130" w:name="_Toc480969826"/>
      <w:r w:rsidRPr="009A417B">
        <w:t>Crestron</w:t>
      </w:r>
      <w:bookmarkEnd w:id="130"/>
    </w:p>
    <w:p w14:paraId="4AD23FDE" w14:textId="77777777" w:rsidR="003A4433" w:rsidRDefault="003A4433" w:rsidP="003A4433">
      <w:pPr>
        <w:pStyle w:val="Cmsor3"/>
      </w:pPr>
      <w:r>
        <w:t>IContrall</w:t>
      </w:r>
    </w:p>
    <w:p w14:paraId="7EE90FDF" w14:textId="79B3DD0B" w:rsidR="003A4433" w:rsidRDefault="003A4433" w:rsidP="003A4433">
      <w:r>
        <w:t>A magyar érdekeltségű IContrall az otthon teljes automatizálását egy az egyben a saját eszközeivel kívánja megoldani. A gyártó a legtöbb háztartási eszköz számára - mint például a riasztó vagy az árnyékoló - speciális vezérlőket kínál, de ezen felül vannak univerzális vezérlő moduljaik is. Az, hogy az IContrall külső eszközöket nem enged be a rendszerébe, az egyértelmű hátrány mellett előnyökkel is szolgál: a kommunikáció</w:t>
      </w:r>
      <w:ins w:id="131" w:author="Bence" w:date="2017-05-16T22:12:00Z">
        <w:r w:rsidR="001B34E3">
          <w:t xml:space="preserve">s csatorna </w:t>
        </w:r>
      </w:ins>
      <w:del w:id="132" w:author="Bence" w:date="2017-05-16T22:12:00Z">
        <w:r w:rsidDel="001B34E3">
          <w:delText xml:space="preserve">s </w:delText>
        </w:r>
        <w:commentRangeStart w:id="133"/>
        <w:r w:rsidDel="001B34E3">
          <w:delText xml:space="preserve">protokoll </w:delText>
        </w:r>
      </w:del>
      <w:r>
        <w:t xml:space="preserve">titkos </w:t>
      </w:r>
      <w:commentRangeEnd w:id="133"/>
      <w:r w:rsidR="0034611A">
        <w:rPr>
          <w:rStyle w:val="Jegyzethivatkozs"/>
        </w:rPr>
        <w:commentReference w:id="133"/>
      </w:r>
      <w:r>
        <w:t xml:space="preserve">volta miatt a rendszer kevésbé sebezhető külső támadásokkal szemben. A modulok telepíthetőek már meglévő lakásba is: a kommunikáció a vezeték nélküli hálózaton keresztül történik, ez lehetővé teszi az </w:t>
      </w:r>
      <w:commentRangeStart w:id="134"/>
      <w:r>
        <w:t xml:space="preserve">új eszközök </w:t>
      </w:r>
      <w:commentRangeEnd w:id="134"/>
      <w:r w:rsidR="0034611A">
        <w:rPr>
          <w:rStyle w:val="Jegyzethivatkozs"/>
        </w:rPr>
        <w:commentReference w:id="134"/>
      </w:r>
      <w:r>
        <w:t xml:space="preserve">gyors </w:t>
      </w:r>
      <w:del w:id="135" w:author="Bence" w:date="2017-05-16T22:13:00Z">
        <w:r w:rsidDel="001B34E3">
          <w:delText xml:space="preserve">integrálhatóságát </w:delText>
        </w:r>
      </w:del>
      <w:ins w:id="136" w:author="Bence" w:date="2017-05-16T22:13:00Z">
        <w:r w:rsidR="001B34E3">
          <w:t xml:space="preserve">csatlakoztatását a már meglévő rendszerhez </w:t>
        </w:r>
      </w:ins>
      <w:del w:id="137" w:author="Bence" w:date="2017-05-16T22:13:00Z">
        <w:r w:rsidDel="001B34E3">
          <w:delText>is</w:delText>
        </w:r>
      </w:del>
      <w:r>
        <w:t xml:space="preserve">.  </w:t>
      </w:r>
    </w:p>
    <w:p w14:paraId="4E12D140" w14:textId="77777777" w:rsidR="003A4433" w:rsidRDefault="003A4433" w:rsidP="003A4433">
      <w:r>
        <w:t xml:space="preserve">A felhasználói vezérlésre okostelefonos és táblagépes felület szolgál, a gyártó ígérete szerint ez könnyen kezelhető, logikus szerkezetű, így az új felhasználók is hamar beletanulhatnak a rendszer üzemeltetésébe. </w:t>
      </w:r>
    </w:p>
    <w:p w14:paraId="42F26C2D" w14:textId="77777777" w:rsidR="003A4433" w:rsidRDefault="003A4433" w:rsidP="003A44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247F8B" wp14:editId="7B3DB0AA">
            <wp:extent cx="3695700" cy="2594418"/>
            <wp:effectExtent l="19050" t="0" r="0" b="0"/>
            <wp:docPr id="15" name="Kép 15" descr="Képtalálat a következ&amp;odblac;re: „icontral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éptalálat a következ&amp;odblac;re: „icontrall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32" cy="25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D1B6" w14:textId="43DBCC59" w:rsidR="003A4433" w:rsidRPr="003A4433" w:rsidRDefault="00FE5E5D" w:rsidP="0011511F">
      <w:pPr>
        <w:pStyle w:val="Kpalrs"/>
        <w:pPrChange w:id="138" w:author="Bence" w:date="2017-05-17T11:43:00Z">
          <w:pPr>
            <w:pStyle w:val="Kpalrs"/>
          </w:pPr>
        </w:pPrChange>
      </w:pPr>
      <w:ins w:id="139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40" w:author="Bence" w:date="2017-05-16T21:44:00Z">
        <w:r>
          <w:rPr>
            <w:noProof/>
          </w:rPr>
          <w:t>3</w:t>
        </w:r>
        <w:r>
          <w:fldChar w:fldCharType="end"/>
        </w:r>
      </w:ins>
      <w:del w:id="141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3A4433" w:rsidDel="00FE5E5D">
          <w:rPr>
            <w:noProof/>
          </w:rPr>
          <w:delText>5</w:delText>
        </w:r>
        <w:r w:rsidDel="00FE5E5D">
          <w:rPr>
            <w:noProof/>
          </w:rPr>
          <w:fldChar w:fldCharType="end"/>
        </w:r>
      </w:del>
      <w:r w:rsidR="003A4433">
        <w:t>. ábra Az IContrall felhasználói interface tableten</w:t>
      </w:r>
    </w:p>
    <w:p w14:paraId="77762B60" w14:textId="77777777" w:rsidR="004357F7" w:rsidRDefault="00030002" w:rsidP="00030002">
      <w:pPr>
        <w:pStyle w:val="Cmsor3"/>
      </w:pPr>
      <w:r>
        <w:t>Amazon Echo</w:t>
      </w:r>
    </w:p>
    <w:p w14:paraId="0B6AF02C" w14:textId="77777777" w:rsidR="00030002" w:rsidRDefault="00030002" w:rsidP="00030002">
      <w:r>
        <w:t xml:space="preserve">Némileg kilóg a sorból az Amazon Echo, hiszen nem, vagy legalábbis nem kizárólag a hagyományos értelemben vett otthonautomatizálási rendszer. Ugyanakkor </w:t>
      </w:r>
      <w:r w:rsidR="000F29EE" w:rsidRPr="000F29EE">
        <w:t xml:space="preserve">technológiailag </w:t>
      </w:r>
      <w:r w:rsidR="000F29EE">
        <w:t xml:space="preserve">a Google Home-al versenyezve véleményem szerint azt az irányt mutatja, amit a jövő okosotthon rendszerei követni fognak, így mindenképp érdemes röviden áttekinteni. </w:t>
      </w:r>
    </w:p>
    <w:p w14:paraId="208C89D9" w14:textId="77777777" w:rsidR="009B0E42" w:rsidRDefault="000F29EE" w:rsidP="009B0E42">
      <w:pPr>
        <w:keepNext/>
        <w:jc w:val="center"/>
      </w:pPr>
      <w:r>
        <w:rPr>
          <w:noProof/>
        </w:rPr>
        <w:drawing>
          <wp:inline distT="0" distB="0" distL="0" distR="0" wp14:anchorId="08AF5A4E" wp14:editId="4A280F38">
            <wp:extent cx="2470150" cy="1749688"/>
            <wp:effectExtent l="0" t="0" r="0" b="0"/>
            <wp:docPr id="16" name="Kép 16" descr="Képtalálat a következ&amp;odblac;re: „Amazon echo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éptalálat a következ&amp;odblac;re: „Amazon echo”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333" cy="17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16B5" w14:textId="1E864E02" w:rsidR="000F29EE" w:rsidRDefault="00FE5E5D" w:rsidP="0011511F">
      <w:pPr>
        <w:pStyle w:val="Kpalrs"/>
        <w:pPrChange w:id="142" w:author="Bence" w:date="2017-05-17T11:43:00Z">
          <w:pPr>
            <w:pStyle w:val="Kpalrs"/>
          </w:pPr>
        </w:pPrChange>
      </w:pPr>
      <w:ins w:id="143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44" w:author="Bence" w:date="2017-05-16T21:44:00Z">
        <w:r>
          <w:rPr>
            <w:noProof/>
          </w:rPr>
          <w:t>4</w:t>
        </w:r>
        <w:r>
          <w:fldChar w:fldCharType="end"/>
        </w:r>
      </w:ins>
      <w:del w:id="145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3</w:delText>
        </w:r>
        <w:r w:rsidDel="00FE5E5D">
          <w:rPr>
            <w:noProof/>
          </w:rPr>
          <w:fldChar w:fldCharType="end"/>
        </w:r>
      </w:del>
      <w:r w:rsidR="009B0E42">
        <w:t>. ábra Amazon Echo Dot és Amazon Echo</w:t>
      </w:r>
    </w:p>
    <w:p w14:paraId="3B210588" w14:textId="77777777" w:rsidR="000F29EE" w:rsidRDefault="000F29EE" w:rsidP="00030002">
      <w:r>
        <w:t xml:space="preserve">Az Amazon Echo legfőbb különlegessége a hangvezérlésben rejlik: az eszköz </w:t>
      </w:r>
      <w:r w:rsidR="001C6D0E">
        <w:t>mai viszonylatban</w:t>
      </w:r>
      <w:r>
        <w:t xml:space="preserve"> fejlett beszédfelismerő rendszere nem csak az összekötött okos eszközeink vezérlését teszi lehetővé, hanem készségesen válaszol az időjárásra</w:t>
      </w:r>
      <w:r w:rsidR="00CB6F2F">
        <w:t xml:space="preserve"> vonatkozó kérdésünkre, sőt, egyszerűbb matematikai problémákat is meg tud oldani nekünk. Ehhez pedig csak kérdeznünk kell.</w:t>
      </w:r>
    </w:p>
    <w:p w14:paraId="7CDDFBD5" w14:textId="77777777" w:rsidR="00CB6F2F" w:rsidRPr="00030002" w:rsidRDefault="00CB6F2F" w:rsidP="00030002">
      <w:r>
        <w:t xml:space="preserve">Ár tekintetében abszolút versenyképesnek érzem az Amazon Echo-t: a gyártó oldaláról rendelve 150$-ért már miénk lehet, de aki megelégszik a kisebb változattal, már 50$-ért beszerezheti. </w:t>
      </w:r>
      <w:r w:rsidR="00FC5E0D">
        <w:t>Az Amazon Echo</w:t>
      </w:r>
      <w:r>
        <w:t xml:space="preserve"> önmagában még nem alkot egy okos otthon rendszert, de a rendszer magjaként képes működni, ha további eszközöket csatolunk hozzá. </w:t>
      </w:r>
    </w:p>
    <w:p w14:paraId="6B131AE1" w14:textId="77777777" w:rsidR="00F211DB" w:rsidRDefault="00F211DB" w:rsidP="00F211DB">
      <w:pPr>
        <w:pStyle w:val="Cmsor3"/>
      </w:pPr>
      <w:r>
        <w:lastRenderedPageBreak/>
        <w:t>Domoticz</w:t>
      </w:r>
    </w:p>
    <w:p w14:paraId="56FB175B" w14:textId="357C2DA2" w:rsidR="00F211DB" w:rsidRDefault="00F211DB" w:rsidP="00F211DB">
      <w:r>
        <w:t>Az open source megvalósítású</w:t>
      </w:r>
      <w:r w:rsidR="002B6469">
        <w:t>, C++ nyelven írt</w:t>
      </w:r>
      <w:r>
        <w:t xml:space="preserve"> Domoticz többféle platformon is elérhető: telepíthető a </w:t>
      </w:r>
      <w:commentRangeStart w:id="146"/>
      <w:r>
        <w:t xml:space="preserve">három </w:t>
      </w:r>
      <w:commentRangeEnd w:id="146"/>
      <w:r w:rsidR="00210B03">
        <w:rPr>
          <w:rStyle w:val="Jegyzethivatkozs"/>
        </w:rPr>
        <w:commentReference w:id="146"/>
      </w:r>
      <w:r>
        <w:t>nagy</w:t>
      </w:r>
      <w:ins w:id="147" w:author="Bence" w:date="2017-05-16T22:13:00Z">
        <w:r w:rsidR="001B34E3">
          <w:t xml:space="preserve"> (Windows, Linux, MacOS)</w:t>
        </w:r>
      </w:ins>
      <w:r>
        <w:t xml:space="preserve"> asztali operációs rendszerre</w:t>
      </w:r>
      <w:r w:rsidR="001C0206">
        <w:t>, de minden további nélkül futtatható</w:t>
      </w:r>
      <w:r w:rsidR="002B6469">
        <w:t xml:space="preserve"> például</w:t>
      </w:r>
      <w:r w:rsidR="001C0206">
        <w:t xml:space="preserve"> egy Raspberry PI-ról vagy a Synology gyártó NAS</w:t>
      </w:r>
      <w:r w:rsidR="001C0206">
        <w:rPr>
          <w:rStyle w:val="Lbjegyzet-hivatkozs"/>
        </w:rPr>
        <w:footnoteReference w:id="3"/>
      </w:r>
      <w:r w:rsidR="001C0206">
        <w:t xml:space="preserve"> készülékeiről is. </w:t>
      </w:r>
      <w:r w:rsidR="002B6469">
        <w:t>Az első, 2012-ben kiadott verzió óta folyamatosan fejlesztik, mind a hozzáadható eszközök tekintetében, mind az elérhető funkciók tekintetében.</w:t>
      </w:r>
      <w:r w:rsidR="001C0206">
        <w:t xml:space="preserve"> </w:t>
      </w:r>
      <w:r w:rsidR="002B6469">
        <w:t xml:space="preserve">A felhasználók egy HTML5 webes </w:t>
      </w:r>
      <w:r w:rsidR="00210B03">
        <w:t xml:space="preserve">interfészen </w:t>
      </w:r>
      <w:r w:rsidR="002B6469">
        <w:t>keresztül férnek hozzá a rendszerhez, mely a saját, beágyazott webszerverén fut. A viselkedés beállítására többféle megoldást kínál a Domoticz: többek között LUA</w:t>
      </w:r>
      <w:r w:rsidR="00210B03">
        <w:t xml:space="preserve"> szkript</w:t>
      </w:r>
      <w:r w:rsidR="002B6469">
        <w:t xml:space="preserve"> vagy Blocky</w:t>
      </w:r>
      <w:r w:rsidR="004357F7">
        <w:rPr>
          <w:rStyle w:val="Lbjegyzet-hivatkozs"/>
        </w:rPr>
        <w:footnoteReference w:id="4"/>
      </w:r>
      <w:r w:rsidR="002B6469">
        <w:t xml:space="preserve"> használatával is automatizálhatjuk az eseményekre történő reakciókat.</w:t>
      </w:r>
    </w:p>
    <w:p w14:paraId="79BBF45E" w14:textId="211CAE7E" w:rsidR="004357F7" w:rsidRDefault="001C0206" w:rsidP="00F211DB">
      <w:r>
        <w:t>A</w:t>
      </w:r>
      <w:r w:rsidR="004357F7">
        <w:t>z</w:t>
      </w:r>
      <w:r>
        <w:t xml:space="preserve"> integrá</w:t>
      </w:r>
      <w:r w:rsidR="004357F7">
        <w:t xml:space="preserve">lható eszközök választéka széles, a nagy gyártók megoldásai (pl. </w:t>
      </w:r>
      <w:commentRangeStart w:id="148"/>
      <w:r w:rsidR="004357F7">
        <w:t>Z-Wave</w:t>
      </w:r>
      <w:ins w:id="149" w:author="Bence" w:date="2017-05-16T22:13:00Z">
        <w:r w:rsidR="001B34E3">
          <w:t xml:space="preserve"> eszközök</w:t>
        </w:r>
      </w:ins>
      <w:r w:rsidR="004357F7">
        <w:t>, Phillips Hue</w:t>
      </w:r>
      <w:commentRangeEnd w:id="148"/>
      <w:r w:rsidR="00210B03">
        <w:rPr>
          <w:rStyle w:val="Jegyzethivatkozs"/>
        </w:rPr>
        <w:commentReference w:id="148"/>
      </w:r>
      <w:r w:rsidR="004357F7">
        <w:t xml:space="preserve">) mellett számos más eszköz használata is lehetséges. A rendszer felhasználói értesítéseket is képes küldeni mobil eszközeinkre, legyenek azok Android, iOS vagy Windows Phone rendszerűek. </w:t>
      </w:r>
    </w:p>
    <w:p w14:paraId="3A9AB315" w14:textId="77777777" w:rsidR="009F0D17" w:rsidRDefault="004357F7" w:rsidP="009F0D17">
      <w:pPr>
        <w:keepNext/>
        <w:jc w:val="center"/>
      </w:pPr>
      <w:r>
        <w:rPr>
          <w:noProof/>
        </w:rPr>
        <w:drawing>
          <wp:inline distT="0" distB="0" distL="0" distR="0" wp14:anchorId="7DDCA99D" wp14:editId="1563D6D0">
            <wp:extent cx="5424487" cy="2430097"/>
            <wp:effectExtent l="0" t="0" r="5080" b="8890"/>
            <wp:docPr id="14" name="Kép 14" descr="Képtalálat a következ&amp;odblac;re: „domoticz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&amp;odblac;re: „domoticz”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55" cy="24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0D0F" w14:textId="5D45BCC7" w:rsidR="004357F7" w:rsidRPr="00F211DB" w:rsidRDefault="00FE5E5D" w:rsidP="0011511F">
      <w:pPr>
        <w:pStyle w:val="Kpalrs"/>
        <w:pPrChange w:id="150" w:author="Bence" w:date="2017-05-17T11:43:00Z">
          <w:pPr>
            <w:pStyle w:val="Kpalrs"/>
          </w:pPr>
        </w:pPrChange>
      </w:pPr>
      <w:ins w:id="151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52" w:author="Bence" w:date="2017-05-16T21:44:00Z">
        <w:r>
          <w:rPr>
            <w:noProof/>
          </w:rPr>
          <w:t>5</w:t>
        </w:r>
        <w:r>
          <w:fldChar w:fldCharType="end"/>
        </w:r>
      </w:ins>
      <w:del w:id="153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4</w:delText>
        </w:r>
        <w:r w:rsidDel="00FE5E5D">
          <w:rPr>
            <w:noProof/>
          </w:rPr>
          <w:fldChar w:fldCharType="end"/>
        </w:r>
      </w:del>
      <w:r w:rsidR="009F0D17">
        <w:t>. ábra A Domoticz webes konfigurációs felülete</w:t>
      </w:r>
    </w:p>
    <w:p w14:paraId="1762EFE3" w14:textId="77777777" w:rsidR="00EF20FF" w:rsidRDefault="00C46C8D" w:rsidP="00C46C8D">
      <w:pPr>
        <w:pStyle w:val="Cmsor2"/>
      </w:pPr>
      <w:bookmarkStart w:id="154" w:name="_Toc480969827"/>
      <w:r>
        <w:t>Alkalmazott technológiák</w:t>
      </w:r>
      <w:bookmarkEnd w:id="154"/>
      <w:r w:rsidR="001562FC">
        <w:t xml:space="preserve"> és keretrendszerek</w:t>
      </w:r>
    </w:p>
    <w:p w14:paraId="49999F78" w14:textId="63AB3417" w:rsidR="00C06D70" w:rsidRPr="00C06D70" w:rsidRDefault="00C06D70" w:rsidP="001562FC">
      <w:r>
        <w:t>A fejezetben egyenként ismertetem a dolgozatban felhasznált</w:t>
      </w:r>
      <w:r w:rsidR="008E6587">
        <w:t xml:space="preserve"> </w:t>
      </w:r>
      <w:r>
        <w:t>technológiákat</w:t>
      </w:r>
      <w:r w:rsidR="008E6587">
        <w:t>, terjedelmi okokból elsősorban a lényegesebb, szakmai döntést igénylőkre kitérve</w:t>
      </w:r>
      <w:r w:rsidR="00D613DA">
        <w:t>.</w:t>
      </w:r>
      <w:r w:rsidR="001562FC">
        <w:t xml:space="preserve"> A fejlesztés során az ESP8266 üzleti logikájának megírása során többszöri </w:t>
      </w:r>
      <w:commentRangeStart w:id="155"/>
      <w:del w:id="156" w:author="Bence" w:date="2017-05-16T22:14:00Z">
        <w:r w:rsidR="001562FC" w:rsidDel="001B34E3">
          <w:delText xml:space="preserve">firmware </w:delText>
        </w:r>
      </w:del>
      <w:commentRangeEnd w:id="155"/>
      <w:ins w:id="157" w:author="Bence" w:date="2017-05-16T22:14:00Z">
        <w:r w:rsidR="001B34E3">
          <w:t xml:space="preserve">API  </w:t>
        </w:r>
      </w:ins>
      <w:r w:rsidR="006415DF">
        <w:rPr>
          <w:rStyle w:val="Jegyzethivatkozs"/>
        </w:rPr>
        <w:commentReference w:id="155"/>
      </w:r>
      <w:r w:rsidR="001562FC">
        <w:t>váltás történt, indokolt így ezekről a platformokról is rövid áttekintést adni, kiemelve a tapasztalt előnyöket és hátrányokat.</w:t>
      </w:r>
      <w:r w:rsidR="00D613DA">
        <w:t xml:space="preserve"> A </w:t>
      </w:r>
      <w:r w:rsidR="00D613DA">
        <w:lastRenderedPageBreak/>
        <w:t xml:space="preserve">szerver oldal teljes mértékben a </w:t>
      </w:r>
      <w:commentRangeStart w:id="158"/>
      <w:r w:rsidR="00D613DA">
        <w:t xml:space="preserve">LAMP </w:t>
      </w:r>
      <w:commentRangeEnd w:id="158"/>
      <w:r w:rsidR="006415DF">
        <w:rPr>
          <w:rStyle w:val="Jegyzethivatkozs"/>
        </w:rPr>
        <w:commentReference w:id="158"/>
      </w:r>
      <w:r w:rsidR="00D613DA">
        <w:t xml:space="preserve">szoftver csomagként is ismert megoldásgyűjteményre épít, mely betűszó a mögötte rejlő technológiákat takarja: (esetünkben Debian) Linux operációs rendszerre telepített Apache HTTP szerver, melyhez tartozik egy MySQL adatbázis, </w:t>
      </w:r>
      <w:r w:rsidR="008E6587">
        <w:t xml:space="preserve">az oldalak megvalósítása pedig elsődlegesen PHP szkriptnyelven történik. </w:t>
      </w:r>
      <w:r w:rsidR="008D7D01">
        <w:t xml:space="preserve">Az alfejezet végén </w:t>
      </w:r>
      <w:r w:rsidR="001562FC">
        <w:t xml:space="preserve">további technológiákról esik szó, mint a </w:t>
      </w:r>
      <w:r w:rsidR="008D7D01">
        <w:t>platformok közötti kommunikáció megkönny</w:t>
      </w:r>
      <w:r w:rsidR="001562FC">
        <w:t xml:space="preserve">ítésére használt JSON formátum, a szenzoradatok grafikus megjelenítésére szolgáló HighStock API, illetve a </w:t>
      </w:r>
      <w:r w:rsidR="006415DF">
        <w:t xml:space="preserve">felhasználó </w:t>
      </w:r>
      <w:r w:rsidR="001562FC">
        <w:t>autentiákációs keretrendszerként használt Master Login System</w:t>
      </w:r>
      <w:r w:rsidR="008D7D01">
        <w:t xml:space="preserve">. </w:t>
      </w:r>
    </w:p>
    <w:p w14:paraId="2587ADCA" w14:textId="77777777" w:rsidR="00C46C8D" w:rsidRDefault="00C46C8D" w:rsidP="00C46C8D">
      <w:pPr>
        <w:pStyle w:val="Cmsor3"/>
      </w:pPr>
      <w:bookmarkStart w:id="159" w:name="_Toc480969828"/>
      <w:r>
        <w:t>JSON</w:t>
      </w:r>
      <w:bookmarkEnd w:id="159"/>
    </w:p>
    <w:p w14:paraId="6122E723" w14:textId="7C38B45D" w:rsidR="00C46C8D" w:rsidRDefault="00C46C8D" w:rsidP="00C46C8D">
      <w:r>
        <w:t xml:space="preserve">A JSON (JavaScript Object Notation) </w:t>
      </w:r>
      <w:r w:rsidR="00D170C1">
        <w:t>egy szöveges adatcsere-formátum, mely</w:t>
      </w:r>
      <w:r w:rsidR="00A83505">
        <w:t xml:space="preserve"> eredetileg</w:t>
      </w:r>
      <w:r w:rsidR="00D170C1">
        <w:t xml:space="preserve"> a JavaScript programozási nyelv részeként jelent meg 1999-ben.</w:t>
      </w:r>
      <w:r w:rsidR="00A83505">
        <w:t xml:space="preserve"> Mára a nyelvtől lényegében függetlenné vált, szinte minden jelentős programozási nyelvhez készült JSON generáló és feldolgozó programcsomag. A JSON-t számos helyen alkalmazzák az XML alternatívájaként, mivel amellett, hogy </w:t>
      </w:r>
      <w:del w:id="160" w:author="Bence" w:date="2017-05-16T23:24:00Z">
        <w:r w:rsidR="00A83505" w:rsidDel="00DE58B5">
          <w:delText>adattárolás esetén</w:delText>
        </w:r>
      </w:del>
      <w:ins w:id="161" w:author="Bence" w:date="2017-05-16T23:24:00Z">
        <w:r w:rsidR="00DE58B5">
          <w:t>egyes feladatokra</w:t>
        </w:r>
      </w:ins>
      <w:r w:rsidR="00A83505">
        <w:t xml:space="preserve"> </w:t>
      </w:r>
      <w:r w:rsidR="006415DF">
        <w:t xml:space="preserve">az </w:t>
      </w:r>
      <w:r w:rsidR="00A83505">
        <w:t>ember</w:t>
      </w:r>
      <w:r w:rsidR="006415DF">
        <w:t xml:space="preserve"> számára</w:t>
      </w:r>
      <w:r w:rsidR="00A83505">
        <w:t xml:space="preserve">  sokkal </w:t>
      </w:r>
      <w:commentRangeStart w:id="162"/>
      <w:r w:rsidR="00A83505">
        <w:t xml:space="preserve">áttekinthetőbb </w:t>
      </w:r>
      <w:commentRangeEnd w:id="162"/>
      <w:r w:rsidR="006415DF">
        <w:rPr>
          <w:rStyle w:val="Jegyzethivatkozs"/>
        </w:rPr>
        <w:commentReference w:id="162"/>
      </w:r>
      <w:r w:rsidR="00A83505">
        <w:t>struktúrát kínál, egyszerűbb is, ami gyorsabb feldolgozást tesz lehetővé.</w:t>
      </w:r>
      <w:r w:rsidR="00833F04">
        <w:t xml:space="preserve"> Létezik sémaleíró nyelve is, amivel a JSON struktúrák egyszerűen validálhatóak.</w:t>
      </w:r>
    </w:p>
    <w:p w14:paraId="130A11DE" w14:textId="77777777" w:rsidR="00A83505" w:rsidRDefault="00A83505" w:rsidP="00C46C8D">
      <w:r>
        <w:t>A JSON gyakorlatilag két féle struktúrára épít:</w:t>
      </w:r>
    </w:p>
    <w:p w14:paraId="045C378F" w14:textId="77777777" w:rsidR="00A83505" w:rsidRDefault="00A83505" w:rsidP="00A83505">
      <w:pPr>
        <w:pStyle w:val="Listaszerbekezds"/>
        <w:numPr>
          <w:ilvl w:val="0"/>
          <w:numId w:val="17"/>
        </w:numPr>
      </w:pPr>
      <w:r>
        <w:t>Név-érték párok gyű</w:t>
      </w:r>
      <w:r w:rsidR="00302D35">
        <w:t>jteménye. Ez nyelvtől függően reprezentálhat</w:t>
      </w:r>
      <w:r w:rsidR="00A12D29">
        <w:t xml:space="preserve"> például</w:t>
      </w:r>
      <w:r w:rsidR="00302D35">
        <w:t xml:space="preserve"> egy objektumot, struktúrát, hash táblát vagy asszociatív tömböt</w:t>
      </w:r>
      <w:r w:rsidR="00302D35">
        <w:rPr>
          <w:rStyle w:val="Lbjegyzet-hivatkozs"/>
        </w:rPr>
        <w:footnoteReference w:id="5"/>
      </w:r>
    </w:p>
    <w:p w14:paraId="60CC2E7B" w14:textId="6EFCCC88" w:rsidR="00302D35" w:rsidRDefault="00302D35" w:rsidP="00A83505">
      <w:pPr>
        <w:pStyle w:val="Listaszerbekezds"/>
        <w:numPr>
          <w:ilvl w:val="0"/>
          <w:numId w:val="17"/>
        </w:numPr>
      </w:pPr>
      <w:r>
        <w:t xml:space="preserve">Értékek </w:t>
      </w:r>
      <w:ins w:id="163" w:author="Bence" w:date="2017-05-17T08:37:00Z">
        <w:r w:rsidR="00E02B25">
          <w:t>l</w:t>
        </w:r>
      </w:ins>
      <w:commentRangeStart w:id="164"/>
      <w:del w:id="165" w:author="Bence" w:date="2017-05-17T08:37:00Z">
        <w:r w:rsidDel="00E02B25">
          <w:delText xml:space="preserve">rendezett </w:delText>
        </w:r>
        <w:commentRangeEnd w:id="164"/>
        <w:r w:rsidR="00604AE8" w:rsidDel="00E02B25">
          <w:rPr>
            <w:rStyle w:val="Jegyzethivatkozs"/>
          </w:rPr>
          <w:commentReference w:id="164"/>
        </w:r>
        <w:r w:rsidDel="00E02B25">
          <w:delText>l</w:delText>
        </w:r>
      </w:del>
      <w:r>
        <w:t>istájaként reprezentálja például a tömböt, vektort, listát</w:t>
      </w:r>
    </w:p>
    <w:p w14:paraId="1420141B" w14:textId="77777777" w:rsidR="00A83505" w:rsidRDefault="00833F04" w:rsidP="00C46C8D">
      <w:r>
        <w:t>Példaként megnézhetünk a dolgozatban használt, egy szabályt leíró struktúrát:</w:t>
      </w:r>
    </w:p>
    <w:p w14:paraId="2DB0071B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550D7298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"description"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"Ez a szabály felkapcsolja a ledet, ha a fényerősség adott érték alá csökken"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FF21E9C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"triggers"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[</w:t>
      </w:r>
    </w:p>
    <w:p w14:paraId="068D4E5F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6044430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CB8CFB0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9045C4A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"sensor_id"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37557C6B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"operation"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"&lt;"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6592E052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"400"</w:t>
      </w:r>
    </w:p>
    <w:p w14:paraId="4EB4A69E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368ECC5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],</w:t>
      </w:r>
    </w:p>
    <w:p w14:paraId="6B4FEE39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[</w:t>
      </w:r>
    </w:p>
    <w:p w14:paraId="7472E46F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6B26D88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3620FA4F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"actuatorid"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2A2F84F0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C0BB5AA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"ON"</w:t>
      </w:r>
    </w:p>
    <w:p w14:paraId="684529B9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405E9EDC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],</w:t>
      </w:r>
    </w:p>
    <w:p w14:paraId="0901330B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"device_id"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0E0FEDAA" w14:textId="77777777" w:rsidR="009A417B" w:rsidRDefault="009A417B" w:rsidP="009A417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"name"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"lampa1"</w:t>
      </w:r>
    </w:p>
    <w:p w14:paraId="141D3CDF" w14:textId="77777777" w:rsidR="008D7D01" w:rsidRDefault="009A417B" w:rsidP="00C46C8D"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40B4EDA2" w14:textId="77777777" w:rsidR="00833F04" w:rsidRDefault="00833F04" w:rsidP="00C46C8D">
      <w:r>
        <w:t>A hozzá t</w:t>
      </w:r>
      <w:r w:rsidR="00754571">
        <w:t xml:space="preserve">artozó </w:t>
      </w:r>
      <w:commentRangeStart w:id="166"/>
      <w:r w:rsidR="00754571">
        <w:t xml:space="preserve">séma </w:t>
      </w:r>
      <w:commentRangeEnd w:id="166"/>
      <w:r w:rsidR="00604AE8">
        <w:rPr>
          <w:rStyle w:val="Jegyzethivatkozs"/>
        </w:rPr>
        <w:commentReference w:id="166"/>
      </w:r>
      <w:r w:rsidR="00754571">
        <w:t>pedig:</w:t>
      </w:r>
    </w:p>
    <w:p w14:paraId="055A1203" w14:textId="77777777" w:rsidR="001B34E3" w:rsidRDefault="001B34E3" w:rsidP="00301D50">
      <w:pPr>
        <w:autoSpaceDE w:val="0"/>
        <w:autoSpaceDN w:val="0"/>
        <w:adjustRightInd w:val="0"/>
        <w:spacing w:after="0" w:line="240" w:lineRule="auto"/>
        <w:jc w:val="left"/>
        <w:rPr>
          <w:ins w:id="167" w:author="Bence" w:date="2017-05-16T22:21:00Z"/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sectPr w:rsidR="001B34E3" w:rsidSect="00D42C9D">
          <w:footerReference w:type="default" r:id="rId16"/>
          <w:pgSz w:w="11906" w:h="16838"/>
          <w:pgMar w:top="899" w:right="1418" w:bottom="1134" w:left="1418" w:header="709" w:footer="709" w:gutter="0"/>
          <w:cols w:space="708"/>
          <w:docGrid w:linePitch="360"/>
        </w:sectPr>
      </w:pPr>
    </w:p>
    <w:p w14:paraId="780D49A6" w14:textId="0445D070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lastRenderedPageBreak/>
        <w:t>{</w:t>
      </w:r>
    </w:p>
    <w:p w14:paraId="30CF516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"title"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"Szabály"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C73A0A3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"object"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AE63F1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"properties"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E103AB1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"user_id"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FA85525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17D732C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35C4AB74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54F257D5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7020664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2600EB8B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"description"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C58F211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4B4B1CF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1BA3F333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"triggers"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BB5A478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"array"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0273919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"uniqueItems"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26A553C1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2F8ADD4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"object"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D58705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"properties"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44DAC19A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741FE8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59CD27E6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2E80939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5AC1846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062C034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6186B06E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"sensor_id"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72B4C8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23244F82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430AEDFE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"operation"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558F2DB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10697D46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39F7A55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6C8FF72A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6A09F54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1B146C4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798BC44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1F6A142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6D950803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09614D4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"array"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74DEAD2D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"uniqueItems"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1DA6986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"items"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B306CA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"object"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,</w:t>
      </w:r>
    </w:p>
    <w:p w14:paraId="2BC3F01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"properties"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6DF9F5E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"action_id"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1BF1A54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205E5D4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5F2C2C8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"actuatorid"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3CB50D70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08D145BA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5F6CA15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"rule_id"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6576B6AF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"integer"</w:t>
      </w:r>
    </w:p>
    <w:p w14:paraId="164B523C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},</w:t>
      </w:r>
    </w:p>
    <w:p w14:paraId="629E8888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"value"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{</w:t>
      </w:r>
    </w:p>
    <w:p w14:paraId="76E8C735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"type"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"string"</w:t>
      </w:r>
    </w:p>
    <w:p w14:paraId="5B2F3B7B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3E09C802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184AC4E7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7709309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4C56DD4" w14:textId="77777777" w:rsidR="00301D50" w:rsidRDefault="00301D50" w:rsidP="00301D50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25132247" w14:textId="77777777" w:rsidR="00754571" w:rsidRDefault="00301D50" w:rsidP="00301D50"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}</w:t>
      </w:r>
    </w:p>
    <w:p w14:paraId="034D5F53" w14:textId="77777777" w:rsidR="001B34E3" w:rsidRDefault="001B34E3" w:rsidP="00C46C8D">
      <w:pPr>
        <w:rPr>
          <w:ins w:id="168" w:author="Bence" w:date="2017-05-16T22:21:00Z"/>
        </w:rPr>
        <w:sectPr w:rsidR="001B34E3" w:rsidSect="001B34E3">
          <w:type w:val="continuous"/>
          <w:pgSz w:w="11906" w:h="16838"/>
          <w:pgMar w:top="899" w:right="1418" w:bottom="1134" w:left="1418" w:header="709" w:footer="709" w:gutter="0"/>
          <w:cols w:num="2" w:sep="1" w:space="709"/>
          <w:docGrid w:linePitch="360"/>
          <w:sectPrChange w:id="169" w:author="Bence" w:date="2017-05-16T22:21:00Z">
            <w:sectPr w:rsidR="001B34E3" w:rsidSect="001B34E3">
              <w:pgMar w:top="899" w:right="1418" w:bottom="1134" w:left="1418" w:header="709" w:footer="709" w:gutter="0"/>
              <w:cols w:num="1" w:sep="0" w:space="708"/>
            </w:sectPr>
          </w:sectPrChange>
        </w:sectPr>
      </w:pPr>
    </w:p>
    <w:p w14:paraId="6A16C379" w14:textId="6B71AED7" w:rsidR="0044704C" w:rsidRDefault="0044704C" w:rsidP="00C46C8D"/>
    <w:p w14:paraId="0655F651" w14:textId="77777777" w:rsidR="00135461" w:rsidRDefault="0000178E" w:rsidP="008D7D01">
      <w:pPr>
        <w:pStyle w:val="Cmsor3"/>
      </w:pPr>
      <w:bookmarkStart w:id="170" w:name="_Toc480969829"/>
      <w:r>
        <w:t>High</w:t>
      </w:r>
      <w:bookmarkEnd w:id="170"/>
      <w:r>
        <w:t>Stock</w:t>
      </w:r>
    </w:p>
    <w:p w14:paraId="2AD7307B" w14:textId="77777777" w:rsidR="0000178E" w:rsidRDefault="0000178E" w:rsidP="0000178E">
      <w:r>
        <w:t xml:space="preserve">A HighCharts egy tisztán JavaScript nyelven írt könyvtár, melynek segítségével webes környezetben készíthetünk grafikonokat. </w:t>
      </w:r>
    </w:p>
    <w:p w14:paraId="1C6BBB39" w14:textId="77777777" w:rsidR="0000178E" w:rsidRDefault="0000178E" w:rsidP="0000178E">
      <w:r>
        <w:t>A programcsomag része a</w:t>
      </w:r>
      <w:r w:rsidR="00192ED5">
        <w:t>z eredetileg tőzsdei adatsorok megjelenítésére készült</w:t>
      </w:r>
      <w:r>
        <w:t xml:space="preserve"> HighStock, </w:t>
      </w:r>
      <w:r w:rsidR="00192ED5">
        <w:t xml:space="preserve">de rugalmasságánál fogva szenzoradatok megjelenítésére is alkalmas. </w:t>
      </w:r>
      <w:r w:rsidR="00754571">
        <w:t xml:space="preserve">Az oldalon részletes API, számos tutorial és demo diagram segíti a megértést és a könnyű integrálhatóságot. </w:t>
      </w:r>
      <w:r w:rsidR="00192ED5">
        <w:t xml:space="preserve">Az eredetileg meglehetősen drága API-nak nem kereskedelmi célú felhasználásra létezik ingyenes </w:t>
      </w:r>
      <w:r w:rsidR="0044704C">
        <w:t>licensze</w:t>
      </w:r>
      <w:r w:rsidR="00192ED5">
        <w:t xml:space="preserve"> is, ami lehetővé tette a dolgozatban történő felhasználást</w:t>
      </w:r>
      <w:r w:rsidR="008E1FCD">
        <w:t xml:space="preserve"> is</w:t>
      </w:r>
      <w:r w:rsidR="00192ED5">
        <w:t xml:space="preserve">. </w:t>
      </w:r>
    </w:p>
    <w:p w14:paraId="6BFA39B2" w14:textId="77777777" w:rsidR="009F0D17" w:rsidRDefault="00CB6F2F" w:rsidP="009F0D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3496E5" wp14:editId="268DA4E9">
            <wp:extent cx="3568700" cy="2473810"/>
            <wp:effectExtent l="19050" t="0" r="0" b="0"/>
            <wp:docPr id="17" name="Kép 17" descr="Képtalálat a következ&amp;odblac;re: „highstock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éptalálat a következ&amp;odblac;re: „highstock”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51" cy="247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4025" w14:textId="3B6BB1E0" w:rsidR="00CB6F2F" w:rsidRDefault="00FE5E5D" w:rsidP="0011511F">
      <w:pPr>
        <w:pStyle w:val="Kpalrs"/>
        <w:pPrChange w:id="171" w:author="Bence" w:date="2017-05-17T11:43:00Z">
          <w:pPr>
            <w:pStyle w:val="Kpalrs"/>
          </w:pPr>
        </w:pPrChange>
      </w:pPr>
      <w:ins w:id="172" w:author="Bence" w:date="2017-05-16T21:44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73" w:author="Bence" w:date="2017-05-16T21:44:00Z">
        <w:r>
          <w:rPr>
            <w:noProof/>
          </w:rPr>
          <w:t>6</w:t>
        </w:r>
        <w:r>
          <w:fldChar w:fldCharType="end"/>
        </w:r>
      </w:ins>
      <w:del w:id="174" w:author="Bence" w:date="2017-05-16T21:44:00Z">
        <w:r w:rsidDel="00FE5E5D">
          <w:fldChar w:fldCharType="begin"/>
        </w:r>
        <w:r w:rsidDel="00FE5E5D">
          <w:delInstrText xml:space="preserve"> SEQ ábra \* ARABIC </w:delInstrText>
        </w:r>
        <w:r w:rsidDel="00FE5E5D">
          <w:fldChar w:fldCharType="separate"/>
        </w:r>
        <w:r w:rsidR="009B0E42" w:rsidDel="00FE5E5D">
          <w:rPr>
            <w:noProof/>
          </w:rPr>
          <w:delText>6</w:delText>
        </w:r>
        <w:r w:rsidDel="00FE5E5D">
          <w:rPr>
            <w:noProof/>
          </w:rPr>
          <w:fldChar w:fldCharType="end"/>
        </w:r>
      </w:del>
      <w:r w:rsidR="009F0D17">
        <w:t>. ábra A Highstock dolgozatban is használt grafikonja</w:t>
      </w:r>
    </w:p>
    <w:p w14:paraId="619DCD97" w14:textId="77777777" w:rsidR="00B961B0" w:rsidRDefault="00B961B0" w:rsidP="00B961B0">
      <w:pPr>
        <w:pStyle w:val="Cmsor3"/>
      </w:pPr>
      <w:r>
        <w:t>Bootstrap</w:t>
      </w:r>
    </w:p>
    <w:p w14:paraId="7DE50752" w14:textId="77777777" w:rsidR="00E30C5F" w:rsidRDefault="00B961B0" w:rsidP="00C06D70">
      <w:r>
        <w:t>A Bootstrap manapság a világon legtöbbet használt CSS</w:t>
      </w:r>
      <w:r>
        <w:rPr>
          <w:rStyle w:val="Lbjegyzet-hivatkozs"/>
        </w:rPr>
        <w:footnoteReference w:id="6"/>
      </w:r>
      <w:r>
        <w:t xml:space="preserve"> keretrendszer</w:t>
      </w:r>
      <w:r w:rsidR="00912585">
        <w:t>, melynek első verzióját a Twitter fejlesztői adták ki 2011-ben, de mára a reszponzív oldalfejlesztés egyik legfőbb eszközévé vált</w:t>
      </w:r>
      <w:r w:rsidR="00C06D70">
        <w:t xml:space="preserve">. </w:t>
      </w:r>
      <w:r w:rsidR="00912585">
        <w:t xml:space="preserve">Az open source megvalósítás, illetve hogy </w:t>
      </w:r>
      <w:r w:rsidR="00E30C5F">
        <w:t xml:space="preserve">2017-ben már a negyedik fő verzió megjelenésére számíthatunk, együttesen járulnak hozzá az egyre növekvő népszerűségéhez. </w:t>
      </w:r>
      <w:r w:rsidR="00C06D70">
        <w:t>Rendkívül sokféle, az oldalba beépíthető elemet tartalmaz, kezdve az egyszerű szövegformázási lehetőségektől egészen a táblázatokig vagy a tartalom oldalon belüli fülekbe szervezéséig.</w:t>
      </w:r>
    </w:p>
    <w:p w14:paraId="5656E374" w14:textId="68E14BE3" w:rsidR="00B961B0" w:rsidRDefault="00E30C5F" w:rsidP="00B961B0">
      <w:r>
        <w:t>A Bootstrap használata egyszerű</w:t>
      </w:r>
      <w:ins w:id="175" w:author="Bence" w:date="2017-05-16T23:25:00Z">
        <w:r w:rsidR="00DE58B5">
          <w:t xml:space="preserve">, </w:t>
        </w:r>
      </w:ins>
      <w:del w:id="176" w:author="Bence" w:date="2017-05-16T23:25:00Z">
        <w:r w:rsidDel="00DE58B5">
          <w:delText xml:space="preserve">, már minimális, </w:delText>
        </w:r>
      </w:del>
      <w:r w:rsidR="00B15B39">
        <w:t xml:space="preserve">segítségével </w:t>
      </w:r>
      <w:del w:id="177" w:author="Bence" w:date="2017-05-16T23:25:00Z">
        <w:r w:rsidDel="00DE58B5">
          <w:delText>a szükséges</w:delText>
        </w:r>
        <w:r w:rsidR="00B15B39" w:rsidDel="00DE58B5">
          <w:delText xml:space="preserve"> </w:delText>
        </w:r>
      </w:del>
      <w:r w:rsidR="00B15B39">
        <w:t>minimális</w:t>
      </w:r>
      <w:r>
        <w:t xml:space="preserve"> </w:t>
      </w:r>
      <w:commentRangeStart w:id="178"/>
      <w:del w:id="179" w:author="Bence" w:date="2017-05-16T23:24:00Z">
        <w:r w:rsidDel="00DE58B5">
          <w:delText xml:space="preserve">tudással </w:delText>
        </w:r>
      </w:del>
      <w:commentRangeEnd w:id="178"/>
      <w:ins w:id="180" w:author="Bence" w:date="2017-05-16T23:24:00Z">
        <w:r w:rsidR="00DE58B5">
          <w:t xml:space="preserve">erőfeszítéssel </w:t>
        </w:r>
      </w:ins>
      <w:r w:rsidR="008E1FCD">
        <w:rPr>
          <w:rStyle w:val="Jegyzethivatkozs"/>
        </w:rPr>
        <w:commentReference w:id="178"/>
      </w:r>
      <w:r>
        <w:t xml:space="preserve">készíthetünk reszponzív oldalakat. Ez kiemelt jelentőséggel bír, hiszen abban a korban, amikor a weboldalakat az okostelefonok kijelzőjétől kezdve a </w:t>
      </w:r>
      <w:del w:id="181" w:author="Bence" w:date="2017-05-16T23:25:00Z">
        <w:r w:rsidR="008E1FCD" w:rsidDel="00DE58B5">
          <w:delText xml:space="preserve"> </w:delText>
        </w:r>
      </w:del>
      <w:r w:rsidR="008E1FCD">
        <w:t>PC</w:t>
      </w:r>
      <w:r>
        <w:t xml:space="preserve"> monitorokig egyaránt kényelmesen szeretnénk használni, </w:t>
      </w:r>
      <w:r w:rsidR="008B0577">
        <w:t xml:space="preserve">erre már nem plusz </w:t>
      </w:r>
      <w:r w:rsidR="00481A1E">
        <w:t>szolgáltatásként</w:t>
      </w:r>
      <w:r>
        <w:t xml:space="preserve">, hanem </w:t>
      </w:r>
      <w:r w:rsidR="00C06D70">
        <w:t xml:space="preserve">valós </w:t>
      </w:r>
      <w:r>
        <w:t>elvárás</w:t>
      </w:r>
      <w:r w:rsidR="008B0577">
        <w:t>ként tekinthetünk</w:t>
      </w:r>
      <w:r>
        <w:t xml:space="preserve">. </w:t>
      </w:r>
    </w:p>
    <w:p w14:paraId="5E60ACFC" w14:textId="77777777" w:rsidR="009A417B" w:rsidRDefault="009A417B" w:rsidP="009A417B">
      <w:pPr>
        <w:pStyle w:val="Cmsor3"/>
      </w:pPr>
      <w:r>
        <w:t>Master Login System</w:t>
      </w:r>
    </w:p>
    <w:p w14:paraId="3DD92334" w14:textId="77777777" w:rsidR="009A417B" w:rsidRDefault="003B7ADC" w:rsidP="009A417B">
      <w:r>
        <w:t xml:space="preserve">A Master Login System egy bootstrap alapú user management keretrendszer, mely a szerver oldal alapjául szolgált. A php nyelven íródott rendszer a felhasználók kezelésére biztosít felületet, az ilyen rendszerektől elvárt alapvető </w:t>
      </w:r>
      <w:r w:rsidR="001C6D0E">
        <w:t>igényeket kiszolgálva</w:t>
      </w:r>
      <w:r>
        <w:t>.</w:t>
      </w:r>
      <w:r w:rsidR="001C6D0E">
        <w:t xml:space="preserve"> A rendszer funkciói:</w:t>
      </w:r>
    </w:p>
    <w:p w14:paraId="4E284BB2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>Felhasználói alapműveletek (be -és kijelentkezés, regisztrálás, profil szerkesztése)</w:t>
      </w:r>
    </w:p>
    <w:p w14:paraId="7AECC247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>Jogosultságkezelés (csoport alapú, admin, user, custom felhasználói csoportok)</w:t>
      </w:r>
    </w:p>
    <w:p w14:paraId="67E61D18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>Admin panel</w:t>
      </w:r>
      <w:r w:rsidR="001C6D0E">
        <w:t xml:space="preserve"> (userek listázása, admin funkciók)</w:t>
      </w:r>
    </w:p>
    <w:p w14:paraId="01F712F1" w14:textId="77777777" w:rsidR="003B7ADC" w:rsidRDefault="003B7ADC" w:rsidP="003B7ADC">
      <w:pPr>
        <w:pStyle w:val="Listaszerbekezds"/>
        <w:numPr>
          <w:ilvl w:val="0"/>
          <w:numId w:val="18"/>
        </w:numPr>
      </w:pPr>
      <w:r>
        <w:t xml:space="preserve">Kapcsolattartási </w:t>
      </w:r>
      <w:r w:rsidR="008F6C44">
        <w:t>űrlapok</w:t>
      </w:r>
    </w:p>
    <w:p w14:paraId="500E124A" w14:textId="77777777" w:rsidR="0011511F" w:rsidRDefault="001C6D0E" w:rsidP="0011511F">
      <w:pPr>
        <w:keepNext/>
        <w:rPr>
          <w:ins w:id="182" w:author="Bence" w:date="2017-05-17T11:43:00Z"/>
        </w:rPr>
        <w:pPrChange w:id="183" w:author="Bence" w:date="2017-05-17T11:43:00Z">
          <w:pPr/>
        </w:pPrChange>
      </w:pPr>
      <w:r>
        <w:rPr>
          <w:noProof/>
        </w:rPr>
        <w:lastRenderedPageBreak/>
        <w:drawing>
          <wp:inline distT="0" distB="0" distL="0" distR="0" wp14:anchorId="22FC50B1" wp14:editId="44B06C2B">
            <wp:extent cx="5759450" cy="3027776"/>
            <wp:effectExtent l="0" t="0" r="0" b="1270"/>
            <wp:docPr id="5" name="Kép 5" descr="https://camo.githubusercontent.com/b70f0673b6d05a18bc00c53adeb6191332925149/687474703a2f2f7075752e73682f3367745a6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b70f0673b6d05a18bc00c53adeb6191332925149/687474703a2f2f7075752e73682f3367745a642e706e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2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4645" w14:textId="534C9C4E" w:rsidR="001C6D0E" w:rsidRPr="009A417B" w:rsidRDefault="0011511F" w:rsidP="0011511F">
      <w:pPr>
        <w:pStyle w:val="Kpalrs"/>
        <w:pPrChange w:id="184" w:author="Bence" w:date="2017-05-17T11:43:00Z">
          <w:pPr/>
        </w:pPrChange>
      </w:pPr>
      <w:ins w:id="185" w:author="Bence" w:date="2017-05-17T11:43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86" w:author="Bence" w:date="2017-05-17T11:43:00Z">
        <w:r>
          <w:rPr>
            <w:noProof/>
          </w:rPr>
          <w:t>7</w:t>
        </w:r>
        <w:r>
          <w:fldChar w:fldCharType="end"/>
        </w:r>
        <w:r>
          <w:t>. ábra</w:t>
        </w:r>
        <w:r>
          <w:t xml:space="preserve"> Master Login System</w:t>
        </w:r>
      </w:ins>
    </w:p>
    <w:p w14:paraId="18FAB10B" w14:textId="77777777" w:rsidR="005E3854" w:rsidRDefault="008F6C44" w:rsidP="005E3854">
      <w:pPr>
        <w:pStyle w:val="Cmsor2"/>
      </w:pPr>
      <w:bookmarkStart w:id="187" w:name="_Toc480969836"/>
      <w:r>
        <w:t>Beágyazott f</w:t>
      </w:r>
      <w:r w:rsidR="0037742F">
        <w:t>ejlesztőkörnyezetek</w:t>
      </w:r>
      <w:bookmarkEnd w:id="187"/>
    </w:p>
    <w:p w14:paraId="6466B3A8" w14:textId="77777777" w:rsidR="005E3854" w:rsidRDefault="005E3854" w:rsidP="005E3854">
      <w:r>
        <w:t xml:space="preserve">Az ESP8266 megjelenése (2014 második fele) óta komoly népszerűségre tett szert, így érdemes időt szánni arra, hogy megvizsgáljuk a fejlesztés platformja tekintetében a fejlesztők számára milyen </w:t>
      </w:r>
      <w:r w:rsidR="008F6C44">
        <w:t xml:space="preserve">alternatív fejlesztőrendszereket </w:t>
      </w:r>
      <w:r>
        <w:t xml:space="preserve">képes nyújtani. Ennek már csak azért is jelentősége van, mert a </w:t>
      </w:r>
      <w:r w:rsidR="008F6C44">
        <w:t xml:space="preserve">diplomaterv </w:t>
      </w:r>
      <w:r>
        <w:t>készítése során magam is többször váltottam platformot</w:t>
      </w:r>
      <w:r w:rsidR="008D7D01">
        <w:t>.</w:t>
      </w:r>
    </w:p>
    <w:p w14:paraId="53072ADE" w14:textId="77777777" w:rsidR="00A20EE7" w:rsidRDefault="00A20EE7" w:rsidP="00A20EE7">
      <w:pPr>
        <w:pStyle w:val="Cmsor3"/>
      </w:pPr>
      <w:bookmarkStart w:id="188" w:name="_Toc480969837"/>
      <w:r>
        <w:t>AT-Command</w:t>
      </w:r>
      <w:bookmarkEnd w:id="188"/>
    </w:p>
    <w:p w14:paraId="550463A2" w14:textId="447F8530" w:rsidR="005E3854" w:rsidRDefault="005E3854" w:rsidP="005E3854">
      <w:r>
        <w:t xml:space="preserve">Az IC-n gyárilag is </w:t>
      </w:r>
      <w:r w:rsidR="008F6C44">
        <w:t>feltöltött</w:t>
      </w:r>
      <w:r>
        <w:t xml:space="preserve"> AT command nyelvet használó firmware használata indokolt lehet, ha az eszközt csak a </w:t>
      </w:r>
      <w:ins w:id="189" w:author="Bence" w:date="2017-05-16T22:20:00Z">
        <w:r w:rsidR="001B34E3">
          <w:t>wifi hálózathoz csatlakozáshoz</w:t>
        </w:r>
        <w:r w:rsidR="001B34E3" w:rsidDel="001B34E3">
          <w:t xml:space="preserve"> </w:t>
        </w:r>
      </w:ins>
      <w:commentRangeStart w:id="190"/>
      <w:del w:id="191" w:author="Bence" w:date="2017-05-16T22:20:00Z">
        <w:r w:rsidDel="001B34E3">
          <w:delText xml:space="preserve">Wifi hálózatban betöltött szerepe </w:delText>
        </w:r>
        <w:commentRangeEnd w:id="190"/>
        <w:r w:rsidR="008F6C44" w:rsidDel="001B34E3">
          <w:rPr>
            <w:rStyle w:val="Jegyzethivatkozs"/>
          </w:rPr>
          <w:commentReference w:id="190"/>
        </w:r>
      </w:del>
      <w:r>
        <w:t xml:space="preserve">miatt használjuk, de </w:t>
      </w:r>
      <w:commentRangeStart w:id="192"/>
      <w:r>
        <w:t xml:space="preserve">komplexebb </w:t>
      </w:r>
      <w:commentRangeEnd w:id="192"/>
      <w:r w:rsidR="008F6C44">
        <w:rPr>
          <w:rStyle w:val="Jegyzethivatkozs"/>
        </w:rPr>
        <w:commentReference w:id="192"/>
      </w:r>
      <w:r>
        <w:t>alkalmazásokhoz (pl. szenzorhálózatban történő felhasználásnál) érdemes valami magasabb szintű nyelvet keresni a fejlesztéshez.</w:t>
      </w:r>
    </w:p>
    <w:p w14:paraId="246F27A7" w14:textId="77777777" w:rsidR="00D275F3" w:rsidRDefault="00D275F3" w:rsidP="00D275F3">
      <w:pPr>
        <w:pStyle w:val="Cmsor3"/>
      </w:pPr>
      <w:bookmarkStart w:id="193" w:name="_Toc480969838"/>
      <w:r>
        <w:t>NodeMCU</w:t>
      </w:r>
      <w:bookmarkEnd w:id="193"/>
    </w:p>
    <w:p w14:paraId="5750F76D" w14:textId="3209CF04" w:rsidR="005E3854" w:rsidRDefault="00D275F3" w:rsidP="008B0577">
      <w:r>
        <w:t xml:space="preserve">A fejlesztés kezdetén használt </w:t>
      </w:r>
      <w:commentRangeStart w:id="194"/>
      <w:del w:id="195" w:author="Bence" w:date="2017-05-17T08:37:00Z">
        <w:r w:rsidR="008F6C44" w:rsidDel="00370DF0">
          <w:delText xml:space="preserve">fejlesztőrendszer </w:delText>
        </w:r>
      </w:del>
      <w:commentRangeEnd w:id="194"/>
      <w:ins w:id="196" w:author="Bence" w:date="2017-05-17T08:37:00Z">
        <w:r w:rsidR="00370DF0">
          <w:t>firmware</w:t>
        </w:r>
        <w:r w:rsidR="00370DF0">
          <w:t xml:space="preserve"> </w:t>
        </w:r>
      </w:ins>
      <w:r w:rsidR="008F6C44">
        <w:rPr>
          <w:rStyle w:val="Jegyzethivatkozs"/>
        </w:rPr>
        <w:commentReference w:id="194"/>
      </w:r>
      <w:r>
        <w:t xml:space="preserve">a </w:t>
      </w:r>
      <w:r w:rsidR="005E3854">
        <w:t xml:space="preserve">NodeMCU nevet </w:t>
      </w:r>
      <w:r w:rsidR="008B0577">
        <w:t>viseli, mely egy C nyelven írt L</w:t>
      </w:r>
      <w:r w:rsidR="005E3854">
        <w:t xml:space="preserve">ua interpreter. </w:t>
      </w:r>
      <w:r w:rsidR="00897081">
        <w:t>A választás mellett elsődlegesen az szólt,</w:t>
      </w:r>
      <w:r w:rsidR="005E3854">
        <w:t xml:space="preserve"> hogy a</w:t>
      </w:r>
      <w:ins w:id="197" w:author="Bence" w:date="2017-05-16T22:27:00Z">
        <w:r w:rsidR="00F66E0E">
          <w:t xml:space="preserve">z ESP-t használó közösség </w:t>
        </w:r>
      </w:ins>
      <w:del w:id="198" w:author="Bence" w:date="2017-05-16T22:27:00Z">
        <w:r w:rsidR="005E3854" w:rsidDel="00F66E0E">
          <w:delText xml:space="preserve"> </w:delText>
        </w:r>
        <w:commentRangeStart w:id="199"/>
        <w:r w:rsidR="005E3854" w:rsidDel="00F66E0E">
          <w:delText xml:space="preserve">community </w:delText>
        </w:r>
        <w:commentRangeEnd w:id="199"/>
        <w:r w:rsidR="004218E2" w:rsidDel="00F66E0E">
          <w:rPr>
            <w:rStyle w:val="Jegyzethivatkozs"/>
          </w:rPr>
          <w:commentReference w:id="199"/>
        </w:r>
      </w:del>
      <w:r w:rsidR="005E3854">
        <w:t>körében a korai szakaszban az egyik legnépszerűbb platform volt az ESP8266-on belül, így biztosítva a jól dokumentáltságot, a sok példakódot, valamint azt is, hogy a firmware</w:t>
      </w:r>
      <w:r w:rsidR="00CF67ED">
        <w:t>-</w:t>
      </w:r>
      <w:r w:rsidR="005E3854">
        <w:t>t a fejlesztők folyamatosan fejlesztik és karban</w:t>
      </w:r>
      <w:r w:rsidR="00176479">
        <w:t xml:space="preserve"> is </w:t>
      </w:r>
      <w:r w:rsidR="005E3854">
        <w:t xml:space="preserve">tartják. A NodeMCU kezdeti lendülete mára kissé erejét vesztette, de továbbra is a </w:t>
      </w:r>
      <w:r w:rsidR="00176479">
        <w:t xml:space="preserve">nagyobb </w:t>
      </w:r>
      <w:r w:rsidR="005E3854">
        <w:t>támogatottságú környezetek közé tartozik.</w:t>
      </w:r>
      <w:r w:rsidR="008B0577">
        <w:t xml:space="preserve"> Egyszerűbb üzleti logikájú működés megvalósítására minden további nélkül ajánlott a használata. A rendszer fejlesztése során azonban nálam stabilitási gondok léptek fel: a NodeMCU-nál sokszor okozott gondot a memóriakorlátok betartása, egy egyszerű webes felület létrehozása is már </w:t>
      </w:r>
      <w:r w:rsidR="008B0577">
        <w:lastRenderedPageBreak/>
        <w:t xml:space="preserve">komoly megszorításokat igényelt, ezek sokszor valószínűleg a firmware apróbb </w:t>
      </w:r>
      <w:del w:id="200" w:author="Bence" w:date="2017-05-17T08:38:00Z">
        <w:r w:rsidR="008B0577" w:rsidDel="00370DF0">
          <w:delText xml:space="preserve">hibáira voltak </w:delText>
        </w:r>
        <w:commentRangeStart w:id="201"/>
        <w:r w:rsidR="008B0577" w:rsidDel="00370DF0">
          <w:delText>visszavezethetőek</w:delText>
        </w:r>
        <w:commentRangeEnd w:id="201"/>
        <w:r w:rsidR="009118F4" w:rsidDel="00370DF0">
          <w:rPr>
            <w:rStyle w:val="Jegyzethivatkozs"/>
          </w:rPr>
          <w:commentReference w:id="201"/>
        </w:r>
      </w:del>
      <w:ins w:id="202" w:author="Bence" w:date="2017-05-17T08:38:00Z">
        <w:r w:rsidR="00370DF0">
          <w:t>hibáiból eredő pazarló memóriahasználatra voltak visszavezethetőek</w:t>
        </w:r>
      </w:ins>
      <w:r w:rsidR="008B0577">
        <w:t>.</w:t>
      </w:r>
    </w:p>
    <w:p w14:paraId="5830EE8E" w14:textId="77777777" w:rsidR="00D275F3" w:rsidRDefault="00D275F3" w:rsidP="00D275F3">
      <w:pPr>
        <w:pStyle w:val="Cmsor3"/>
      </w:pPr>
      <w:bookmarkStart w:id="203" w:name="_Toc480969839"/>
      <w:r>
        <w:t>ESP SDK</w:t>
      </w:r>
      <w:bookmarkEnd w:id="203"/>
    </w:p>
    <w:p w14:paraId="683CB53F" w14:textId="0720A0C1" w:rsidR="005E3854" w:rsidRDefault="005E3854" w:rsidP="005E3854">
      <w:r>
        <w:t xml:space="preserve">A szakdolgozat készítésének kezdetén a </w:t>
      </w:r>
      <w:commentRangeStart w:id="204"/>
      <w:del w:id="205" w:author="Bence" w:date="2017-05-17T08:38:00Z">
        <w:r w:rsidR="009118F4" w:rsidDel="00370DF0">
          <w:delText xml:space="preserve">fejlesztőrendszer </w:delText>
        </w:r>
      </w:del>
      <w:commentRangeEnd w:id="204"/>
      <w:ins w:id="206" w:author="Bence" w:date="2017-05-17T08:38:00Z">
        <w:r w:rsidR="00370DF0">
          <w:t>firmware</w:t>
        </w:r>
        <w:r w:rsidR="00370DF0">
          <w:t xml:space="preserve"> </w:t>
        </w:r>
      </w:ins>
      <w:r w:rsidR="009118F4">
        <w:rPr>
          <w:rStyle w:val="Jegyzethivatkozs"/>
        </w:rPr>
        <w:commentReference w:id="204"/>
      </w:r>
      <w:r>
        <w:t xml:space="preserve">váltás mellett </w:t>
      </w:r>
      <w:commentRangeStart w:id="207"/>
      <w:r>
        <w:t>döntöttem</w:t>
      </w:r>
      <w:commentRangeEnd w:id="207"/>
      <w:r w:rsidR="009118F4">
        <w:rPr>
          <w:rStyle w:val="Jegyzethivatkozs"/>
        </w:rPr>
        <w:commentReference w:id="207"/>
      </w:r>
      <w:r>
        <w:t xml:space="preserve">, </w:t>
      </w:r>
      <w:r w:rsidR="00586C59">
        <w:t xml:space="preserve">az egyik kipróbált új rendszer </w:t>
      </w:r>
      <w:r>
        <w:t xml:space="preserve">az ESP8266-ot gyártó Espressif által fejlesztett, így lényegében hivatalosnak tekinthető SDK lett. Ennek két alapvető változata az OS nélküli, és az </w:t>
      </w:r>
      <w:commentRangeStart w:id="208"/>
      <w:r>
        <w:t xml:space="preserve">RTOS </w:t>
      </w:r>
      <w:commentRangeEnd w:id="208"/>
      <w:r w:rsidR="00A93A7B">
        <w:rPr>
          <w:rStyle w:val="Jegyzethivatkozs"/>
        </w:rPr>
        <w:commentReference w:id="208"/>
      </w:r>
      <w:ins w:id="209" w:author="Bence" w:date="2017-05-16T22:28:00Z">
        <w:r w:rsidR="00F66E0E">
          <w:rPr>
            <w:rStyle w:val="Lbjegyzet-hivatkozs"/>
          </w:rPr>
          <w:footnoteReference w:id="7"/>
        </w:r>
      </w:ins>
      <w:r>
        <w:t xml:space="preserve">alapú megvalósítás, </w:t>
      </w:r>
      <w:r w:rsidR="008B0577">
        <w:t xml:space="preserve">a fő különbség, hogy míg előbbiben az eseménykezelés elsősorban timer és call-back hívások segítségével valósul meg, utóbbi a </w:t>
      </w:r>
      <w:r w:rsidR="00A93A7B">
        <w:t>FreeRTOS ütemezőjére</w:t>
      </w:r>
      <w:r w:rsidR="008B0577">
        <w:t xml:space="preserve"> épít. </w:t>
      </w:r>
      <w:r w:rsidR="00897081">
        <w:t>Én a feladat jellegéhez való jobb illeszkedés miatt a NOOS verziót használtam</w:t>
      </w:r>
      <w:r>
        <w:t xml:space="preserve">. </w:t>
      </w:r>
      <w:r w:rsidR="00586C59">
        <w:t xml:space="preserve">A </w:t>
      </w:r>
      <w:commentRangeStart w:id="214"/>
      <w:r w:rsidR="00586C59">
        <w:t xml:space="preserve">platform </w:t>
      </w:r>
      <w:commentRangeEnd w:id="214"/>
      <w:r w:rsidR="00A93A7B">
        <w:rPr>
          <w:rStyle w:val="Jegyzethivatkozs"/>
        </w:rPr>
        <w:commentReference w:id="214"/>
      </w:r>
      <w:r w:rsidR="00586C59">
        <w:t xml:space="preserve">mellett egyértelmű előny volt a </w:t>
      </w:r>
      <w:commentRangeStart w:id="215"/>
      <w:r w:rsidR="00586C59">
        <w:t>C nyelv</w:t>
      </w:r>
      <w:commentRangeEnd w:id="215"/>
      <w:r w:rsidR="00A93A7B">
        <w:rPr>
          <w:rStyle w:val="Jegyzethivatkozs"/>
        </w:rPr>
        <w:commentReference w:id="215"/>
      </w:r>
      <w:r w:rsidR="00897081">
        <w:t>,</w:t>
      </w:r>
      <w:r>
        <w:t xml:space="preserve"> magamhoz közelebbinek éreztem</w:t>
      </w:r>
      <w:r w:rsidR="00897081">
        <w:t xml:space="preserve"> és</w:t>
      </w:r>
      <w:r>
        <w:t xml:space="preserve"> magasabb kifejezőerejének köszönhetően több funkciót is </w:t>
      </w:r>
      <w:r w:rsidR="0035662A">
        <w:t xml:space="preserve">jelentősen </w:t>
      </w:r>
      <w:r>
        <w:t xml:space="preserve">kisebb munkával sikerült újraimplementálnom. </w:t>
      </w:r>
    </w:p>
    <w:p w14:paraId="7C020ECB" w14:textId="77777777" w:rsidR="00D275F3" w:rsidRDefault="00D275F3" w:rsidP="00D275F3">
      <w:pPr>
        <w:pStyle w:val="Cmsor3"/>
      </w:pPr>
      <w:bookmarkStart w:id="216" w:name="_Toc480969840"/>
      <w:r>
        <w:t>Arduino</w:t>
      </w:r>
      <w:bookmarkEnd w:id="216"/>
    </w:p>
    <w:p w14:paraId="75FE8AF0" w14:textId="77777777" w:rsidR="009F0D17" w:rsidRDefault="005E3854" w:rsidP="005E3854">
      <w:r w:rsidRPr="008A62F3">
        <w:t xml:space="preserve">Az </w:t>
      </w:r>
      <w:r w:rsidRPr="008A62F3">
        <w:rPr>
          <w:bCs/>
        </w:rPr>
        <w:t>Arduino</w:t>
      </w:r>
      <w:r w:rsidRPr="008A62F3">
        <w:t xml:space="preserve"> egy az Atmel AVR mikrovezérlő családra épülő,</w:t>
      </w:r>
      <w:r w:rsidR="009F0D17">
        <w:t xml:space="preserve"> szintén C nyelvű</w:t>
      </w:r>
      <w:r w:rsidRPr="008A62F3">
        <w:t xml:space="preserve"> szabad szoftveres elektronikai fejlesztőplatform</w:t>
      </w:r>
      <w:r w:rsidR="009F0D17">
        <w:t>, mely alapvetően a gy</w:t>
      </w:r>
      <w:r w:rsidR="001C6D0E">
        <w:t xml:space="preserve">ártó saját eszközeihez készült és </w:t>
      </w:r>
      <w:r w:rsidR="0013421E">
        <w:t>„easy to use” szemlélete</w:t>
      </w:r>
      <w:r w:rsidR="009F0D17">
        <w:t xml:space="preserve"> révén hamar elterjedt</w:t>
      </w:r>
      <w:r w:rsidR="00152414">
        <w:t xml:space="preserve"> főleg a hobbi felhasználók körében</w:t>
      </w:r>
      <w:r w:rsidR="009F0D17">
        <w:t>. Ez a folyamat azzal járt, hogy hamarosan más több más eszközre is megjelent a platform implementációja, a kereskedelmi forgalomban való megjelenését követően erre az ESP8266 esetében sem kellett sokat várni.</w:t>
      </w:r>
      <w:r w:rsidR="00554C83">
        <w:t xml:space="preserve"> A </w:t>
      </w:r>
      <w:commentRangeStart w:id="217"/>
      <w:r w:rsidR="00554C83">
        <w:t xml:space="preserve">platform </w:t>
      </w:r>
      <w:commentRangeEnd w:id="217"/>
      <w:r w:rsidR="00D8584E">
        <w:rPr>
          <w:rStyle w:val="Jegyzethivatkozs"/>
        </w:rPr>
        <w:commentReference w:id="217"/>
      </w:r>
      <w:r w:rsidR="00554C83">
        <w:t xml:space="preserve">előnyei közé sorolható az egyszerű </w:t>
      </w:r>
      <w:r w:rsidR="00F07CD7">
        <w:t>használhatósága</w:t>
      </w:r>
      <w:r w:rsidR="00554C83">
        <w:t xml:space="preserve">, széles körű elterjedtsége, a funkciók </w:t>
      </w:r>
      <w:r w:rsidR="00F07CD7">
        <w:t xml:space="preserve">jól dokumentáltsága, rengeteg online példakód. Ezeknek a tulajdonságoknak köszönhetően </w:t>
      </w:r>
      <w:commentRangeStart w:id="218"/>
      <w:r w:rsidR="00F07CD7">
        <w:t xml:space="preserve">döntöttem </w:t>
      </w:r>
      <w:commentRangeEnd w:id="218"/>
      <w:r w:rsidR="008D3CFF">
        <w:rPr>
          <w:rStyle w:val="Jegyzethivatkozs"/>
        </w:rPr>
        <w:commentReference w:id="218"/>
      </w:r>
      <w:r w:rsidR="00F07CD7">
        <w:t>végül az Arduino mellett, az ESP modulokon végzett fejlesztést teljes egészében erre a platformra építettem fel.</w:t>
      </w:r>
    </w:p>
    <w:p w14:paraId="41250981" w14:textId="77777777" w:rsidR="009F0D17" w:rsidRDefault="0013421E" w:rsidP="0013421E">
      <w:pPr>
        <w:pStyle w:val="Cmsor3"/>
      </w:pPr>
      <w:r>
        <w:t xml:space="preserve">Egyéb </w:t>
      </w:r>
      <w:r w:rsidR="008D3CFF">
        <w:t>fejlesztőrendszerek</w:t>
      </w:r>
    </w:p>
    <w:p w14:paraId="44EA7E7E" w14:textId="77777777" w:rsidR="005E3854" w:rsidRDefault="009F0D17" w:rsidP="005E3854">
      <w:r>
        <w:t>F</w:t>
      </w:r>
      <w:r w:rsidR="005E3854">
        <w:t xml:space="preserve">entieken felül természetesen léteznek más alternatívák is, például a </w:t>
      </w:r>
      <w:r w:rsidR="00ED222E">
        <w:t>P</w:t>
      </w:r>
      <w:r w:rsidR="005E3854">
        <w:t>ython fejlesztési felületet nyújtó MicroPython keretrendszernek is van implementációja ESP8266-ra, de ezekkel nem foglalkoztam részletesebben</w:t>
      </w:r>
      <w:r w:rsidR="00F07CD7">
        <w:t xml:space="preserve"> a dolgozat elkészítése során</w:t>
      </w:r>
      <w:r w:rsidR="005E3854">
        <w:t xml:space="preserve">. </w:t>
      </w:r>
    </w:p>
    <w:p w14:paraId="73037F70" w14:textId="77777777" w:rsidR="005E3854" w:rsidRDefault="005E3854" w:rsidP="000B05CD"/>
    <w:p w14:paraId="683CD975" w14:textId="52A48929" w:rsidR="00F6036B" w:rsidRDefault="005E3854" w:rsidP="00F6036B">
      <w:pPr>
        <w:pStyle w:val="Cmsor1"/>
        <w:rPr>
          <w:ins w:id="219" w:author="Bence" w:date="2017-05-17T08:58:00Z"/>
        </w:rPr>
      </w:pPr>
      <w:bookmarkStart w:id="220" w:name="_Toc480969841"/>
      <w:r>
        <w:lastRenderedPageBreak/>
        <w:t>Tervezés</w:t>
      </w:r>
      <w:bookmarkEnd w:id="220"/>
    </w:p>
    <w:p w14:paraId="0D2ED858" w14:textId="2898972C" w:rsidR="0083127F" w:rsidRPr="0083127F" w:rsidRDefault="0083127F" w:rsidP="0083127F">
      <w:pPr>
        <w:rPr>
          <w:rPrChange w:id="221" w:author="Bence" w:date="2017-05-17T08:58:00Z">
            <w:rPr/>
          </w:rPrChange>
        </w:rPr>
        <w:pPrChange w:id="222" w:author="Bence" w:date="2017-05-17T08:58:00Z">
          <w:pPr>
            <w:pStyle w:val="Cmsor1"/>
          </w:pPr>
        </w:pPrChange>
      </w:pPr>
      <w:ins w:id="223" w:author="Bence" w:date="2017-05-17T08:59:00Z">
        <w:r>
          <w:t xml:space="preserve">Az előző fejezetben </w:t>
        </w:r>
      </w:ins>
      <w:ins w:id="224" w:author="Bence" w:date="2017-05-17T09:17:00Z">
        <w:r w:rsidR="00080A5C">
          <w:t xml:space="preserve">az üzleti és nyílt forráskódú megoldások </w:t>
        </w:r>
      </w:ins>
      <w:ins w:id="225" w:author="Bence" w:date="2017-05-17T09:11:00Z">
        <w:r w:rsidR="00080A5C">
          <w:t>megismerése során</w:t>
        </w:r>
      </w:ins>
      <w:ins w:id="226" w:author="Bence" w:date="2017-05-17T09:17:00Z">
        <w:r w:rsidR="00080A5C">
          <w:t xml:space="preserve"> egyaránt</w:t>
        </w:r>
      </w:ins>
      <w:ins w:id="227" w:author="Bence" w:date="2017-05-17T09:11:00Z">
        <w:r w:rsidR="00080A5C">
          <w:t xml:space="preserve"> </w:t>
        </w:r>
      </w:ins>
      <w:ins w:id="228" w:author="Bence" w:date="2017-05-17T09:13:00Z">
        <w:r w:rsidR="00080A5C">
          <w:t xml:space="preserve">azt láttam, hogy az újabb rendszerek már </w:t>
        </w:r>
      </w:ins>
      <w:ins w:id="229" w:author="Bence" w:date="2017-05-17T09:14:00Z">
        <w:r w:rsidR="00080A5C">
          <w:t>szinte kivétel nélkül</w:t>
        </w:r>
      </w:ins>
      <w:ins w:id="230" w:author="Bence" w:date="2017-05-17T09:15:00Z">
        <w:r w:rsidR="00080A5C">
          <w:t xml:space="preserve"> </w:t>
        </w:r>
      </w:ins>
      <w:ins w:id="231" w:author="Bence" w:date="2017-05-17T09:13:00Z">
        <w:r w:rsidR="00080A5C">
          <w:t>előnyben részesítik a vezeték nélküli megoldásokat</w:t>
        </w:r>
      </w:ins>
      <w:ins w:id="232" w:author="Bence" w:date="2017-05-17T09:14:00Z">
        <w:r w:rsidR="00080A5C">
          <w:t>, hiszen ez biztosítja a könnyebb beépíthetőséget (</w:t>
        </w:r>
      </w:ins>
      <w:ins w:id="233" w:author="Bence" w:date="2017-05-17T09:15:00Z">
        <w:r w:rsidR="00080A5C">
          <w:t>már meglévő lakásba is</w:t>
        </w:r>
      </w:ins>
      <w:ins w:id="234" w:author="Bence" w:date="2017-05-17T09:14:00Z">
        <w:r w:rsidR="00080A5C">
          <w:t>)</w:t>
        </w:r>
      </w:ins>
      <w:ins w:id="235" w:author="Bence" w:date="2017-05-17T09:15:00Z">
        <w:r w:rsidR="003615E2">
          <w:t>, valamint</w:t>
        </w:r>
        <w:r w:rsidR="00080A5C">
          <w:t xml:space="preserve"> a rendszer elemeinek </w:t>
        </w:r>
      </w:ins>
      <w:ins w:id="236" w:author="Bence" w:date="2017-05-17T09:18:00Z">
        <w:r w:rsidR="003615E2">
          <w:t>cserélhetőségét és bővíthetőségét is. Kritikus tényező azonban a rendszerek ára, mely sok potenciális felhasználó számára</w:t>
        </w:r>
      </w:ins>
      <w:ins w:id="237" w:author="Bence" w:date="2017-05-17T09:20:00Z">
        <w:r w:rsidR="003615E2">
          <w:t xml:space="preserve"> jelenleg</w:t>
        </w:r>
      </w:ins>
      <w:ins w:id="238" w:author="Bence" w:date="2017-05-17T09:18:00Z">
        <w:r w:rsidR="003615E2">
          <w:t xml:space="preserve"> elérhetetlenné teszi </w:t>
        </w:r>
      </w:ins>
      <w:ins w:id="239" w:author="Bence" w:date="2017-05-17T09:20:00Z">
        <w:r w:rsidR="003615E2">
          <w:t>az okosotthon rendszerek használatát.</w:t>
        </w:r>
      </w:ins>
      <w:ins w:id="240" w:author="Bence" w:date="2017-05-17T09:22:00Z">
        <w:r w:rsidR="003615E2">
          <w:t xml:space="preserve"> A tanulságok figyelembevételével e</w:t>
        </w:r>
      </w:ins>
      <w:ins w:id="241" w:author="Bence" w:date="2017-05-17T09:20:00Z">
        <w:r w:rsidR="003615E2">
          <w:t xml:space="preserve">z a fejezet a korábban ismertetett technológiákra alapozva egy teljes okosotthon rendszer tervezési folyamatát mutatja </w:t>
        </w:r>
      </w:ins>
      <w:ins w:id="242" w:author="Bence" w:date="2017-05-17T09:22:00Z">
        <w:r w:rsidR="003615E2">
          <w:t>meg, melyet aztán a későbbiekben meg is valósítok.</w:t>
        </w:r>
      </w:ins>
    </w:p>
    <w:p w14:paraId="016F3B65" w14:textId="77777777" w:rsidR="009A68FF" w:rsidRDefault="009A68FF" w:rsidP="009A68FF">
      <w:pPr>
        <w:pStyle w:val="Cmsor2"/>
        <w:rPr>
          <w:lang w:eastAsia="en-US"/>
        </w:rPr>
      </w:pPr>
      <w:bookmarkStart w:id="243" w:name="_Toc480969831"/>
      <w:r>
        <w:rPr>
          <w:lang w:eastAsia="en-US"/>
        </w:rPr>
        <w:t>A feladat célja</w:t>
      </w:r>
      <w:bookmarkEnd w:id="243"/>
    </w:p>
    <w:p w14:paraId="234635A9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feladatban egy otthonautomatizálási projekt részeként </w:t>
      </w:r>
      <w:commentRangeStart w:id="244"/>
      <w:r>
        <w:rPr>
          <w:lang w:eastAsia="en-US"/>
        </w:rPr>
        <w:t>szeretné</w:t>
      </w:r>
      <w:del w:id="245" w:author="Bence" w:date="2017-05-17T08:44:00Z">
        <w:r w:rsidDel="00370DF0">
          <w:rPr>
            <w:lang w:eastAsia="en-US"/>
          </w:rPr>
          <w:delText>n</w:delText>
        </w:r>
      </w:del>
      <w:r>
        <w:rPr>
          <w:lang w:eastAsia="en-US"/>
        </w:rPr>
        <w:t xml:space="preserve">k </w:t>
      </w:r>
      <w:commentRangeEnd w:id="244"/>
      <w:r w:rsidR="008802D8">
        <w:rPr>
          <w:rStyle w:val="Jegyzethivatkozs"/>
        </w:rPr>
        <w:commentReference w:id="244"/>
      </w:r>
      <w:r>
        <w:rPr>
          <w:lang w:eastAsia="en-US"/>
        </w:rPr>
        <w:t xml:space="preserve">a kommunikáció támogatására létrehozni egy hálózatot, melynek csomópontjaiban az internetre kapcsolódni képes eszközök egy központi szerverrel kommunikálnának. </w:t>
      </w:r>
    </w:p>
    <w:p w14:paraId="57854F10" w14:textId="54E59181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A csomópontokban lévő internetre </w:t>
      </w:r>
      <w:commentRangeStart w:id="246"/>
      <w:r w:rsidR="008802D8">
        <w:rPr>
          <w:lang w:eastAsia="en-US"/>
        </w:rPr>
        <w:t xml:space="preserve">közvetetten </w:t>
      </w:r>
      <w:commentRangeEnd w:id="246"/>
      <w:r w:rsidR="008802D8">
        <w:rPr>
          <w:rStyle w:val="Jegyzethivatkozs"/>
        </w:rPr>
        <w:commentReference w:id="246"/>
      </w:r>
      <w:r>
        <w:rPr>
          <w:lang w:eastAsia="en-US"/>
        </w:rPr>
        <w:t xml:space="preserve">kapcsolódó eszközök alapvetően két funkciót valósítanak meg.  Egyrészt képesnek kell </w:t>
      </w:r>
      <w:del w:id="247" w:author="Bence" w:date="2017-05-17T08:44:00Z">
        <w:r w:rsidDel="00370DF0">
          <w:rPr>
            <w:lang w:eastAsia="en-US"/>
          </w:rPr>
          <w:delText xml:space="preserve">lenniük </w:delText>
        </w:r>
      </w:del>
      <w:ins w:id="248" w:author="Bence" w:date="2017-05-17T08:44:00Z">
        <w:r w:rsidR="00370DF0">
          <w:rPr>
            <w:lang w:eastAsia="en-US"/>
          </w:rPr>
          <w:t>lennie</w:t>
        </w:r>
        <w:r w:rsidR="00370DF0">
          <w:rPr>
            <w:lang w:eastAsia="en-US"/>
          </w:rPr>
          <w:t xml:space="preserve"> </w:t>
        </w:r>
      </w:ins>
      <w:r>
        <w:rPr>
          <w:lang w:eastAsia="en-US"/>
        </w:rPr>
        <w:t>arra, hogy a környezetükben található szenzoroktól előre meghatározott rendszerességgel adatokat gyűjtsenek és továbbítsák a szerver számára, amely aztán képes feldolgozni és megjeleníteni ezeket. Az eszközök másik felelőssége, hogy a szerverrel kommunikációs csatornát legyenek képesek felépíteni, és a központtól kapott utasításokat fogadva beavatkozzanak a környezetükben lévő eszközök működésébe.</w:t>
      </w:r>
    </w:p>
    <w:p w14:paraId="303706C5" w14:textId="26AD1627" w:rsidR="009A68FF" w:rsidRDefault="009A68FF" w:rsidP="009A68FF">
      <w:pPr>
        <w:tabs>
          <w:tab w:val="left" w:pos="3140"/>
        </w:tabs>
        <w:rPr>
          <w:ins w:id="249" w:author="Bence" w:date="2017-05-17T11:27:00Z"/>
          <w:lang w:eastAsia="en-US"/>
        </w:rPr>
      </w:pPr>
      <w:r>
        <w:rPr>
          <w:lang w:eastAsia="en-US"/>
        </w:rPr>
        <w:t xml:space="preserve">Ugyancsak megvalósítandó feladat a </w:t>
      </w:r>
      <w:commentRangeStart w:id="250"/>
      <w:r>
        <w:rPr>
          <w:lang w:eastAsia="en-US"/>
        </w:rPr>
        <w:t xml:space="preserve">központi szerver </w:t>
      </w:r>
      <w:commentRangeEnd w:id="250"/>
      <w:r w:rsidR="008802D8">
        <w:rPr>
          <w:rStyle w:val="Jegyzethivatkozs"/>
        </w:rPr>
        <w:commentReference w:id="250"/>
      </w:r>
      <w:r>
        <w:rPr>
          <w:lang w:eastAsia="en-US"/>
        </w:rPr>
        <w:t>implementációja. Ennek több, a feladat szempontjából lényeges funkciója is van. Egyrészt képesnek kell lennie a szenzorok számára valamilyen felületet biztosítani, amin keresztül azok feltölthetik a mért adataikat. Ezeket természetesen a rendszer más nélkülözhetetlen adataival együtt tárolni is szeretnénk, így szükséges, hogy valamilyen adatbázisunk is legyen. A központi szervernek biztosítania kell valamilyen, célszerűen webes felületet az ügyfelek számára.</w:t>
      </w:r>
      <w:ins w:id="251" w:author="Bence" w:date="2017-05-17T08:44:00Z">
        <w:r w:rsidR="00370DF0">
          <w:rPr>
            <w:lang w:eastAsia="en-US"/>
          </w:rPr>
          <w:t xml:space="preserve"> Természetesen egy weboldal tetszőleges számú otthont kiszolgálhat, a felhasználói jogosultságkezelésnek köszönhetőe</w:t>
        </w:r>
        <w:r w:rsidR="005D67D0">
          <w:rPr>
            <w:lang w:eastAsia="en-US"/>
          </w:rPr>
          <w:t>n az egyes rendszerek kezelőfelülete el van választva egymástól, a felhasználók csak a saját rendszereikhez kapnak hozzáférést.</w:t>
        </w:r>
      </w:ins>
    </w:p>
    <w:p w14:paraId="5937A584" w14:textId="4D9B7F62" w:rsidR="00AB38A4" w:rsidRDefault="00AB38A4" w:rsidP="009A68FF">
      <w:pPr>
        <w:tabs>
          <w:tab w:val="left" w:pos="3140"/>
        </w:tabs>
        <w:rPr>
          <w:lang w:eastAsia="en-US"/>
        </w:rPr>
      </w:pPr>
      <w:ins w:id="252" w:author="Bence" w:date="2017-05-17T11:27:00Z">
        <w:r>
          <w:rPr>
            <w:lang w:eastAsia="en-US"/>
          </w:rPr>
          <w:t>Már a tervezési szakaszban érdemes foglalkozni az esetlegesen felmerülő problémákkal, amelyek a rend</w:t>
        </w:r>
        <w:r w:rsidR="002834F6">
          <w:rPr>
            <w:lang w:eastAsia="en-US"/>
          </w:rPr>
          <w:t>szer működését befolyásolják. A</w:t>
        </w:r>
      </w:ins>
      <w:ins w:id="253" w:author="Bence" w:date="2017-05-17T11:29:00Z">
        <w:r w:rsidR="002834F6">
          <w:rPr>
            <w:lang w:eastAsia="en-US"/>
          </w:rPr>
          <w:t>z int</w:t>
        </w:r>
      </w:ins>
      <w:ins w:id="254" w:author="Bence" w:date="2017-05-17T11:27:00Z">
        <w:r>
          <w:rPr>
            <w:lang w:eastAsia="en-US"/>
          </w:rPr>
          <w:t>e</w:t>
        </w:r>
      </w:ins>
      <w:ins w:id="255" w:author="Bence" w:date="2017-05-17T11:29:00Z">
        <w:r w:rsidR="002834F6">
          <w:rPr>
            <w:lang w:eastAsia="en-US"/>
          </w:rPr>
          <w:t>rneten keresztül adatokat továbbító e</w:t>
        </w:r>
      </w:ins>
      <w:ins w:id="256" w:author="Bence" w:date="2017-05-17T11:27:00Z">
        <w:r>
          <w:rPr>
            <w:lang w:eastAsia="en-US"/>
          </w:rPr>
          <w:t xml:space="preserve">szközeink esetében például fontos kérdés az, hogy mi történik akkor, ha </w:t>
        </w:r>
      </w:ins>
      <w:ins w:id="257" w:author="Bence" w:date="2017-05-17T11:29:00Z">
        <w:r w:rsidR="002834F6">
          <w:rPr>
            <w:lang w:eastAsia="en-US"/>
          </w:rPr>
          <w:t xml:space="preserve">az internetkapcsolatunk valamilyen oknál fogva rövidebb, vagy akár hosszabb időre megszakad. </w:t>
        </w:r>
        <w:r w:rsidR="002834F6">
          <w:rPr>
            <w:lang w:eastAsia="en-US"/>
          </w:rPr>
          <w:lastRenderedPageBreak/>
          <w:t xml:space="preserve">Egy egyszerű architektúrában, ahol a szenzorok és beavatkozók a központi szerverrel kapcsolatot tartva csak </w:t>
        </w:r>
      </w:ins>
      <w:ins w:id="258" w:author="Bence" w:date="2017-05-17T11:31:00Z">
        <w:r w:rsidR="002834F6">
          <w:rPr>
            <w:lang w:eastAsia="en-US"/>
          </w:rPr>
          <w:t xml:space="preserve">üzeneteket küldenek és fogadnak, </w:t>
        </w:r>
      </w:ins>
      <w:ins w:id="259" w:author="Bence" w:date="2017-05-17T11:32:00Z">
        <w:r w:rsidR="002834F6">
          <w:rPr>
            <w:lang w:eastAsia="en-US"/>
          </w:rPr>
          <w:t xml:space="preserve">ez a probléma megszűnéséig a rendszer teljes időleges működésképtelenségét okozná, </w:t>
        </w:r>
      </w:ins>
      <w:ins w:id="260" w:author="Bence" w:date="2017-05-17T11:33:00Z">
        <w:r w:rsidR="002834F6">
          <w:rPr>
            <w:lang w:eastAsia="en-US"/>
          </w:rPr>
          <w:t xml:space="preserve">hiszen egyrészt a szenzoradatok nem érkeznek meg a szerverhez, másrészt a beavatkozónak küldött utasítások sem érnének célba. A probléma áthidalására érdemes </w:t>
        </w:r>
      </w:ins>
      <w:ins w:id="261" w:author="Bence" w:date="2017-05-17T11:36:00Z">
        <w:r w:rsidR="002834F6">
          <w:rPr>
            <w:lang w:eastAsia="en-US"/>
          </w:rPr>
          <w:t>olyan megoldást találni, ahol az internetkapcsolat megszakadása esetén is képesek a lakáson belüli eszközök</w:t>
        </w:r>
      </w:ins>
      <w:ins w:id="262" w:author="Bence" w:date="2017-05-17T11:37:00Z">
        <w:r w:rsidR="002834F6">
          <w:rPr>
            <w:lang w:eastAsia="en-US"/>
          </w:rPr>
          <w:t xml:space="preserve"> működni, legfeljebb időlegesen a szerverről történő konfigurálási lehetőségeinket veszítjük el.</w:t>
        </w:r>
      </w:ins>
    </w:p>
    <w:p w14:paraId="4A0B8F94" w14:textId="77777777" w:rsidR="009A68FF" w:rsidRDefault="008802D8" w:rsidP="009A68FF">
      <w:pPr>
        <w:pStyle w:val="Cmsor2"/>
        <w:rPr>
          <w:lang w:eastAsia="en-US"/>
        </w:rPr>
      </w:pPr>
      <w:bookmarkStart w:id="263" w:name="_Toc480969832"/>
      <w:r>
        <w:rPr>
          <w:lang w:eastAsia="en-US"/>
        </w:rPr>
        <w:t>Eszköz</w:t>
      </w:r>
      <w:r w:rsidR="009A68FF">
        <w:rPr>
          <w:lang w:eastAsia="en-US"/>
        </w:rPr>
        <w:t xml:space="preserve"> működési módok</w:t>
      </w:r>
      <w:bookmarkEnd w:id="263"/>
    </w:p>
    <w:p w14:paraId="388FFCB4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>A fentiekben vázlatosan ismertetett feladatok megvalósításához több különböző működési módot implementálunk.</w:t>
      </w:r>
    </w:p>
    <w:p w14:paraId="06DE5A5D" w14:textId="77777777" w:rsidR="009A68FF" w:rsidRDefault="009A68FF" w:rsidP="009A68FF">
      <w:pPr>
        <w:rPr>
          <w:lang w:eastAsia="en-US"/>
        </w:rPr>
      </w:pPr>
      <w:r>
        <w:rPr>
          <w:lang w:eastAsia="en-US"/>
        </w:rPr>
        <w:t xml:space="preserve"> A három fő, különálló </w:t>
      </w:r>
      <w:r w:rsidR="008802D8">
        <w:rPr>
          <w:lang w:eastAsia="en-US"/>
        </w:rPr>
        <w:t>feladatkör</w:t>
      </w:r>
      <w:r>
        <w:rPr>
          <w:lang w:eastAsia="en-US"/>
        </w:rPr>
        <w:t>:</w:t>
      </w:r>
    </w:p>
    <w:p w14:paraId="1B3D5484" w14:textId="3B90FBEB" w:rsidR="009A68FF" w:rsidDel="005D67D0" w:rsidRDefault="009A68FF" w:rsidP="009A68FF">
      <w:pPr>
        <w:numPr>
          <w:ilvl w:val="0"/>
          <w:numId w:val="3"/>
        </w:numPr>
        <w:rPr>
          <w:del w:id="264" w:author="Bence" w:date="2017-05-17T08:46:00Z"/>
          <w:lang w:eastAsia="en-US"/>
        </w:rPr>
      </w:pPr>
      <w:del w:id="265" w:author="Bence" w:date="2017-05-17T08:46:00Z">
        <w:r w:rsidDel="005D67D0">
          <w:rPr>
            <w:lang w:eastAsia="en-US"/>
          </w:rPr>
          <w:delText>Csatlakozás a vezeték nélküli hálózathoz</w:delText>
        </w:r>
      </w:del>
    </w:p>
    <w:p w14:paraId="1ADFFE4F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Szenzor</w:t>
      </w:r>
    </w:p>
    <w:p w14:paraId="1E2BD293" w14:textId="77777777" w:rsidR="009A68FF" w:rsidRDefault="009A68FF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Beavatkozó</w:t>
      </w:r>
    </w:p>
    <w:p w14:paraId="123A1BE2" w14:textId="77777777" w:rsidR="009A68FF" w:rsidRDefault="00DF375D" w:rsidP="009A68FF">
      <w:pPr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Menedzser</w:t>
      </w:r>
    </w:p>
    <w:p w14:paraId="5A4C75B5" w14:textId="29B9723D" w:rsidR="009A68FF" w:rsidRPr="00C45752" w:rsidRDefault="009A68FF" w:rsidP="009A68FF">
      <w:pPr>
        <w:rPr>
          <w:lang w:eastAsia="en-US"/>
        </w:rPr>
      </w:pPr>
      <w:r>
        <w:rPr>
          <w:lang w:eastAsia="en-US"/>
        </w:rPr>
        <w:t xml:space="preserve">Ezeket a </w:t>
      </w:r>
      <w:del w:id="266" w:author="Bence" w:date="2017-05-17T11:38:00Z">
        <w:r w:rsidDel="002834F6">
          <w:rPr>
            <w:lang w:eastAsia="en-US"/>
          </w:rPr>
          <w:delText xml:space="preserve">későbbiekben </w:delText>
        </w:r>
      </w:del>
      <w:ins w:id="267" w:author="Bence" w:date="2017-05-17T11:38:00Z">
        <w:r w:rsidR="002834F6">
          <w:rPr>
            <w:lang w:eastAsia="en-US"/>
          </w:rPr>
          <w:t>közvetkezőkben</w:t>
        </w:r>
        <w:r w:rsidR="002834F6">
          <w:rPr>
            <w:lang w:eastAsia="en-US"/>
          </w:rPr>
          <w:t xml:space="preserve"> </w:t>
        </w:r>
      </w:ins>
      <w:r>
        <w:rPr>
          <w:lang w:eastAsia="en-US"/>
        </w:rPr>
        <w:t xml:space="preserve">egyenként, részletesebben is </w:t>
      </w:r>
      <w:del w:id="268" w:author="Bence" w:date="2017-05-17T11:38:00Z">
        <w:r w:rsidDel="002834F6">
          <w:rPr>
            <w:lang w:eastAsia="en-US"/>
          </w:rPr>
          <w:delText>ismertetni fog</w:delText>
        </w:r>
        <w:r w:rsidR="008802D8" w:rsidDel="002834F6">
          <w:rPr>
            <w:lang w:eastAsia="en-US"/>
          </w:rPr>
          <w:delText>om</w:delText>
        </w:r>
        <w:r w:rsidDel="002834F6">
          <w:rPr>
            <w:lang w:eastAsia="en-US"/>
          </w:rPr>
          <w:delText>.</w:delText>
        </w:r>
      </w:del>
      <w:ins w:id="269" w:author="Bence" w:date="2017-05-17T11:38:00Z">
        <w:r w:rsidR="002834F6">
          <w:rPr>
            <w:lang w:eastAsia="en-US"/>
          </w:rPr>
          <w:t>ismertetem.</w:t>
        </w:r>
      </w:ins>
    </w:p>
    <w:p w14:paraId="424C7AF8" w14:textId="77777777" w:rsidR="009A68FF" w:rsidRPr="009A68FF" w:rsidRDefault="009A68FF" w:rsidP="009A68FF"/>
    <w:p w14:paraId="0B164A3F" w14:textId="77777777" w:rsidR="00717D22" w:rsidRDefault="00717D22" w:rsidP="00717D22">
      <w:pPr>
        <w:pStyle w:val="Cmsor2"/>
      </w:pPr>
      <w:bookmarkStart w:id="270" w:name="_Toc480969842"/>
      <w:r>
        <w:t>A rendszer topológiája</w:t>
      </w:r>
      <w:bookmarkEnd w:id="270"/>
    </w:p>
    <w:p w14:paraId="4DCB1103" w14:textId="77777777" w:rsidR="005D67D0" w:rsidRDefault="00717D22" w:rsidP="002834F6">
      <w:pPr>
        <w:keepNext/>
        <w:rPr>
          <w:ins w:id="271" w:author="Bence" w:date="2017-05-17T08:48:00Z"/>
        </w:rPr>
        <w:pPrChange w:id="272" w:author="Bence" w:date="2017-05-17T11:38:00Z">
          <w:pPr/>
        </w:pPrChange>
      </w:pPr>
      <w:r>
        <w:t>A rendszer alapvető elemeit az alábbi ábrán követhetjük figyelemmel:</w:t>
      </w:r>
      <w:r w:rsidR="006B24C1" w:rsidRPr="006B24C1">
        <w:rPr>
          <w:noProof/>
        </w:rPr>
        <w:t xml:space="preserve"> </w:t>
      </w:r>
      <w:ins w:id="273" w:author="Bence" w:date="2017-05-17T08:47:00Z">
        <w:r w:rsidR="005D67D0">
          <w:rPr>
            <w:noProof/>
          </w:rPr>
          <w:drawing>
            <wp:inline distT="0" distB="0" distL="0" distR="0" wp14:anchorId="202E563F" wp14:editId="571AF997">
              <wp:extent cx="5759450" cy="3331845"/>
              <wp:effectExtent l="0" t="0" r="0" b="1905"/>
              <wp:docPr id="20" name="Kép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331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587FB4" w14:textId="0F83CFF4" w:rsidR="005D67D0" w:rsidRDefault="005D67D0" w:rsidP="0011511F">
      <w:pPr>
        <w:pStyle w:val="Kpalrs"/>
        <w:rPr>
          <w:ins w:id="274" w:author="Bence" w:date="2017-05-17T08:48:00Z"/>
        </w:rPr>
        <w:pPrChange w:id="275" w:author="Bence" w:date="2017-05-17T11:43:00Z">
          <w:pPr>
            <w:pStyle w:val="Kpalrs"/>
          </w:pPr>
        </w:pPrChange>
      </w:pPr>
      <w:ins w:id="276" w:author="Bence" w:date="2017-05-17T08:48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277" w:author="Bence" w:date="2017-05-17T08:48:00Z">
        <w:r>
          <w:rPr>
            <w:noProof/>
          </w:rPr>
          <w:t>7</w:t>
        </w:r>
        <w:r>
          <w:fldChar w:fldCharType="end"/>
        </w:r>
        <w:r>
          <w:t>. ábra</w:t>
        </w:r>
        <w:r>
          <w:t xml:space="preserve"> A rendszer topológiája</w:t>
        </w:r>
      </w:ins>
    </w:p>
    <w:p w14:paraId="712B17AB" w14:textId="13D0D6BF" w:rsidR="00717D22" w:rsidRDefault="006B24C1" w:rsidP="00717D22">
      <w:commentRangeStart w:id="278"/>
      <w:del w:id="279" w:author="Bence" w:date="2017-05-17T08:47:00Z">
        <w:r w:rsidDel="005D67D0">
          <w:rPr>
            <w:noProof/>
          </w:rPr>
          <w:lastRenderedPageBreak/>
          <w:drawing>
            <wp:inline distT="0" distB="0" distL="0" distR="0" wp14:anchorId="3F328D9B" wp14:editId="5342ADA4">
              <wp:extent cx="5759450" cy="3309620"/>
              <wp:effectExtent l="0" t="0" r="0" b="5080"/>
              <wp:docPr id="8" name="Kép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309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278"/>
      <w:r w:rsidR="008802D8">
        <w:rPr>
          <w:rStyle w:val="Jegyzethivatkozs"/>
        </w:rPr>
        <w:commentReference w:id="278"/>
      </w:r>
    </w:p>
    <w:p w14:paraId="1D37F196" w14:textId="4C240918" w:rsidR="00B61DA8" w:rsidRDefault="00B61DA8" w:rsidP="00717D22">
      <w:r>
        <w:t xml:space="preserve">A központi szerver az ábra bal oldalán látható. A szürke négyzet egy, fizikailag és logikailag is </w:t>
      </w:r>
      <w:r w:rsidR="008802D8">
        <w:t>az</w:t>
      </w:r>
      <w:r>
        <w:t xml:space="preserve"> egy helyen lévő egysége</w:t>
      </w:r>
      <w:r w:rsidR="008802D8">
        <w:t>ke</w:t>
      </w:r>
      <w:r>
        <w:t xml:space="preserve">t takar, nevezzük </w:t>
      </w:r>
      <w:commentRangeStart w:id="280"/>
      <w:del w:id="281" w:author="Bence" w:date="2017-05-17T08:48:00Z">
        <w:r w:rsidDel="005D67D0">
          <w:delText>Loca</w:delText>
        </w:r>
        <w:r w:rsidR="00DE610F" w:rsidDel="005D67D0">
          <w:delText>tionnek</w:delText>
        </w:r>
        <w:commentRangeEnd w:id="280"/>
        <w:r w:rsidR="008802D8" w:rsidDel="005D67D0">
          <w:rPr>
            <w:rStyle w:val="Jegyzethivatkozs"/>
          </w:rPr>
          <w:commentReference w:id="280"/>
        </w:r>
      </w:del>
      <w:ins w:id="282" w:author="Bence" w:date="2017-05-17T08:48:00Z">
        <w:r w:rsidR="005D67D0">
          <w:t>lakásnak</w:t>
        </w:r>
      </w:ins>
      <w:r w:rsidR="00DE610F">
        <w:t xml:space="preserve">. A </w:t>
      </w:r>
      <w:del w:id="283" w:author="Bence" w:date="2017-05-17T08:48:00Z">
        <w:r w:rsidR="00DE610F" w:rsidDel="005D67D0">
          <w:delText xml:space="preserve">Location </w:delText>
        </w:r>
      </w:del>
      <w:ins w:id="284" w:author="Bence" w:date="2017-05-17T08:48:00Z">
        <w:r w:rsidR="005D67D0">
          <w:t>lakás</w:t>
        </w:r>
        <w:r w:rsidR="005D67D0">
          <w:t xml:space="preserve"> </w:t>
        </w:r>
      </w:ins>
      <w:r w:rsidR="00DE610F">
        <w:t>alapvetően három</w:t>
      </w:r>
      <w:r>
        <w:t xml:space="preserve"> féle elemet tartalmaz, szenzorokat, beavatkozókat, illetve mindenhova </w:t>
      </w:r>
      <w:r w:rsidR="00DE610F">
        <w:t xml:space="preserve">tartozik egy helyi </w:t>
      </w:r>
      <w:r w:rsidR="008802D8">
        <w:t xml:space="preserve">menedzser </w:t>
      </w:r>
      <w:r w:rsidR="00DE610F">
        <w:t>is. Az természetesen</w:t>
      </w:r>
      <w:r>
        <w:t xml:space="preserve"> nincs kizárva, hogy</w:t>
      </w:r>
      <w:r w:rsidR="00DE610F">
        <w:t xml:space="preserve"> utóbbinak</w:t>
      </w:r>
      <w:r>
        <w:t xml:space="preserve"> fizikailag valamelyik</w:t>
      </w:r>
      <w:r w:rsidR="008802D8">
        <w:t xml:space="preserve"> szenzor vagy beavatkozó</w:t>
      </w:r>
      <w:r>
        <w:t xml:space="preserve"> eszköz lássa el a feladatát</w:t>
      </w:r>
      <w:r w:rsidR="00DE610F">
        <w:t xml:space="preserve">, ahogy egy modul is lehet beavatkozó és szenzor is egyszerre, de a logikai szétválasztás miatt érdemes külön is gondolni rájuk. A központi szerverrel </w:t>
      </w:r>
      <w:commentRangeStart w:id="285"/>
      <w:del w:id="286" w:author="Bence" w:date="2017-05-17T08:48:00Z">
        <w:r w:rsidR="00DE610F" w:rsidDel="005D67D0">
          <w:delText xml:space="preserve">alapvetően </w:delText>
        </w:r>
        <w:commentRangeEnd w:id="285"/>
        <w:r w:rsidR="001268E0" w:rsidDel="005D67D0">
          <w:rPr>
            <w:rStyle w:val="Jegyzethivatkozs"/>
          </w:rPr>
          <w:commentReference w:id="285"/>
        </w:r>
      </w:del>
      <w:r w:rsidR="00DE610F">
        <w:t xml:space="preserve">a helyi, lokális </w:t>
      </w:r>
      <w:r w:rsidR="001268E0">
        <w:t xml:space="preserve">menedzserünk </w:t>
      </w:r>
      <w:r w:rsidR="00DE610F">
        <w:t xml:space="preserve">kommunikál, a többi modul </w:t>
      </w:r>
      <w:del w:id="287" w:author="Bence" w:date="2017-05-17T08:48:00Z">
        <w:r w:rsidR="00DE610F" w:rsidDel="005D67D0">
          <w:delText xml:space="preserve">meg </w:delText>
        </w:r>
      </w:del>
      <w:r w:rsidR="00DE610F">
        <w:t xml:space="preserve">rajta keresztül tartja a kapcsolatot, azaz a szenzorok ide küldik az adataikat, a beavatkozókat pedig közvetlen módon a lokális </w:t>
      </w:r>
      <w:r w:rsidR="001268E0">
        <w:t xml:space="preserve">menedzser </w:t>
      </w:r>
      <w:r w:rsidR="00DE610F">
        <w:t>utasítja, a saját központi szerverről frissített adatbázisa alapján.</w:t>
      </w:r>
    </w:p>
    <w:p w14:paraId="063BC1B7" w14:textId="64DEADC1" w:rsidR="00717D22" w:rsidRDefault="00F85831" w:rsidP="00F85831">
      <w:pPr>
        <w:pStyle w:val="Cmsor2"/>
        <w:rPr>
          <w:ins w:id="288" w:author="Bence" w:date="2017-05-17T11:09:00Z"/>
        </w:rPr>
      </w:pPr>
      <w:bookmarkStart w:id="289" w:name="_Toc480969843"/>
      <w:r>
        <w:t>Működési módok</w:t>
      </w:r>
      <w:bookmarkEnd w:id="289"/>
    </w:p>
    <w:p w14:paraId="4DBCC4B7" w14:textId="16CB3140" w:rsidR="007A70EC" w:rsidDel="00AB38A4" w:rsidRDefault="007A70EC" w:rsidP="00AB38A4">
      <w:pPr>
        <w:rPr>
          <w:del w:id="290" w:author="Bence" w:date="2017-05-17T11:13:00Z"/>
        </w:rPr>
        <w:pPrChange w:id="291" w:author="Bence" w:date="2017-05-17T11:18:00Z">
          <w:pPr>
            <w:pStyle w:val="Cmsor3"/>
          </w:pPr>
        </w:pPrChange>
      </w:pPr>
      <w:ins w:id="292" w:author="Bence" w:date="2017-05-17T11:09:00Z">
        <w:r>
          <w:t xml:space="preserve">A fentiekből láthatjuk, hogy az ESP eszközök több, felelősségét tekintve jól elkülöníthető funkciókat biztosítanak. </w:t>
        </w:r>
      </w:ins>
      <w:ins w:id="293" w:author="Bence" w:date="2017-05-17T11:10:00Z">
        <w:r>
          <w:t xml:space="preserve">A szenzor, beavatkozó és menedzser eszközöket a lakás különböző pontjain lehet elhelyezni igény szerint. </w:t>
        </w:r>
      </w:ins>
      <w:ins w:id="294" w:author="Bence" w:date="2017-05-17T11:11:00Z">
        <w:r>
          <w:t xml:space="preserve">Az elkülönített működési módok nem jelentik azt, hogy egy eszköz csak egy feladatot képes ellátni: </w:t>
        </w:r>
      </w:ins>
      <w:ins w:id="295" w:author="Bence" w:date="2017-05-17T11:13:00Z">
        <w:r>
          <w:t>a lakásnak lehetnek olyan pontjai, ahol egy helyen van szükségünk szenzor és beavatkozó eszközökre is. Ilyenkor cél, hogy ne kelljen két modult telepítenünk, d</w:t>
        </w:r>
        <w:r w:rsidR="00AB38A4">
          <w:t>e figyelembe kell venni, hogy a működések és megszorításaik eltérhetnek, ezekre figyelni kell az implementációnál. Például az olyan beavatkozó eszköz, mely szenzor kiolvasási és továbbítási műveleteket végez, nem aludhat el a szenzoradatok kiolvasását követően</w:t>
        </w:r>
      </w:ins>
      <w:ins w:id="296" w:author="Bence" w:date="2017-05-17T11:21:00Z">
        <w:r w:rsidR="00AB38A4">
          <w:t>, hiszen a beavatkozó feladatai folyamatos kapcsolatot feltételeznek a menedzser eszközzel. Helyette a szenzor életciklus egyszerűen egy ütemezett feladat, ami bizonyos időközönként lefut.</w:t>
        </w:r>
      </w:ins>
    </w:p>
    <w:p w14:paraId="0C2D10FC" w14:textId="5AB926CC" w:rsidR="00AB38A4" w:rsidRDefault="00AB38A4" w:rsidP="00AB38A4">
      <w:pPr>
        <w:rPr>
          <w:ins w:id="297" w:author="Bence" w:date="2017-05-17T11:24:00Z"/>
        </w:rPr>
        <w:pPrChange w:id="298" w:author="Bence" w:date="2017-05-17T11:18:00Z">
          <w:pPr>
            <w:pStyle w:val="Cmsor2"/>
          </w:pPr>
        </w:pPrChange>
      </w:pPr>
    </w:p>
    <w:p w14:paraId="3D834220" w14:textId="7EF00958" w:rsidR="00753170" w:rsidRDefault="00AB38A4" w:rsidP="00AB38A4">
      <w:pPr>
        <w:pStyle w:val="Cmsor2"/>
        <w:pPrChange w:id="299" w:author="Bence" w:date="2017-05-17T11:18:00Z">
          <w:pPr>
            <w:pStyle w:val="Cmsor3"/>
          </w:pPr>
        </w:pPrChange>
      </w:pPr>
      <w:ins w:id="300" w:author="Bence" w:date="2017-05-17T11:24:00Z">
        <w:r>
          <w:t>Szenzor</w:t>
        </w:r>
      </w:ins>
      <w:bookmarkStart w:id="301" w:name="_Toc480969844"/>
      <w:del w:id="302" w:author="Bence" w:date="2017-05-17T11:13:00Z">
        <w:r w:rsidR="00753170" w:rsidDel="007A70EC">
          <w:delText>Szenzor</w:delText>
        </w:r>
      </w:del>
      <w:bookmarkEnd w:id="301"/>
    </w:p>
    <w:p w14:paraId="6F8CABC0" w14:textId="1F680B43" w:rsidR="009372A1" w:rsidRDefault="009372A1" w:rsidP="009372A1">
      <w:r>
        <w:t xml:space="preserve">A szenzorhálózat csomópontjaiban az eszköz </w:t>
      </w:r>
      <w:del w:id="303" w:author="Bence" w:date="2017-05-17T10:08:00Z">
        <w:r w:rsidR="00AE0DDB" w:rsidDel="001C403A">
          <w:delText xml:space="preserve">egyik </w:delText>
        </w:r>
      </w:del>
      <w:r w:rsidR="00AE0DDB">
        <w:t xml:space="preserve">fő </w:t>
      </w:r>
      <w:r w:rsidR="005C4CA5">
        <w:t>feladata</w:t>
      </w:r>
      <w:r w:rsidR="00AE0DDB">
        <w:t xml:space="preserve">, hogy előre meghatározott időközönként </w:t>
      </w:r>
      <w:commentRangeStart w:id="304"/>
      <w:del w:id="305" w:author="Bence" w:date="2017-05-17T08:49:00Z">
        <w:r w:rsidR="00AE0DDB" w:rsidDel="005D67D0">
          <w:delText>rámérjen az érzékelőkre</w:delText>
        </w:r>
        <w:commentRangeEnd w:id="304"/>
        <w:r w:rsidR="005C4CA5" w:rsidDel="005D67D0">
          <w:rPr>
            <w:rStyle w:val="Jegyzethivatkozs"/>
          </w:rPr>
          <w:commentReference w:id="304"/>
        </w:r>
      </w:del>
      <w:ins w:id="306" w:author="Bence" w:date="2017-05-17T08:49:00Z">
        <w:r w:rsidR="005D67D0">
          <w:t>érzékelőivel méréseket végezzen</w:t>
        </w:r>
      </w:ins>
      <w:r w:rsidR="00AE0DDB">
        <w:t xml:space="preserve">, majd a kiolvasott adatokat </w:t>
      </w:r>
      <w:r w:rsidR="00717D22">
        <w:t xml:space="preserve">továbbítsa </w:t>
      </w:r>
      <w:del w:id="307" w:author="Bence" w:date="2017-05-17T10:08:00Z">
        <w:r w:rsidR="00717D22" w:rsidDel="001C403A">
          <w:delText>a helyi szervernek</w:delText>
        </w:r>
      </w:del>
      <w:ins w:id="308" w:author="Bence" w:date="2017-05-17T10:08:00Z">
        <w:r w:rsidR="001C403A">
          <w:t>a menedzser eszköznek</w:t>
        </w:r>
      </w:ins>
      <w:r w:rsidR="00AE0DDB">
        <w:t>. Ebben az üzemmódban az eszköz az idő legnagyobb részében valójában nem csinál semmit, hisz két mérés</w:t>
      </w:r>
      <w:r w:rsidR="002945BC">
        <w:t xml:space="preserve"> között az elküldést követően a modulnak semmilyen feladata sincs. Emiatt a fogyasztás optimalizálása érdekében ebben az időszakban célszerű </w:t>
      </w:r>
      <w:r w:rsidR="0051451F">
        <w:t xml:space="preserve">alvó </w:t>
      </w:r>
      <w:r w:rsidR="002945BC">
        <w:t xml:space="preserve">módban üzemeltetni az eszközt megmondva, hogy mennyi idő elteltével ébredjen fel újra az új mérés elvégzéséhez. Ha ilyen módon készítjük el a programunkat, akkor optimális esetben az </w:t>
      </w:r>
      <w:del w:id="309" w:author="Bence" w:date="2017-05-17T11:39:00Z">
        <w:r w:rsidR="002945BC" w:rsidDel="0011511F">
          <w:delText xml:space="preserve">ilyen módban működő </w:delText>
        </w:r>
      </w:del>
      <w:r w:rsidR="002945BC">
        <w:t xml:space="preserve">eszköz akár elemről is működtethetővé válik (hosszú ideig, hónapokig, vagy akár évekig működhet elemcsere nélkül), ami kihelyezett szenzorhálózati csomópontoknál egy fontos szempont lehet. </w:t>
      </w:r>
    </w:p>
    <w:p w14:paraId="02A5D4B2" w14:textId="78AECC40" w:rsidR="00B67007" w:rsidRPr="009372A1" w:rsidRDefault="00B67007" w:rsidP="009372A1">
      <w:r>
        <w:t>A fej</w:t>
      </w:r>
      <w:r w:rsidR="00C77C74">
        <w:t>lesztés eredményeként a</w:t>
      </w:r>
      <w:ins w:id="310" w:author="Bence" w:date="2017-05-17T10:58:00Z">
        <w:r w:rsidR="00FB063E">
          <w:t xml:space="preserve"> beállított</w:t>
        </w:r>
      </w:ins>
      <w:r w:rsidR="00C77C74">
        <w:t xml:space="preserve"> szenzor</w:t>
      </w:r>
      <w:ins w:id="311" w:author="Bence" w:date="2017-05-17T10:58:00Z">
        <w:r w:rsidR="00FB063E">
          <w:t xml:space="preserve"> eszköz</w:t>
        </w:r>
      </w:ins>
      <w:r w:rsidR="00C77C74">
        <w:t xml:space="preserve"> </w:t>
      </w:r>
      <w:del w:id="312" w:author="Bence" w:date="2017-05-17T10:58:00Z">
        <w:r w:rsidDel="00FB063E">
          <w:delText xml:space="preserve">működési mód </w:delText>
        </w:r>
      </w:del>
      <w:r>
        <w:t>egy</w:t>
      </w:r>
      <w:ins w:id="313" w:author="Bence" w:date="2017-05-17T11:08:00Z">
        <w:r w:rsidR="007A70EC">
          <w:t xml:space="preserve"> egyszerűsített</w:t>
        </w:r>
      </w:ins>
      <w:r>
        <w:t xml:space="preserve"> ciklusa a következőképp vázolható.</w:t>
      </w:r>
    </w:p>
    <w:p w14:paraId="1E478643" w14:textId="136660B6" w:rsidR="003B7BB2" w:rsidRDefault="00FB063E" w:rsidP="003B7BB2">
      <w:pPr>
        <w:keepNext/>
        <w:rPr>
          <w:ins w:id="314" w:author="Bence" w:date="2017-05-17T10:57:00Z"/>
        </w:rPr>
        <w:pPrChange w:id="315" w:author="Bence" w:date="2017-05-17T10:57:00Z">
          <w:pPr/>
        </w:pPrChange>
      </w:pPr>
      <w:ins w:id="316" w:author="Bence" w:date="2017-05-17T11:07:00Z">
        <w:r>
          <w:rPr>
            <w:noProof/>
          </w:rPr>
          <w:lastRenderedPageBreak/>
          <w:drawing>
            <wp:inline distT="0" distB="0" distL="0" distR="0" wp14:anchorId="5ABAD67B" wp14:editId="2C640025">
              <wp:extent cx="5759450" cy="4930775"/>
              <wp:effectExtent l="0" t="0" r="0" b="3175"/>
              <wp:docPr id="23" name="Kép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4930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F6770E" w14:textId="33C76B0A" w:rsidR="003B7BB2" w:rsidRDefault="003B7BB2" w:rsidP="0011511F">
      <w:pPr>
        <w:pStyle w:val="Kpalrs"/>
        <w:rPr>
          <w:ins w:id="317" w:author="Bence" w:date="2017-05-17T10:57:00Z"/>
        </w:rPr>
        <w:pPrChange w:id="318" w:author="Bence" w:date="2017-05-17T11:43:00Z">
          <w:pPr>
            <w:pStyle w:val="Kpalrs"/>
          </w:pPr>
        </w:pPrChange>
      </w:pPr>
      <w:ins w:id="319" w:author="Bence" w:date="2017-05-17T10:57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320" w:author="Bence" w:date="2017-05-17T10:57:00Z">
        <w:r>
          <w:rPr>
            <w:noProof/>
          </w:rPr>
          <w:t>8</w:t>
        </w:r>
        <w:r>
          <w:fldChar w:fldCharType="end"/>
        </w:r>
        <w:r>
          <w:t>. ábra</w:t>
        </w:r>
        <w:r>
          <w:t xml:space="preserve"> Egy szenzor életciklusa</w:t>
        </w:r>
      </w:ins>
    </w:p>
    <w:p w14:paraId="2EDD7287" w14:textId="0C79232F" w:rsidR="00307ABA" w:rsidRPr="00753170" w:rsidDel="003B7BB2" w:rsidRDefault="00DB2F0E" w:rsidP="00753170">
      <w:pPr>
        <w:numPr>
          <w:ilvl w:val="0"/>
          <w:numId w:val="6"/>
        </w:numPr>
        <w:rPr>
          <w:del w:id="321" w:author="Bence" w:date="2017-05-17T10:52:00Z"/>
        </w:rPr>
      </w:pPr>
      <w:del w:id="322" w:author="Bence" w:date="2017-05-17T10:52:00Z">
        <w:r w:rsidRPr="00753170" w:rsidDel="003B7BB2">
          <w:delText xml:space="preserve">Alapállapot: </w:delText>
        </w:r>
        <w:r w:rsidR="002D047A" w:rsidDel="003B7BB2">
          <w:delText>alvó</w:delText>
        </w:r>
      </w:del>
    </w:p>
    <w:p w14:paraId="007F71ED" w14:textId="7F4B2056" w:rsidR="00307ABA" w:rsidRPr="00753170" w:rsidDel="003B7BB2" w:rsidRDefault="002D047A" w:rsidP="00753170">
      <w:pPr>
        <w:numPr>
          <w:ilvl w:val="0"/>
          <w:numId w:val="6"/>
        </w:numPr>
        <w:rPr>
          <w:del w:id="323" w:author="Bence" w:date="2017-05-17T10:52:00Z"/>
        </w:rPr>
      </w:pPr>
      <w:del w:id="324" w:author="Bence" w:date="2017-05-17T10:52:00Z">
        <w:r w:rsidDel="003B7BB2">
          <w:delText>Alvó állapotból</w:delText>
        </w:r>
        <w:r w:rsidRPr="00753170" w:rsidDel="003B7BB2">
          <w:delText xml:space="preserve"> </w:delText>
        </w:r>
        <w:r w:rsidR="00DB2F0E" w:rsidRPr="00753170" w:rsidDel="003B7BB2">
          <w:delText>automatikus felébredés meghatározott időközönként vagy külső esemény hatására</w:delText>
        </w:r>
      </w:del>
    </w:p>
    <w:p w14:paraId="34424327" w14:textId="1249AFF5" w:rsidR="00307ABA" w:rsidRPr="00753170" w:rsidDel="003B7BB2" w:rsidRDefault="00DB2F0E" w:rsidP="00753170">
      <w:pPr>
        <w:numPr>
          <w:ilvl w:val="1"/>
          <w:numId w:val="6"/>
        </w:numPr>
        <w:rPr>
          <w:del w:id="325" w:author="Bence" w:date="2017-05-17T10:52:00Z"/>
        </w:rPr>
      </w:pPr>
      <w:del w:id="326" w:author="Bence" w:date="2017-05-17T10:52:00Z">
        <w:r w:rsidRPr="00753170" w:rsidDel="003B7BB2">
          <w:delText>Szenzorok (ADC, I2C) mért értékeinek lekérdezése</w:delText>
        </w:r>
      </w:del>
    </w:p>
    <w:p w14:paraId="6D16EF88" w14:textId="2540D333" w:rsidR="00307ABA" w:rsidRPr="00753170" w:rsidDel="003B7BB2" w:rsidRDefault="00DB2F0E" w:rsidP="00753170">
      <w:pPr>
        <w:numPr>
          <w:ilvl w:val="1"/>
          <w:numId w:val="6"/>
        </w:numPr>
        <w:rPr>
          <w:del w:id="327" w:author="Bence" w:date="2017-05-17T10:52:00Z"/>
        </w:rPr>
      </w:pPr>
      <w:del w:id="328" w:author="Bence" w:date="2017-05-17T10:52:00Z">
        <w:r w:rsidRPr="00753170" w:rsidDel="003B7BB2">
          <w:delText>Lekérdezett adatok esetleges konvertálása</w:delText>
        </w:r>
      </w:del>
    </w:p>
    <w:p w14:paraId="23F01ADF" w14:textId="2316DC63" w:rsidR="00307ABA" w:rsidRPr="00753170" w:rsidDel="003B7BB2" w:rsidRDefault="00DB2F0E" w:rsidP="00753170">
      <w:pPr>
        <w:numPr>
          <w:ilvl w:val="1"/>
          <w:numId w:val="6"/>
        </w:numPr>
        <w:rPr>
          <w:del w:id="329" w:author="Bence" w:date="2017-05-17T10:52:00Z"/>
        </w:rPr>
      </w:pPr>
      <w:del w:id="330" w:author="Bence" w:date="2017-05-17T10:52:00Z">
        <w:r w:rsidRPr="00753170" w:rsidDel="003B7BB2">
          <w:delText xml:space="preserve">Adatok beküldése a </w:delText>
        </w:r>
        <w:r w:rsidR="004752C9" w:rsidDel="003B7BB2">
          <w:delText xml:space="preserve">lokális szerverre a TCP csatornán keresztül. </w:delText>
        </w:r>
      </w:del>
    </w:p>
    <w:p w14:paraId="4D43B2CE" w14:textId="101B4C56" w:rsidR="00B67007" w:rsidDel="003B7BB2" w:rsidRDefault="00B67007" w:rsidP="00B67007">
      <w:pPr>
        <w:pStyle w:val="Listaszerbekezds"/>
        <w:numPr>
          <w:ilvl w:val="0"/>
          <w:numId w:val="6"/>
        </w:numPr>
        <w:rPr>
          <w:del w:id="331" w:author="Bence" w:date="2017-05-17T10:52:00Z"/>
        </w:rPr>
      </w:pPr>
      <w:del w:id="332" w:author="Bence" w:date="2017-05-17T10:52:00Z">
        <w:r w:rsidDel="003B7BB2">
          <w:delText xml:space="preserve">Vissza </w:delText>
        </w:r>
        <w:r w:rsidR="00B91919" w:rsidDel="003B7BB2">
          <w:delText>alvó</w:delText>
        </w:r>
        <w:r w:rsidDel="003B7BB2">
          <w:delText xml:space="preserve"> állapotba (időzítve a következő felébredést)</w:delText>
        </w:r>
      </w:del>
    </w:p>
    <w:p w14:paraId="392F61DA" w14:textId="77777777" w:rsidR="00B67007" w:rsidRPr="00753170" w:rsidRDefault="00B67007" w:rsidP="00753170"/>
    <w:p w14:paraId="51440A02" w14:textId="4CF8A21F" w:rsidR="00FB063E" w:rsidRDefault="00FB063E" w:rsidP="000701CE">
      <w:pPr>
        <w:rPr>
          <w:ins w:id="333" w:author="Bence" w:date="2017-05-17T11:07:00Z"/>
        </w:rPr>
      </w:pPr>
      <w:ins w:id="334" w:author="Bence" w:date="2017-05-17T10:57:00Z">
        <w:r>
          <w:t>A folyamat mindig úgy kezdődik, hogy a szenzor eszköz</w:t>
        </w:r>
      </w:ins>
      <w:ins w:id="335" w:author="Bence" w:date="2017-05-17T11:04:00Z">
        <w:r>
          <w:t xml:space="preserve"> </w:t>
        </w:r>
      </w:ins>
      <w:ins w:id="336" w:author="Bence" w:date="2017-05-17T10:59:00Z">
        <w:r>
          <w:t xml:space="preserve">elindul, ami legtöbb esetben a deep sleep állapotból való felébredést jelenti, </w:t>
        </w:r>
      </w:ins>
      <w:ins w:id="337" w:author="Bence" w:date="2017-05-17T11:03:00Z">
        <w:r>
          <w:t>de a már beállított eszköz</w:t>
        </w:r>
      </w:ins>
      <w:ins w:id="338" w:author="Bence" w:date="2017-05-17T11:04:00Z">
        <w:r>
          <w:t xml:space="preserve"> tápfeszültséget kapva (</w:t>
        </w:r>
      </w:ins>
      <w:ins w:id="339" w:author="Bence" w:date="2017-05-17T11:05:00Z">
        <w:r>
          <w:t>például elemcserénél</w:t>
        </w:r>
      </w:ins>
      <w:ins w:id="340" w:author="Bence" w:date="2017-05-17T11:04:00Z">
        <w:r>
          <w:t>)</w:t>
        </w:r>
      </w:ins>
      <w:ins w:id="341" w:author="Bence" w:date="2017-05-17T11:05:00Z">
        <w:r>
          <w:t xml:space="preserve"> szintén ezt a folyamatot indítja el. </w:t>
        </w:r>
      </w:ins>
    </w:p>
    <w:p w14:paraId="79706024" w14:textId="644488F6" w:rsidR="007A70EC" w:rsidRDefault="007A70EC" w:rsidP="000701CE">
      <w:pPr>
        <w:rPr>
          <w:ins w:id="342" w:author="Bence" w:date="2017-05-17T10:57:00Z"/>
        </w:rPr>
      </w:pPr>
      <w:ins w:id="343" w:author="Bence" w:date="2017-05-17T11:07:00Z">
        <w:r>
          <w:t xml:space="preserve">Kliensként a TCP hálózaton keresztül kapcsolódik a menedzser eszközhöz, </w:t>
        </w:r>
      </w:ins>
      <w:ins w:id="344" w:author="Bence" w:date="2017-05-17T11:08:00Z">
        <w:r>
          <w:t>a kapcsolat felépítésének sikeressége</w:t>
        </w:r>
      </w:ins>
      <w:ins w:id="345" w:author="Bence" w:date="2017-05-17T11:24:00Z">
        <w:r w:rsidR="00AB38A4">
          <w:t xml:space="preserve"> esetén pedig végigmegy a saját, regisztrált szenzorain, </w:t>
        </w:r>
      </w:ins>
      <w:ins w:id="346" w:author="Bence" w:date="2017-05-17T11:25:00Z">
        <w:r w:rsidR="00AB38A4">
          <w:t>egyenként</w:t>
        </w:r>
      </w:ins>
      <w:ins w:id="347" w:author="Bence" w:date="2017-05-17T11:24:00Z">
        <w:r w:rsidR="00AB38A4">
          <w:t xml:space="preserve"> elvégzi az értékek kiolvasását</w:t>
        </w:r>
      </w:ins>
      <w:ins w:id="348" w:author="Bence" w:date="2017-05-17T11:25:00Z">
        <w:r w:rsidR="00AB38A4">
          <w:t xml:space="preserve"> és rögtön továbbítja is a menedzser eszközöknek.</w:t>
        </w:r>
      </w:ins>
      <w:ins w:id="349" w:author="Bence" w:date="2017-05-17T11:39:00Z">
        <w:r w:rsidR="0011511F">
          <w:t xml:space="preserve"> Ha az adatok továbbítása nem sikerül, akkor meghatározott számban újra próbálkozik</w:t>
        </w:r>
      </w:ins>
      <w:ins w:id="350" w:author="Bence" w:date="2017-05-17T11:41:00Z">
        <w:r w:rsidR="0011511F">
          <w:t xml:space="preserve"> a művelettel</w:t>
        </w:r>
      </w:ins>
      <w:ins w:id="351" w:author="Bence" w:date="2017-05-17T11:39:00Z">
        <w:r w:rsidR="0011511F">
          <w:t>.</w:t>
        </w:r>
      </w:ins>
      <w:ins w:id="352" w:author="Bence" w:date="2017-05-17T11:41:00Z">
        <w:r w:rsidR="0011511F">
          <w:t xml:space="preserve"> Az összes szenzoradat átküldését követően a</w:t>
        </w:r>
      </w:ins>
      <w:ins w:id="353" w:author="Bence" w:date="2017-05-17T11:42:00Z">
        <w:r w:rsidR="0011511F">
          <w:t>z eszköz visszatér alvó üzemmódba, a következő mérési ciklus kezdetéig nincs feladata.</w:t>
        </w:r>
      </w:ins>
      <w:ins w:id="354" w:author="Bence" w:date="2017-05-17T11:41:00Z">
        <w:r w:rsidR="0011511F">
          <w:t xml:space="preserve"> </w:t>
        </w:r>
      </w:ins>
      <w:ins w:id="355" w:author="Bence" w:date="2017-05-17T11:39:00Z">
        <w:r w:rsidR="0011511F">
          <w:t xml:space="preserve"> </w:t>
        </w:r>
      </w:ins>
    </w:p>
    <w:p w14:paraId="69C9B9F1" w14:textId="2EFD94D9" w:rsidR="00307ABA" w:rsidRPr="00753170" w:rsidRDefault="00B67007" w:rsidP="000701CE">
      <w:r>
        <w:t xml:space="preserve">A </w:t>
      </w:r>
      <w:r w:rsidR="004752C9">
        <w:t>beküldésnél a szenzornak az alábbiakat kötelezően meg kell adnia: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0"/>
        <w:gridCol w:w="6230"/>
      </w:tblGrid>
      <w:tr w:rsidR="00B67007" w14:paraId="7BEE37F3" w14:textId="77777777" w:rsidTr="00B67007">
        <w:tc>
          <w:tcPr>
            <w:tcW w:w="2830" w:type="dxa"/>
          </w:tcPr>
          <w:p w14:paraId="7AEF32E8" w14:textId="77777777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neve</w:t>
            </w:r>
          </w:p>
        </w:tc>
        <w:tc>
          <w:tcPr>
            <w:tcW w:w="6230" w:type="dxa"/>
          </w:tcPr>
          <w:p w14:paraId="4580DEC0" w14:textId="77777777" w:rsidR="00B67007" w:rsidRPr="00B67007" w:rsidRDefault="00B67007" w:rsidP="00753170">
            <w:pPr>
              <w:rPr>
                <w:b/>
              </w:rPr>
            </w:pPr>
            <w:r w:rsidRPr="00B67007">
              <w:rPr>
                <w:b/>
              </w:rPr>
              <w:t>Változó jelentése</w:t>
            </w:r>
          </w:p>
        </w:tc>
      </w:tr>
      <w:tr w:rsidR="00B67007" w14:paraId="7F668AB8" w14:textId="77777777" w:rsidTr="00B67007">
        <w:tc>
          <w:tcPr>
            <w:tcW w:w="2830" w:type="dxa"/>
          </w:tcPr>
          <w:p w14:paraId="7CE55B10" w14:textId="77777777" w:rsidR="00B67007" w:rsidRDefault="00B67007" w:rsidP="00753170">
            <w:r>
              <w:lastRenderedPageBreak/>
              <w:t>d</w:t>
            </w:r>
            <w:r w:rsidRPr="00753170">
              <w:t>eviceName</w:t>
            </w:r>
          </w:p>
        </w:tc>
        <w:tc>
          <w:tcPr>
            <w:tcW w:w="6230" w:type="dxa"/>
          </w:tcPr>
          <w:p w14:paraId="05E36356" w14:textId="77777777" w:rsidR="00B67007" w:rsidRDefault="00B67007" w:rsidP="00753170">
            <w:r>
              <w:t>a szerver által történő azonosításra szolgál a csomópontban szereplő eszköz neve, ez nyílván egy egyedi azonosító</w:t>
            </w:r>
            <w:r w:rsidR="004752C9">
              <w:t>, gyakorlatilag a szenzor eszköz MAC címe</w:t>
            </w:r>
          </w:p>
        </w:tc>
      </w:tr>
      <w:tr w:rsidR="00B67007" w14:paraId="5CA6F7D3" w14:textId="77777777" w:rsidTr="00B67007">
        <w:tc>
          <w:tcPr>
            <w:tcW w:w="2830" w:type="dxa"/>
          </w:tcPr>
          <w:p w14:paraId="1BE4A2B1" w14:textId="77777777" w:rsidR="00B67007" w:rsidRDefault="00B67007" w:rsidP="00753170">
            <w:r w:rsidRPr="00753170">
              <w:t>devicePassword</w:t>
            </w:r>
          </w:p>
        </w:tc>
        <w:tc>
          <w:tcPr>
            <w:tcW w:w="6230" w:type="dxa"/>
          </w:tcPr>
          <w:p w14:paraId="2D421EDE" w14:textId="77777777" w:rsidR="00B67007" w:rsidRDefault="00B67007" w:rsidP="00B67007">
            <w:r>
              <w:t>az azonosításhoz szükséges, a deviceNamehez rendelt jelszó</w:t>
            </w:r>
            <w:r w:rsidR="00C77C74">
              <w:t xml:space="preserve">, amit </w:t>
            </w:r>
          </w:p>
        </w:tc>
      </w:tr>
      <w:tr w:rsidR="00984E02" w14:paraId="029807C7" w14:textId="77777777" w:rsidTr="00B67007">
        <w:tc>
          <w:tcPr>
            <w:tcW w:w="2830" w:type="dxa"/>
          </w:tcPr>
          <w:p w14:paraId="0C7E36F1" w14:textId="77777777" w:rsidR="00984E02" w:rsidRDefault="00984E02" w:rsidP="00753170">
            <w:r>
              <w:t>dataType</w:t>
            </w:r>
          </w:p>
        </w:tc>
        <w:tc>
          <w:tcPr>
            <w:tcW w:w="6230" w:type="dxa"/>
          </w:tcPr>
          <w:p w14:paraId="610E747F" w14:textId="77777777" w:rsidR="00984E02" w:rsidRDefault="00984E02" w:rsidP="00753170">
            <w:r>
              <w:t>a mért szenzorérték típusát jelöli</w:t>
            </w:r>
          </w:p>
        </w:tc>
      </w:tr>
      <w:tr w:rsidR="00B67007" w14:paraId="1C06455B" w14:textId="77777777" w:rsidTr="00B67007">
        <w:tc>
          <w:tcPr>
            <w:tcW w:w="2830" w:type="dxa"/>
          </w:tcPr>
          <w:p w14:paraId="1D6F1664" w14:textId="77777777" w:rsidR="00B67007" w:rsidRDefault="00B67007" w:rsidP="00753170">
            <w:r w:rsidRPr="00753170">
              <w:t>data</w:t>
            </w:r>
          </w:p>
        </w:tc>
        <w:tc>
          <w:tcPr>
            <w:tcW w:w="6230" w:type="dxa"/>
          </w:tcPr>
          <w:p w14:paraId="49BABD8A" w14:textId="77777777" w:rsidR="00B67007" w:rsidRDefault="00B67007" w:rsidP="00984E02">
            <w:r>
              <w:t>az elk</w:t>
            </w:r>
            <w:r w:rsidR="00984E02">
              <w:t>üldeni kívánt adat</w:t>
            </w:r>
            <w:r>
              <w:t xml:space="preserve"> </w:t>
            </w:r>
          </w:p>
        </w:tc>
      </w:tr>
    </w:tbl>
    <w:p w14:paraId="379F6EF4" w14:textId="77777777" w:rsidR="00D275F3" w:rsidRDefault="00D275F3" w:rsidP="00D86C0A">
      <w:pPr>
        <w:pStyle w:val="Cmsor2"/>
        <w:numPr>
          <w:ilvl w:val="0"/>
          <w:numId w:val="0"/>
        </w:numPr>
      </w:pPr>
    </w:p>
    <w:p w14:paraId="7A7057A3" w14:textId="6482AB02" w:rsidR="00B61DA8" w:rsidRDefault="009A68FF" w:rsidP="00F85831">
      <w:pPr>
        <w:pStyle w:val="Cmsor3"/>
      </w:pPr>
      <w:commentRangeStart w:id="356"/>
      <w:del w:id="357" w:author="Bence" w:date="2017-05-17T11:17:00Z">
        <w:r w:rsidDel="007A70EC">
          <w:delText>Manager</w:delText>
        </w:r>
        <w:commentRangeEnd w:id="356"/>
        <w:r w:rsidR="00B91919" w:rsidDel="007A70EC">
          <w:rPr>
            <w:rStyle w:val="Jegyzethivatkozs"/>
            <w:rFonts w:ascii="Times New Roman" w:hAnsi="Times New Roman"/>
            <w:b w:val="0"/>
            <w:bCs w:val="0"/>
          </w:rPr>
          <w:commentReference w:id="356"/>
        </w:r>
      </w:del>
      <w:ins w:id="358" w:author="Bence" w:date="2017-05-17T11:17:00Z">
        <w:r w:rsidR="007A70EC">
          <w:t>Menedzser</w:t>
        </w:r>
      </w:ins>
    </w:p>
    <w:p w14:paraId="42DEEF9E" w14:textId="4E9D5DB8" w:rsidR="00DC059D" w:rsidRPr="00DC059D" w:rsidRDefault="00B61DA8" w:rsidP="00DC059D">
      <w:r>
        <w:t xml:space="preserve">A </w:t>
      </w:r>
      <w:del w:id="359" w:author="Bence" w:date="2017-05-17T08:52:00Z">
        <w:r w:rsidR="009A68FF" w:rsidDel="005D67D0">
          <w:delText>manager</w:delText>
        </w:r>
        <w:r w:rsidDel="005D67D0">
          <w:delText xml:space="preserve"> </w:delText>
        </w:r>
      </w:del>
      <w:ins w:id="360" w:author="Bence" w:date="2017-05-17T08:52:00Z">
        <w:r w:rsidR="005D67D0">
          <w:t>menedzser</w:t>
        </w:r>
        <w:r w:rsidR="005D67D0">
          <w:t xml:space="preserve"> </w:t>
        </w:r>
      </w:ins>
      <w:r w:rsidR="009A68FF">
        <w:t>működése</w:t>
      </w:r>
      <w:r w:rsidR="004752C9">
        <w:t xml:space="preserve"> egy adott </w:t>
      </w:r>
      <w:commentRangeStart w:id="361"/>
      <w:del w:id="362" w:author="Bence" w:date="2017-05-17T08:52:00Z">
        <w:r w:rsidR="004752C9" w:rsidDel="005D67D0">
          <w:delText xml:space="preserve">Location </w:delText>
        </w:r>
      </w:del>
      <w:commentRangeEnd w:id="361"/>
      <w:ins w:id="363" w:author="Bence" w:date="2017-05-17T08:52:00Z">
        <w:r w:rsidR="005D67D0">
          <w:t>lakás</w:t>
        </w:r>
        <w:r w:rsidR="005D67D0">
          <w:t xml:space="preserve"> </w:t>
        </w:r>
      </w:ins>
      <w:r w:rsidR="00B91919">
        <w:rPr>
          <w:rStyle w:val="Jegyzethivatkozs"/>
        </w:rPr>
        <w:commentReference w:id="361"/>
      </w:r>
      <w:r w:rsidR="004752C9">
        <w:t>környezetében kritikus, hisz feladata többrétű. Egyrészről rendszeresen figyelnie kell, hogy új eszközök próbálnak-e felcsatlakozni a hálózatra, ha igen, akkor fel kell vennie velük a kapcsolatot (persze csak akkor, ha ezek az eszközök megfelelő módon hitelesítették magukat).</w:t>
      </w:r>
      <w:r w:rsidR="00DC059D">
        <w:t xml:space="preserve"> </w:t>
      </w:r>
      <w:r w:rsidR="004752C9">
        <w:t>A már csatlakozott szenzorok számára biztosítania kell, hogy azok elküldhessék neki a mért szenzoradatokat</w:t>
      </w:r>
      <w:r w:rsidR="00DC059D">
        <w:t xml:space="preserve">, illetve ezek alapján és a saját lokális </w:t>
      </w:r>
      <w:commentRangeStart w:id="364"/>
      <w:r w:rsidR="00DC059D">
        <w:t xml:space="preserve">szabályadatbázisa </w:t>
      </w:r>
      <w:commentRangeEnd w:id="364"/>
      <w:r w:rsidR="00B91919">
        <w:rPr>
          <w:rStyle w:val="Jegyzethivatkozs"/>
        </w:rPr>
        <w:commentReference w:id="364"/>
      </w:r>
      <w:r w:rsidR="00DC059D">
        <w:t>alapján utasítania kell a beavatkozókat a cselekvésre. Ahogy az ábrán is láthattuk, további feladata még a központi szerver irányába történő kommunikáció: egyrészt rendszeresen továbbítania kell a szenzorok által beküldött adatokat, valamint frissen kell tartania a saját környezetéhez tartozó szabályadatbázisát is</w:t>
      </w:r>
      <w:r w:rsidR="00B87E25">
        <w:t xml:space="preserve"> és ha egy szabály aktívvá válik, akkor értesíti a beavatkozót.</w:t>
      </w:r>
    </w:p>
    <w:p w14:paraId="7D9B4D59" w14:textId="77777777" w:rsidR="00753170" w:rsidRDefault="00605830" w:rsidP="00F85831">
      <w:pPr>
        <w:pStyle w:val="Cmsor3"/>
      </w:pPr>
      <w:r>
        <w:t xml:space="preserve"> </w:t>
      </w:r>
      <w:bookmarkStart w:id="365" w:name="_Toc480969847"/>
      <w:r w:rsidR="00753170">
        <w:t>Beavatkozó</w:t>
      </w:r>
      <w:bookmarkEnd w:id="365"/>
    </w:p>
    <w:p w14:paraId="49F33E13" w14:textId="4679F186" w:rsidR="00B67007" w:rsidRDefault="0032554A" w:rsidP="00B67007">
      <w:r>
        <w:t>Beavatkozó</w:t>
      </w:r>
      <w:r w:rsidR="00B67007">
        <w:t xml:space="preserve"> </w:t>
      </w:r>
      <w:r>
        <w:t>üzemmódban az eszköz célja, hogy a környezetének (a csomópont) működésében változásokat</w:t>
      </w:r>
      <w:ins w:id="366" w:author="Bence" w:date="2017-05-17T08:52:00Z">
        <w:r w:rsidR="00140FCF">
          <w:t xml:space="preserve"> </w:t>
        </w:r>
      </w:ins>
      <w:del w:id="367" w:author="Bence" w:date="2017-05-17T08:52:00Z">
        <w:r w:rsidDel="005D67D0">
          <w:delText xml:space="preserve"> </w:delText>
        </w:r>
      </w:del>
      <w:r>
        <w:t xml:space="preserve">eszközöljön a szervertől kapott utasítások alapján. Ennek biztosítására értelemszerűen folyamatos kapcsolatot kell fenntartani a szerverrel, figyelve a kommunikációs csatornát. </w:t>
      </w:r>
    </w:p>
    <w:p w14:paraId="13A14ABA" w14:textId="77777777" w:rsidR="0032554A" w:rsidRPr="00B67007" w:rsidRDefault="0032554A" w:rsidP="00B67007">
      <w:r>
        <w:t>A beavatkozó működés folyamatának lépései:</w:t>
      </w:r>
    </w:p>
    <w:p w14:paraId="2DBC83A9" w14:textId="77777777" w:rsidR="00307ABA" w:rsidRDefault="00DB2F0E" w:rsidP="00547C75">
      <w:pPr>
        <w:numPr>
          <w:ilvl w:val="0"/>
          <w:numId w:val="8"/>
        </w:numPr>
      </w:pPr>
      <w:r w:rsidRPr="00547C75">
        <w:t>TCP kapcsolat felépítése a szerverrel</w:t>
      </w:r>
    </w:p>
    <w:p w14:paraId="3413A5D0" w14:textId="77777777" w:rsidR="00B61DA8" w:rsidRPr="00547C75" w:rsidRDefault="00B61DA8" w:rsidP="00B61DA8">
      <w:pPr>
        <w:pStyle w:val="Listaszerbekezds"/>
        <w:numPr>
          <w:ilvl w:val="0"/>
          <w:numId w:val="14"/>
        </w:numPr>
      </w:pPr>
      <w:r>
        <w:t>UDP broadcast segítségével közli a környezetével, ki is ő, majd várja a lokális szerver csatlakozási igényét</w:t>
      </w:r>
    </w:p>
    <w:p w14:paraId="70CCF7F9" w14:textId="77777777" w:rsidR="00307ABA" w:rsidRPr="00547C75" w:rsidRDefault="00DB2F0E" w:rsidP="00547C75">
      <w:pPr>
        <w:numPr>
          <w:ilvl w:val="0"/>
          <w:numId w:val="8"/>
        </w:numPr>
      </w:pPr>
      <w:r w:rsidRPr="00547C75">
        <w:t>Kommunikációs csatorna figyelése</w:t>
      </w:r>
    </w:p>
    <w:p w14:paraId="0251FC61" w14:textId="77777777" w:rsidR="00307ABA" w:rsidRPr="00547C75" w:rsidRDefault="00DB2F0E" w:rsidP="0032554A">
      <w:pPr>
        <w:numPr>
          <w:ilvl w:val="1"/>
          <w:numId w:val="11"/>
        </w:numPr>
      </w:pPr>
      <w:r w:rsidRPr="00547C75">
        <w:t>Ha üzenet érkezik, annak tartalmától függően cselekszik</w:t>
      </w:r>
    </w:p>
    <w:p w14:paraId="1E4BBE87" w14:textId="77777777" w:rsidR="00547C75" w:rsidRPr="00547C75" w:rsidRDefault="0032554A" w:rsidP="00547C75">
      <w:r>
        <w:lastRenderedPageBreak/>
        <w:t>A fenti módban például egy „R1 ON” üzenet hatására az eszköz a megfelelő GPIO lábának 1-be tételével az R1-es relét átkapcsolhatja másik állásba. Másik lehetőség például, hogy a PWM interfészén keresztül végzi egy villanymotor vezérlését a szervertől kapott utasítások függvényében.</w:t>
      </w:r>
    </w:p>
    <w:p w14:paraId="5AD8F7BE" w14:textId="77777777" w:rsidR="00753170" w:rsidRDefault="00753170" w:rsidP="00D275F3">
      <w:pPr>
        <w:pStyle w:val="Cmsor3"/>
      </w:pPr>
      <w:bookmarkStart w:id="368" w:name="_Toc480969848"/>
      <w:commentRangeStart w:id="369"/>
      <w:r>
        <w:t>Csatlakozás a hálózathoz</w:t>
      </w:r>
      <w:bookmarkEnd w:id="368"/>
      <w:commentRangeEnd w:id="369"/>
      <w:r w:rsidR="00B87E25">
        <w:rPr>
          <w:rStyle w:val="Jegyzethivatkozs"/>
          <w:rFonts w:ascii="Times New Roman" w:hAnsi="Times New Roman"/>
          <w:b w:val="0"/>
          <w:bCs w:val="0"/>
        </w:rPr>
        <w:commentReference w:id="369"/>
      </w:r>
    </w:p>
    <w:p w14:paraId="50A5156E" w14:textId="77777777" w:rsidR="00307ABA" w:rsidRDefault="0032554A" w:rsidP="0032554A">
      <w:pPr>
        <w:jc w:val="left"/>
      </w:pPr>
      <w:r>
        <w:t xml:space="preserve">Az első mód működéséhez szükséges, hogy ténylegesen is legyen az eszköznek hozzáférése valamely vezeték nélküli hálózathoz. Ezért az eszköz indulását követően mielőtt bármi más történne, szükséges, hogy a modul felcsatlakozzon valamilyen (alapvetően előre </w:t>
      </w:r>
      <w:commentRangeStart w:id="370"/>
      <w:r>
        <w:t>megmondott</w:t>
      </w:r>
      <w:commentRangeEnd w:id="370"/>
      <w:r w:rsidR="00B87E25">
        <w:rPr>
          <w:rStyle w:val="Jegyzethivatkozs"/>
        </w:rPr>
        <w:commentReference w:id="370"/>
      </w:r>
      <w:r>
        <w:t>) vezeték nélküli hálózatra.</w:t>
      </w:r>
    </w:p>
    <w:p w14:paraId="6833FBE5" w14:textId="3E2C6E1E" w:rsidR="00DB2F0E" w:rsidRDefault="00BA3448" w:rsidP="0032554A">
      <w:pPr>
        <w:jc w:val="left"/>
      </w:pPr>
      <w:r>
        <w:t xml:space="preserve">Az indítást követően így az ESP8266 elsőként ebben </w:t>
      </w:r>
      <w:r w:rsidR="00C77C74">
        <w:t>a módban indul, Acces Point</w:t>
      </w:r>
      <w:r>
        <w:t>ként</w:t>
      </w:r>
      <w:r w:rsidR="00C77C74">
        <w:t xml:space="preserve"> (AP üzemmód)</w:t>
      </w:r>
      <w:r>
        <w:t xml:space="preserve">, a rá csatlakozó eszköznek egy webes felületet nyújtva, amin lehetővé teszi, hogy a felhasználó megadja neki a Wifi-re történő csatlakozásához szükséges SSID és </w:t>
      </w:r>
      <w:ins w:id="371" w:author="Bence" w:date="2017-05-17T11:05:00Z">
        <w:r w:rsidR="00FB063E">
          <w:t>p</w:t>
        </w:r>
      </w:ins>
      <w:del w:id="372" w:author="Bence" w:date="2017-05-17T11:05:00Z">
        <w:r w:rsidDel="00FB063E">
          <w:delText>P</w:delText>
        </w:r>
      </w:del>
      <w:r>
        <w:t xml:space="preserve">assword mezőket. Amikor ezek megtörténtek, a modul automatikusan </w:t>
      </w:r>
      <w:ins w:id="373" w:author="Bence" w:date="2017-05-17T11:06:00Z">
        <w:r w:rsidR="00FB063E">
          <w:t>s</w:t>
        </w:r>
      </w:ins>
      <w:commentRangeStart w:id="374"/>
      <w:del w:id="375" w:author="Bence" w:date="2017-05-17T11:06:00Z">
        <w:r w:rsidDel="00FB063E">
          <w:delText>S</w:delText>
        </w:r>
      </w:del>
      <w:r>
        <w:t xml:space="preserve">tation </w:t>
      </w:r>
      <w:commentRangeEnd w:id="374"/>
      <w:r w:rsidR="00DD0602">
        <w:rPr>
          <w:rStyle w:val="Jegyzethivatkozs"/>
        </w:rPr>
        <w:commentReference w:id="374"/>
      </w:r>
      <w:r>
        <w:t xml:space="preserve">módba vált, majd csatlakozik az előbb megadott hálózathoz a megadott jelszóval, amit követően az előzetes beállításának megfelelően válthat </w:t>
      </w:r>
      <w:ins w:id="376" w:author="Bence" w:date="2017-05-17T12:18:00Z">
        <w:r w:rsidR="000B6D0F">
          <w:t>s</w:t>
        </w:r>
      </w:ins>
      <w:commentRangeStart w:id="377"/>
      <w:del w:id="378" w:author="Bence" w:date="2017-05-17T12:18:00Z">
        <w:r w:rsidDel="000B6D0F">
          <w:delText>S</w:delText>
        </w:r>
      </w:del>
      <w:r>
        <w:t xml:space="preserve">zenzor vagy </w:t>
      </w:r>
      <w:ins w:id="379" w:author="Bence" w:date="2017-05-17T12:18:00Z">
        <w:r w:rsidR="000B6D0F">
          <w:t>b</w:t>
        </w:r>
      </w:ins>
      <w:bookmarkStart w:id="380" w:name="_GoBack"/>
      <w:bookmarkEnd w:id="380"/>
      <w:del w:id="381" w:author="Bence" w:date="2017-05-17T12:18:00Z">
        <w:r w:rsidDel="000B6D0F">
          <w:delText>B</w:delText>
        </w:r>
      </w:del>
      <w:r>
        <w:t xml:space="preserve">eavatkozó </w:t>
      </w:r>
      <w:commentRangeEnd w:id="377"/>
      <w:r w:rsidR="00DD0602">
        <w:rPr>
          <w:rStyle w:val="Jegyzethivatkozs"/>
        </w:rPr>
        <w:commentReference w:id="377"/>
      </w:r>
      <w:r>
        <w:t>üzemmódba.</w:t>
      </w:r>
      <w:r w:rsidR="00DB2F0E" w:rsidRPr="00DB2F0E">
        <w:t xml:space="preserve"> </w:t>
      </w:r>
    </w:p>
    <w:p w14:paraId="2D535F5A" w14:textId="77777777" w:rsidR="00D275F3" w:rsidRDefault="00D275F3" w:rsidP="00D275F3">
      <w:pPr>
        <w:pStyle w:val="Cmsor2"/>
      </w:pPr>
      <w:bookmarkStart w:id="382" w:name="_Toc480969849"/>
      <w:r>
        <w:t>Felhasználói interakciók</w:t>
      </w:r>
      <w:bookmarkEnd w:id="382"/>
      <w:r w:rsidR="00DD0602">
        <w:t xml:space="preserve"> (use case)</w:t>
      </w:r>
    </w:p>
    <w:p w14:paraId="727DCD65" w14:textId="77777777" w:rsidR="00CC7766" w:rsidRPr="00CC7766" w:rsidRDefault="00CC7766" w:rsidP="00CC7766"/>
    <w:p w14:paraId="5F3D8364" w14:textId="662BE3A2" w:rsidR="006D00E7" w:rsidRDefault="00016D37" w:rsidP="006D00E7">
      <w:pPr>
        <w:rPr>
          <w:ins w:id="383" w:author="Bence" w:date="2017-05-17T11:56:00Z"/>
        </w:rPr>
      </w:pPr>
      <w:r>
        <w:rPr>
          <w:noProof/>
        </w:rPr>
        <w:lastRenderedPageBreak/>
        <w:drawing>
          <wp:inline distT="0" distB="0" distL="0" distR="0" wp14:anchorId="741AF18E" wp14:editId="48B1C188">
            <wp:extent cx="5759450" cy="59505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BBF5" w14:textId="2826437E" w:rsidR="007410BA" w:rsidRDefault="007410BA" w:rsidP="007410BA">
      <w:pPr>
        <w:pStyle w:val="Cmsor2"/>
        <w:rPr>
          <w:ins w:id="384" w:author="Bence" w:date="2017-05-17T11:56:00Z"/>
        </w:rPr>
        <w:pPrChange w:id="385" w:author="Bence" w:date="2017-05-17T11:56:00Z">
          <w:pPr/>
        </w:pPrChange>
      </w:pPr>
      <w:ins w:id="386" w:author="Bence" w:date="2017-05-17T11:56:00Z">
        <w:r>
          <w:lastRenderedPageBreak/>
          <w:t>Sleep</w:t>
        </w:r>
      </w:ins>
    </w:p>
    <w:p w14:paraId="5EF80413" w14:textId="2380EE1F" w:rsidR="007410BA" w:rsidRPr="007410BA" w:rsidRDefault="007410BA" w:rsidP="007410BA">
      <w:pPr>
        <w:pStyle w:val="Cmsor2"/>
        <w:rPr>
          <w:rPrChange w:id="387" w:author="Bence" w:date="2017-05-17T11:56:00Z">
            <w:rPr/>
          </w:rPrChange>
        </w:rPr>
        <w:pPrChange w:id="388" w:author="Bence" w:date="2017-05-17T11:56:00Z">
          <w:pPr/>
        </w:pPrChange>
      </w:pPr>
      <w:ins w:id="389" w:author="Bence" w:date="2017-05-17T11:57:00Z">
        <w:r>
          <w:t>Titkosítás</w:t>
        </w:r>
      </w:ins>
    </w:p>
    <w:p w14:paraId="55E67C27" w14:textId="77777777" w:rsidR="00016D37" w:rsidRPr="006D00E7" w:rsidRDefault="00016D37" w:rsidP="006D00E7">
      <w:r>
        <w:rPr>
          <w:noProof/>
        </w:rPr>
        <w:drawing>
          <wp:inline distT="0" distB="0" distL="0" distR="0" wp14:anchorId="665A5C70" wp14:editId="33993351">
            <wp:extent cx="5759450" cy="39262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26E" w14:textId="77777777" w:rsidR="00D275F3" w:rsidRDefault="006D00E7" w:rsidP="004C2ABD">
      <w:pPr>
        <w:pStyle w:val="Cmsor3"/>
      </w:pPr>
      <w:bookmarkStart w:id="390" w:name="_Toc480969850"/>
      <w:r>
        <w:lastRenderedPageBreak/>
        <w:t>Eszköz</w:t>
      </w:r>
      <w:bookmarkEnd w:id="390"/>
    </w:p>
    <w:p w14:paraId="5770BCC4" w14:textId="77777777" w:rsidR="004C2ABD" w:rsidRPr="004C2ABD" w:rsidRDefault="004C2ABD" w:rsidP="004C2ABD">
      <w:commentRangeStart w:id="391"/>
      <w:r>
        <w:rPr>
          <w:noProof/>
        </w:rPr>
        <w:lastRenderedPageBreak/>
        <w:drawing>
          <wp:inline distT="0" distB="0" distL="0" distR="0" wp14:anchorId="17528338" wp14:editId="5380B82F">
            <wp:extent cx="4930444" cy="3209410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067" cy="32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91"/>
      <w:r w:rsidR="005E5594">
        <w:rPr>
          <w:rStyle w:val="Jegyzethivatkozs"/>
        </w:rPr>
        <w:commentReference w:id="391"/>
      </w:r>
      <w:r w:rsidR="006D00E7">
        <w:rPr>
          <w:noProof/>
        </w:rPr>
        <w:drawing>
          <wp:inline distT="0" distB="0" distL="0" distR="0" wp14:anchorId="0C26CFCC" wp14:editId="47FE8E17">
            <wp:extent cx="5479084" cy="5895301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889" cy="58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DFF" w14:textId="77777777" w:rsidR="00BA3448" w:rsidRDefault="00DC059D" w:rsidP="00DC059D">
      <w:pPr>
        <w:pStyle w:val="Cmsor2"/>
      </w:pPr>
      <w:bookmarkStart w:id="392" w:name="_Toc480969851"/>
      <w:r>
        <w:lastRenderedPageBreak/>
        <w:t>A központi szerver</w:t>
      </w:r>
      <w:bookmarkEnd w:id="392"/>
    </w:p>
    <w:p w14:paraId="67E7FD9A" w14:textId="77777777" w:rsidR="00340859" w:rsidRDefault="00B81921" w:rsidP="00A6519D">
      <w:r>
        <w:t>A központi szerver működése</w:t>
      </w:r>
      <w:r w:rsidR="00A6519D">
        <w:t xml:space="preserve"> az egész rendszer számára kritikus, hiszen rajta keresztül vesszük fel az eszközeinket és szabályainkat. Ennek ellenére a fenti topológi</w:t>
      </w:r>
      <w:r>
        <w:t>á</w:t>
      </w:r>
      <w:r w:rsidR="00340859">
        <w:t xml:space="preserve">ban a feladatköre egyszerűsödik, hisz lényegében csak a lokális szerverekkel kell kommunikálnia, azt is csak a lokális szerver által kezdeményezett HTTP lekérdezéseken keresztül. Ennek megfelelően alapvetően két fő feladatkört tudhatunk a központi szervernek. </w:t>
      </w:r>
    </w:p>
    <w:p w14:paraId="49F8DF1A" w14:textId="77777777" w:rsidR="00340859" w:rsidRDefault="00340859" w:rsidP="00A6519D">
      <w:r>
        <w:t>Egyrészt felületet kell nyújtania ahhoz, hogy a felhasználó</w:t>
      </w:r>
      <w:r w:rsidR="00B81921">
        <w:t>k az eszközeiket regisztrálhass</w:t>
      </w:r>
      <w:r>
        <w:t xml:space="preserve">ák, szenzorokat, beavatkozókat hozhassanak létre, valamint ehhez szabályokat </w:t>
      </w:r>
      <w:r w:rsidR="00B81921">
        <w:t>készítsenek</w:t>
      </w:r>
      <w:r>
        <w:t xml:space="preserve">. Ezekhez megfelelő, lehetőség szerint minél egyszerűbb </w:t>
      </w:r>
      <w:r w:rsidR="006F2DF5">
        <w:t xml:space="preserve">űrlapokat </w:t>
      </w:r>
      <w:r>
        <w:t>kell létrehoznunk, amelyeken a fenti műveletek el</w:t>
      </w:r>
      <w:r w:rsidR="00B81921">
        <w:t>végezhetőek és követhetőek. A le</w:t>
      </w:r>
      <w:r>
        <w:t>nti ábrán látunk például egy oldalt, ahol a felhasználó megtekintheti a saját, beregisztrált eszközeit.</w:t>
      </w:r>
    </w:p>
    <w:p w14:paraId="6B93C055" w14:textId="77777777" w:rsidR="00340859" w:rsidRDefault="00340859" w:rsidP="00A6519D">
      <w:r>
        <w:rPr>
          <w:noProof/>
        </w:rPr>
        <w:drawing>
          <wp:inline distT="0" distB="0" distL="0" distR="0" wp14:anchorId="0B9DDF0D" wp14:editId="4282AF45">
            <wp:extent cx="5759450" cy="137731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F8E" w14:textId="77777777" w:rsidR="00EA18AB" w:rsidRDefault="00EA18AB" w:rsidP="00A6519D"/>
    <w:p w14:paraId="11983C09" w14:textId="77777777" w:rsidR="00EA18AB" w:rsidRDefault="00340859" w:rsidP="00A6519D">
      <w:r>
        <w:t>Fontos az is, hogy biztosíthassuk a felhasználók számára, hogy a</w:t>
      </w:r>
      <w:r w:rsidR="00EA18AB">
        <w:t xml:space="preserve"> saját hálózatukon belül a mért adatokat megjeleníthessék.  A központi szerver erre is lehetőséget nyújt, a Highcharts API segítségével minden szenzor által beküldött érték grafikonos formában is megtekinthető.</w:t>
      </w:r>
    </w:p>
    <w:p w14:paraId="1843E9C2" w14:textId="77777777" w:rsidR="00EA18AB" w:rsidRPr="00A6519D" w:rsidRDefault="00EA18AB" w:rsidP="00A6519D">
      <w:r>
        <w:rPr>
          <w:noProof/>
        </w:rPr>
        <w:drawing>
          <wp:inline distT="0" distB="0" distL="0" distR="0" wp14:anchorId="2A8AB0BA" wp14:editId="25AA8E10">
            <wp:extent cx="5759450" cy="196786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BB5" w14:textId="77777777" w:rsidR="00655CFA" w:rsidRDefault="00AF4B24" w:rsidP="00D74593">
      <w:pPr>
        <w:pStyle w:val="Cmsor1"/>
      </w:pPr>
      <w:bookmarkStart w:id="393" w:name="_Toc480969852"/>
      <w:r>
        <w:lastRenderedPageBreak/>
        <w:t>A projekt állapota</w:t>
      </w:r>
      <w:bookmarkEnd w:id="393"/>
    </w:p>
    <w:p w14:paraId="340FA305" w14:textId="77777777" w:rsidR="00001C78" w:rsidRDefault="00DC059D" w:rsidP="00735204">
      <w:r>
        <w:t xml:space="preserve">A </w:t>
      </w:r>
      <w:r w:rsidR="006F2DF5">
        <w:t>Diplomaterv I. tárgy keretén belül</w:t>
      </w:r>
      <w:r>
        <w:t xml:space="preserve"> az új </w:t>
      </w:r>
      <w:r w:rsidR="006F2DF5">
        <w:t xml:space="preserve">fejlesztőrendszer </w:t>
      </w:r>
      <w:r>
        <w:t xml:space="preserve">megismerésével és kipróbálásával töltöttem, miközben elkezdtem a saját, webes szerver megoldásom implementálását. </w:t>
      </w:r>
    </w:p>
    <w:p w14:paraId="56EDCD5C" w14:textId="77777777" w:rsidR="00A6519D" w:rsidRDefault="00A6519D" w:rsidP="00735204">
      <w:r>
        <w:t xml:space="preserve">Utóbbi már használható, a legtöbb, tőle kívánt funkció </w:t>
      </w:r>
      <w:commentRangeStart w:id="394"/>
      <w:r>
        <w:t>működőképes</w:t>
      </w:r>
      <w:commentRangeEnd w:id="394"/>
      <w:r w:rsidR="006F2DF5">
        <w:rPr>
          <w:rStyle w:val="Jegyzethivatkozs"/>
        </w:rPr>
        <w:commentReference w:id="394"/>
      </w:r>
      <w:r>
        <w:t xml:space="preserve">. A szerveren képesek vagyunk a szükséges adminisztrációs feladatok elvégzésére, mint amilyen például az új eszközök, vagy azokhoz tartozó szabályok felvétele a rendszerbe. </w:t>
      </w:r>
      <w:commentRangeStart w:id="395"/>
      <w:r>
        <w:t xml:space="preserve">Működik </w:t>
      </w:r>
      <w:commentRangeEnd w:id="395"/>
      <w:r w:rsidR="00C40426">
        <w:rPr>
          <w:rStyle w:val="Jegyzethivatkozs"/>
        </w:rPr>
        <w:commentReference w:id="395"/>
      </w:r>
      <w:r>
        <w:t>továbbá a vizualizáció is, a szenzoradatokat a szerver felületén grafikus formában is m</w:t>
      </w:r>
      <w:r w:rsidR="00C40426">
        <w:t>e</w:t>
      </w:r>
      <w:r>
        <w:t>gtekinthetjük. Az eddigiek nem jelentik azt, hogy a központi szerver fejlesztése befejezettnek tekinthető: a felület sok ponton esetlen és nem túl felhasználóbarát, a kényelmesebbé tételre még szeretnék időt fordítani a jövőben.</w:t>
      </w:r>
    </w:p>
    <w:p w14:paraId="7BEC1FE4" w14:textId="77777777" w:rsidR="00E0748F" w:rsidRDefault="00DC059D" w:rsidP="00735204">
      <w:r>
        <w:t xml:space="preserve">Az eszközök működési módjaik közül a szenzor áll a legközelebb a kész változathoz: ez funkcionálisát nézve közel </w:t>
      </w:r>
      <w:r w:rsidR="00A6519D">
        <w:t>teljesnek</w:t>
      </w:r>
      <w:r>
        <w:t xml:space="preserve"> nevezhető, néhány apróbb javításon, illetve a </w:t>
      </w:r>
      <w:r w:rsidR="00A6519D">
        <w:t xml:space="preserve">hosszú </w:t>
      </w:r>
      <w:r>
        <w:t xml:space="preserve">tesztelést követő </w:t>
      </w:r>
      <w:r w:rsidR="00A6519D">
        <w:t xml:space="preserve">esetlegesen felmerülő feladatokon kívül tulajdonképpen komolyabb munka már remélhetőleg nem adódik vele. </w:t>
      </w:r>
    </w:p>
    <w:p w14:paraId="2C9071B4" w14:textId="77777777" w:rsidR="00A6519D" w:rsidRDefault="00A6519D" w:rsidP="00735204">
      <w:r>
        <w:t>A beavatkozók és lokális szerver</w:t>
      </w:r>
      <w:r w:rsidR="00340859">
        <w:t xml:space="preserve"> működésének im</w:t>
      </w:r>
      <w:r>
        <w:t>plementációja egyelőre készülő fázisban van: eddig elsősorban a rendszer elemei közötti kommunikáció megvalósításán</w:t>
      </w:r>
      <w:r w:rsidR="00340859">
        <w:t xml:space="preserve"> dolgoztam, továbbá olyan megvalósítandó feladatokon, mint a lokális szerver hitelesítése a központi szerver felé. </w:t>
      </w:r>
    </w:p>
    <w:p w14:paraId="3C66D43E" w14:textId="77777777" w:rsidR="00E0748F" w:rsidRDefault="00C40426" w:rsidP="00E0748F">
      <w:pPr>
        <w:pStyle w:val="Cmsor2"/>
      </w:pPr>
      <w:r>
        <w:t>Kitekintés</w:t>
      </w:r>
    </w:p>
    <w:p w14:paraId="4FE91DCC" w14:textId="77777777" w:rsidR="00E0748F" w:rsidRDefault="00E0748F" w:rsidP="00E0748F">
      <w:r>
        <w:t>A jövőre nézve az elsődleges feladat azon részfeladatok befejezése, mely még nem, vagy nem teljes mérté</w:t>
      </w:r>
      <w:r w:rsidR="00D96267">
        <w:t>kben készült el. Ez elsősorban</w:t>
      </w:r>
      <w:r>
        <w:t xml:space="preserve"> </w:t>
      </w:r>
      <w:r w:rsidR="00B61DA8">
        <w:t xml:space="preserve">a </w:t>
      </w:r>
      <w:r w:rsidR="00D96267">
        <w:t>menedzser</w:t>
      </w:r>
      <w:r w:rsidR="00B61DA8">
        <w:t xml:space="preserve"> és a beavatkozók</w:t>
      </w:r>
      <w:r>
        <w:t xml:space="preserve"> megvalósítását és</w:t>
      </w:r>
      <w:r w:rsidR="00B61DA8">
        <w:t xml:space="preserve"> az egész rendszer</w:t>
      </w:r>
      <w:r>
        <w:t xml:space="preserve"> alapos, több eszközre kiterjedő tesztelését jelenti. </w:t>
      </w:r>
    </w:p>
    <w:p w14:paraId="3D28FBB1" w14:textId="77777777" w:rsidR="00E0748F" w:rsidRDefault="00E0748F" w:rsidP="00E0748F">
      <w:r>
        <w:t xml:space="preserve">A szenzor üzemmódnál az időszakos működési igény miatt érdekes, és lényeges kérdés az, hogy megoldható-e (gazdaságosan és ésszerű karbantartási igénnyel) a csomópont </w:t>
      </w:r>
      <w:r w:rsidR="00D74593">
        <w:t>elemmel való működtetése. Ennek kiderítéséhez szükségessé válik majd az eszköz fogyasztásának mérése (mind alvó, mind aktív üzemmódban), és az eredmények kiértékelése.</w:t>
      </w:r>
    </w:p>
    <w:p w14:paraId="684C944F" w14:textId="77777777" w:rsidR="00D74593" w:rsidRDefault="00D74593" w:rsidP="00E0748F">
      <w:r>
        <w:t>Ha a szoftver fejlesztési folyamatának a végére érünk, a következő lépés az lehet, hogy a már éles használathoz specializált hardvert tervezzünk az eszközhöz, mely(ek) már a valódi, nem tesztelési célú csomópontokban is működhetnek.</w:t>
      </w:r>
    </w:p>
    <w:p w14:paraId="5CE280D3" w14:textId="77777777" w:rsidR="008B4639" w:rsidRDefault="00D74593" w:rsidP="00E82D39">
      <w:r>
        <w:t xml:space="preserve">Távlatibb, de nem elhanyagolható lehetőség a szenzorhálózat csomópontjaiban heterogén hálózatok összekapcsolása, így esetleg nem csak IoT, hanem pl. Bluetooth vagy rádiófrekvenciás eszközöket is bevonhatnánk a rendszer működésébe.  A lehetőségek vizsgálata önmagában is egy elég jelentős méretű feladat lehet a jövőben. </w:t>
      </w:r>
    </w:p>
    <w:p w14:paraId="78750E98" w14:textId="77777777" w:rsidR="00E4509A" w:rsidRDefault="00E4509A" w:rsidP="00E82D39">
      <w:r>
        <w:lastRenderedPageBreak/>
        <w:t>Az IoT projekt témájánál maradva ugyancsak érdekes feladat lehetne valamilyen okostelefonos alkalmazást tervezni a rendszerhez, amelyben további beavatkozásokat is végezhetnénk.</w:t>
      </w:r>
    </w:p>
    <w:sdt>
      <w:sdtPr>
        <w:rPr>
          <w:b w:val="0"/>
          <w:bCs w:val="0"/>
          <w:kern w:val="0"/>
          <w:sz w:val="24"/>
          <w:szCs w:val="22"/>
        </w:rPr>
        <w:id w:val="-403916848"/>
        <w:docPartObj>
          <w:docPartGallery w:val="Bibliographies"/>
          <w:docPartUnique/>
        </w:docPartObj>
      </w:sdtPr>
      <w:sdtContent>
        <w:p w14:paraId="3DBDC54B" w14:textId="77777777" w:rsidR="00D31A2A" w:rsidRDefault="00D31A2A">
          <w:pPr>
            <w:pStyle w:val="Cmsor1"/>
          </w:pPr>
          <w:r>
            <w:t>Irodalomjegyzék</w:t>
          </w:r>
        </w:p>
        <w:sdt>
          <w:sdtPr>
            <w:id w:val="-573587230"/>
            <w:bibliography/>
          </w:sdtPr>
          <w:sdtContent>
            <w:commentRangeStart w:id="396" w:displacedByCustomXml="prev"/>
            <w:p w14:paraId="3446B3A0" w14:textId="77777777" w:rsidR="00D31A2A" w:rsidRDefault="008B747D">
              <w:r>
                <w:fldChar w:fldCharType="begin"/>
              </w:r>
              <w:r w:rsidR="00D31A2A">
                <w:instrText>BIBLIOGRAPHY</w:instrText>
              </w:r>
              <w:r>
                <w:fldChar w:fldCharType="separate"/>
              </w:r>
              <w:r w:rsidR="00D31A2A">
                <w:rPr>
                  <w:b/>
                  <w:bCs/>
                  <w:noProof/>
                </w:rPr>
                <w:t>Nincsenek források az aktuális dokumentumban.</w:t>
              </w:r>
              <w:r>
                <w:rPr>
                  <w:b/>
                  <w:bCs/>
                </w:rPr>
                <w:fldChar w:fldCharType="end"/>
              </w:r>
              <w:commentRangeEnd w:id="396"/>
              <w:r w:rsidR="006F2DF5">
                <w:rPr>
                  <w:rStyle w:val="Jegyzethivatkozs"/>
                </w:rPr>
                <w:commentReference w:id="396"/>
              </w:r>
            </w:p>
          </w:sdtContent>
        </w:sdt>
      </w:sdtContent>
    </w:sdt>
    <w:p w14:paraId="1765D1C0" w14:textId="77777777" w:rsidR="00D31A2A" w:rsidRPr="008B4639" w:rsidRDefault="00D31A2A" w:rsidP="00E82D39"/>
    <w:sectPr w:rsidR="00D31A2A" w:rsidRPr="008B4639" w:rsidSect="001B34E3">
      <w:type w:val="continuous"/>
      <w:pgSz w:w="11906" w:h="16838"/>
      <w:pgMar w:top="899" w:right="1418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Predi" w:date="2017-05-16T10:10:00Z" w:initials="P">
    <w:p w14:paraId="1B18C206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Diplomaterv</w:t>
      </w:r>
    </w:p>
  </w:comment>
  <w:comment w:id="45" w:author="Predi" w:date="2017-05-16T10:10:00Z" w:initials="P">
    <w:p w14:paraId="1FD81B3A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az az elmúlt tíz évben</w:t>
      </w:r>
    </w:p>
  </w:comment>
  <w:comment w:id="48" w:author="Predi" w:date="2017-05-16T10:10:00Z" w:initials="P">
    <w:p w14:paraId="409938A4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tudom, hogy szokták így nevezni, de szerintem simán legyen IoT, és a továbbiakban is</w:t>
      </w:r>
    </w:p>
  </w:comment>
  <w:comment w:id="51" w:author="Predi" w:date="2017-05-16T10:10:00Z" w:initials="P">
    <w:p w14:paraId="511ECABD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inkább azt írnám, hogy többféle definíció is létezik</w:t>
      </w:r>
    </w:p>
  </w:comment>
  <w:comment w:id="63" w:author="Predi" w:date="2017-05-16T10:10:00Z" w:initials="P">
    <w:p w14:paraId="2554825D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még jobb, ha a rendszer gps/egyéb alapján érzékeli, hogy elindultunk</w:t>
      </w:r>
    </w:p>
  </w:comment>
  <w:comment w:id="64" w:author="Predi" w:date="2017-05-16T10:10:00Z" w:initials="P">
    <w:p w14:paraId="3619EB20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ezt azért nem triviális érzékelni</w:t>
      </w:r>
    </w:p>
  </w:comment>
  <w:comment w:id="110" w:author="Predi" w:date="2017-05-16T10:10:00Z" w:initials="P">
    <w:p w14:paraId="1B5DED17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maradjunk a hivatalosabb formánál, az ábra legyen középre igazítva, ne menjen mellé szöveg. Az esp tulajdonságai mehetnének táblázatba is. A számozáshoz javaslom a word beépített számozását, így később nem fog összekavarodni. Ha nem ismered, akkor keress rá.</w:t>
      </w:r>
    </w:p>
  </w:comment>
  <w:comment w:id="111" w:author="Predi" w:date="2017-05-16T10:10:00Z" w:initials="P">
    <w:p w14:paraId="7D5D4340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 xml:space="preserve">már 1.5 </w:t>
      </w:r>
      <w:r>
        <w:sym w:font="Wingdings" w:char="F04A"/>
      </w:r>
    </w:p>
  </w:comment>
  <w:comment w:id="114" w:author="Predi" w:date="2017-05-16T10:10:00Z" w:initials="P">
    <w:p w14:paraId="7DE9DB6B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érdemes megjegyezni, hogy a 8266-nak van egy új változata is, az esp32, de amikor elkezdted, az még nem volt elérhető</w:t>
      </w:r>
    </w:p>
  </w:comment>
  <w:comment w:id="117" w:author="Predi" w:date="2017-05-16T10:10:00Z" w:initials="P">
    <w:p w14:paraId="0F938ABD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az IC is nyákra építhető, inkább „ESP8266 IC modul változata”</w:t>
      </w:r>
    </w:p>
  </w:comment>
  <w:comment w:id="124" w:author="Predi" w:date="2017-05-16T10:10:00Z" w:initials="P">
    <w:p w14:paraId="2A3E39AC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ezt lehet érdemes kifejteni, hogy mit jelent. pl lábjegyzetben</w:t>
      </w:r>
    </w:p>
  </w:comment>
  <w:comment w:id="127" w:author="Predi" w:date="2017-05-16T10:10:00Z" w:initials="P">
    <w:p w14:paraId="30373A20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akár magyarul is mehet: nyílt forráskódú</w:t>
      </w:r>
    </w:p>
  </w:comment>
  <w:comment w:id="133" w:author="Predi" w:date="2017-05-16T10:10:00Z" w:initials="P">
    <w:p w14:paraId="51BDB1C5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 protokoll titkos vagy a forgalom rajta? kódtechből tudjuk, hogy a titkos protokoll nem nyújt védelmet</w:t>
      </w:r>
    </w:p>
  </w:comment>
  <w:comment w:id="134" w:author="Predi" w:date="2017-05-16T10:10:00Z" w:initials="P">
    <w:p w14:paraId="7559ABBA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ezek az új eszközök szintén a saját márkás eszközök? ez esetben integrálhatóság helyett csatlakoztathatóságot írnék</w:t>
      </w:r>
    </w:p>
  </w:comment>
  <w:comment w:id="146" w:author="Predi" w:date="2017-05-16T10:10:00Z" w:initials="P">
    <w:p w14:paraId="0C1E049F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fejts ki zárójelben</w:t>
      </w:r>
    </w:p>
  </w:comment>
  <w:comment w:id="148" w:author="Predi" w:date="2017-05-16T10:10:00Z" w:initials="P">
    <w:p w14:paraId="76A3F996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 két dolog eléggé más kaliber: a z-wave egy szabvány a hue meg egy termék(család) nem?</w:t>
      </w:r>
    </w:p>
    <w:p w14:paraId="0BAAE7AE" w14:textId="77777777" w:rsidR="00DD39B6" w:rsidRDefault="00DD39B6">
      <w:pPr>
        <w:pStyle w:val="Jegyzetszveg"/>
      </w:pPr>
      <w:r>
        <w:t>javaslat: z-wave eszközök</w:t>
      </w:r>
    </w:p>
  </w:comment>
  <w:comment w:id="155" w:author="Predi" w:date="2017-05-16T10:10:00Z" w:initials="P">
    <w:p w14:paraId="3686BF2D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inkább API vagy IDE váltás és hangsúlyozhatod, hogy ezek a te döntéseid.</w:t>
      </w:r>
    </w:p>
  </w:comment>
  <w:comment w:id="158" w:author="Predi" w:date="2017-05-16T10:10:00Z" w:initials="P">
    <w:p w14:paraId="6A60E754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minden rövidítést kifejteni!</w:t>
      </w:r>
    </w:p>
  </w:comment>
  <w:comment w:id="162" w:author="Predi" w:date="2017-05-16T10:10:00Z" w:initials="P">
    <w:p w14:paraId="22977462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szerintem az XML jobban áttekinthető…persze lehet rosszul olvasható XML-t és JSON-t is kitalálni</w:t>
      </w:r>
    </w:p>
  </w:comment>
  <w:comment w:id="164" w:author="Predi" w:date="2017-05-16T10:10:00Z" w:initials="P">
    <w:p w14:paraId="2758988A" w14:textId="18CF006B" w:rsidR="00DD39B6" w:rsidRDefault="00DD39B6">
      <w:pPr>
        <w:pStyle w:val="Jegyzetszveg"/>
      </w:pPr>
      <w:r>
        <w:rPr>
          <w:rStyle w:val="Jegyzethivatkozs"/>
        </w:rPr>
        <w:annotationRef/>
      </w:r>
      <w:r w:rsidR="00E02B25">
        <w:t>ez nem kötelező el</w:t>
      </w:r>
      <w:r>
        <w:t>m tudtommal</w:t>
      </w:r>
    </w:p>
  </w:comment>
  <w:comment w:id="166" w:author="Predi" w:date="2017-05-16T10:10:00Z" w:initials="P">
    <w:p w14:paraId="0CE09DCF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 egy kicsit sok helyet foglal, lehet hogy két hasábban jobb lenne</w:t>
      </w:r>
    </w:p>
  </w:comment>
  <w:comment w:id="178" w:author="Predi" w:date="2017-05-16T10:10:00Z" w:initials="P">
    <w:p w14:paraId="2012C01B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 elég rosszul hangzik: erőfeszítéssel</w:t>
      </w:r>
    </w:p>
  </w:comment>
  <w:comment w:id="190" w:author="Predi" w:date="2017-05-16T10:10:00Z" w:initials="P">
    <w:p w14:paraId="0A607E3D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wifi hálózathoz csatlakozáshoz</w:t>
      </w:r>
    </w:p>
  </w:comment>
  <w:comment w:id="192" w:author="Predi" w:date="2017-05-16T10:10:00Z" w:initials="P">
    <w:p w14:paraId="32D7A701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külső mikrovezérlő nélküli standalone működés</w:t>
      </w:r>
    </w:p>
  </w:comment>
  <w:comment w:id="194" w:author="Predi" w:date="2017-05-16T10:10:00Z" w:initials="P">
    <w:p w14:paraId="162E97B9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ne keverd a fogalmakat, illetve ha elkezdesz használni egyet, akkor maradj is meg mellett, nem kell sok szinonima a fogalmakról, mint egy szépirodalmi regénybe….</w:t>
      </w:r>
    </w:p>
  </w:comment>
  <w:comment w:id="199" w:author="Predi" w:date="2017-05-16T10:10:00Z" w:initials="P">
    <w:p w14:paraId="147F5D31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ESP-t használó közösség. Érdemes lenne az elején megjegyezni, hogy az olcsó ár mellett azért hátrányok is vannak: először bugos FW-k, minimális dokumentáció, ami mára a közösség miatt megváltozott, ma már ez nem probléma.</w:t>
      </w:r>
    </w:p>
  </w:comment>
  <w:comment w:id="201" w:author="Predi" w:date="2017-05-16T10:10:00Z" w:initials="P">
    <w:p w14:paraId="7526D120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nem azért mert pazarlóan bánt a rammal?</w:t>
      </w:r>
    </w:p>
  </w:comment>
  <w:comment w:id="204" w:author="Predi" w:date="2017-05-16T10:10:00Z" w:initials="P">
    <w:p w14:paraId="6D31BEE5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firmware != platform != fejlesztőrendszer</w:t>
      </w:r>
    </w:p>
  </w:comment>
  <w:comment w:id="207" w:author="Predi" w:date="2017-05-16T10:10:00Z" w:initials="P">
    <w:p w14:paraId="28754437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Főleg a nodemcu hibái/problémái miatt</w:t>
      </w:r>
    </w:p>
  </w:comment>
  <w:comment w:id="208" w:author="Predi" w:date="2017-05-16T10:10:00Z" w:initials="P">
    <w:p w14:paraId="35C6B08C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rövidítést fejtsd ki!!!</w:t>
      </w:r>
    </w:p>
  </w:comment>
  <w:comment w:id="214" w:author="Predi" w:date="2017-05-16T10:10:00Z" w:initials="P">
    <w:p w14:paraId="226FB80A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lásd fent</w:t>
      </w:r>
    </w:p>
  </w:comment>
  <w:comment w:id="215" w:author="Predi" w:date="2017-05-16T10:10:00Z" w:initials="P">
    <w:p w14:paraId="32F40E8E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itt nem nyelvnek van nagyobb kifejezőereje, hanem a megírt fv. könyvtáraknak. Tehát nem írhatod azt hogy a C-nek nagyobb a kifejezőereje, mint a LUA-nak.</w:t>
      </w:r>
    </w:p>
  </w:comment>
  <w:comment w:id="217" w:author="Predi" w:date="2017-05-16T10:10:00Z" w:initials="P">
    <w:p w14:paraId="57DF3CE5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 már talán nevezhető platformnak, de ellenőrizd.</w:t>
      </w:r>
    </w:p>
  </w:comment>
  <w:comment w:id="218" w:author="Predi" w:date="2017-05-16T10:10:00Z" w:initials="P">
    <w:p w14:paraId="2A2FF8D5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Az esp sdk-ről is csak jókat írtál, miért döntöttél mégis az arduino mellett? legyen egy kis összehasonlítás</w:t>
      </w:r>
    </w:p>
  </w:comment>
  <w:comment w:id="244" w:author="Predi" w:date="2017-05-16T10:10:00Z" w:initials="P">
    <w:p w14:paraId="0D69BC7A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eddig főleg egyes szám volt, maradjon is!</w:t>
      </w:r>
    </w:p>
  </w:comment>
  <w:comment w:id="246" w:author="Predi" w:date="2017-05-16T10:10:00Z" w:initials="P">
    <w:p w14:paraId="2C705788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azt próbálom sugallni, hogy lesz egy GW, vagy erről itt még nem beszélsz?</w:t>
      </w:r>
    </w:p>
  </w:comment>
  <w:comment w:id="250" w:author="Predi" w:date="2017-05-16T10:10:00Z" w:initials="P">
    <w:p w14:paraId="6CDAD39F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hangsúlyoznám, hogy ebből egy db, több okosotthont is kiszolgál</w:t>
      </w:r>
    </w:p>
  </w:comment>
  <w:comment w:id="278" w:author="Predi" w:date="2017-05-16T10:10:00Z" w:initials="P">
    <w:p w14:paraId="21F56516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 szürke háttér legyen halványabb és írd oda, hogy ez a lakásban található eszközöket jelenti. Nincs ábraaláírás!</w:t>
      </w:r>
    </w:p>
  </w:comment>
  <w:comment w:id="280" w:author="Predi" w:date="2017-05-16T10:10:00Z" w:initials="P">
    <w:p w14:paraId="5E33CD3D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nevezhetnénk lakásnak és akkor nem használunk feleslegesen egy angol kifejezést.</w:t>
      </w:r>
    </w:p>
  </w:comment>
  <w:comment w:id="285" w:author="Predi" w:date="2017-05-16T10:10:00Z" w:initials="P">
    <w:p w14:paraId="04558B9C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mindig nem?</w:t>
      </w:r>
    </w:p>
  </w:comment>
  <w:comment w:id="304" w:author="Predi" w:date="2017-05-16T10:12:00Z" w:initials="P">
    <w:p w14:paraId="60D9891B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konyhanyelv: méréseket végezzen az érzékelőivel</w:t>
      </w:r>
    </w:p>
  </w:comment>
  <w:comment w:id="356" w:author="Predi" w:date="2017-05-16T10:24:00Z" w:initials="P">
    <w:p w14:paraId="146DBBCF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legyen egységesen magyarul</w:t>
      </w:r>
    </w:p>
  </w:comment>
  <w:comment w:id="361" w:author="Predi" w:date="2017-05-16T10:24:00Z" w:initials="P">
    <w:p w14:paraId="50CAB65C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rPr>
          <w:rStyle w:val="Jegyzethivatkozs"/>
        </w:rPr>
        <w:annotationRef/>
      </w:r>
      <w:r>
        <w:t>legyen egységesen magyarul</w:t>
      </w:r>
    </w:p>
  </w:comment>
  <w:comment w:id="364" w:author="Predi" w:date="2017-05-16T10:24:00Z" w:initials="P">
    <w:p w14:paraId="0BC2D02D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az elején, az ábra alatt lehetne egy bekezdés arról, hogy miért ezt a topológiát találtad ki. miért kell a manager, stb…</w:t>
      </w:r>
    </w:p>
  </w:comment>
  <w:comment w:id="369" w:author="Predi" w:date="2017-05-16T10:28:00Z" w:initials="P">
    <w:p w14:paraId="4BB8FF47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 szerintem nem egy üzemmód. ez egy olyan feladat, amit minden eszköznek meg kell valósítania</w:t>
      </w:r>
    </w:p>
  </w:comment>
  <w:comment w:id="370" w:author="Predi" w:date="2017-05-16T10:30:00Z" w:initials="P">
    <w:p w14:paraId="132611B9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ezt is le kellene írni az elején, hogy elvárásunk, hogy legyen elérhető wifi hálózat</w:t>
      </w:r>
    </w:p>
  </w:comment>
  <w:comment w:id="374" w:author="Predi" w:date="2017-05-16T10:31:00Z" w:initials="P">
    <w:p w14:paraId="3682B243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kisbetű</w:t>
      </w:r>
    </w:p>
  </w:comment>
  <w:comment w:id="377" w:author="Predi" w:date="2017-05-16T10:31:00Z" w:initials="P">
    <w:p w14:paraId="4EFD75D4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kisbetű</w:t>
      </w:r>
    </w:p>
  </w:comment>
  <w:comment w:id="391" w:author="Predi" w:date="2017-05-16T10:33:00Z" w:initials="P">
    <w:p w14:paraId="6C9E1669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 xml:space="preserve">ezeket gondolom, majd elrendezed szépen </w:t>
      </w:r>
      <w:r>
        <w:sym w:font="Wingdings" w:char="F04A"/>
      </w:r>
    </w:p>
  </w:comment>
  <w:comment w:id="394" w:author="Predi" w:date="2017-05-16T10:40:00Z" w:initials="P">
    <w:p w14:paraId="07CEB687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diplomatervben ne próbáljunk meg eladni egy félkész rendszert. Persze majd leírhatod, hogy vannak hiányosságok, de nem így…</w:t>
      </w:r>
    </w:p>
  </w:comment>
  <w:comment w:id="395" w:author="Predi" w:date="2017-05-16T10:42:00Z" w:initials="P">
    <w:p w14:paraId="203D209A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vegyük alapvetőnek, hogy minden működik, ami nem azt majd leírod.</w:t>
      </w:r>
    </w:p>
  </w:comment>
  <w:comment w:id="396" w:author="Predi" w:date="2017-05-16T10:34:00Z" w:initials="P">
    <w:p w14:paraId="64187954" w14:textId="77777777" w:rsidR="00DD39B6" w:rsidRDefault="00DD39B6">
      <w:pPr>
        <w:pStyle w:val="Jegyzetszveg"/>
      </w:pPr>
      <w:r>
        <w:rPr>
          <w:rStyle w:val="Jegyzethivatkozs"/>
        </w:rPr>
        <w:annotationRef/>
      </w:r>
      <w:r>
        <w:t>remélem lesznek!!!!! adatlapok, cikkek, stb….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8C206" w15:done="0"/>
  <w15:commentEx w15:paraId="1FD81B3A" w15:done="0"/>
  <w15:commentEx w15:paraId="409938A4" w15:done="0"/>
  <w15:commentEx w15:paraId="511ECABD" w15:done="0"/>
  <w15:commentEx w15:paraId="2554825D" w15:done="0"/>
  <w15:commentEx w15:paraId="3619EB20" w15:done="0"/>
  <w15:commentEx w15:paraId="1B5DED17" w15:done="0"/>
  <w15:commentEx w15:paraId="7D5D4340" w15:done="0"/>
  <w15:commentEx w15:paraId="7DE9DB6B" w15:done="0"/>
  <w15:commentEx w15:paraId="0F938ABD" w15:done="0"/>
  <w15:commentEx w15:paraId="2A3E39AC" w15:done="0"/>
  <w15:commentEx w15:paraId="30373A20" w15:done="0"/>
  <w15:commentEx w15:paraId="51BDB1C5" w15:done="0"/>
  <w15:commentEx w15:paraId="7559ABBA" w15:done="0"/>
  <w15:commentEx w15:paraId="0C1E049F" w15:done="0"/>
  <w15:commentEx w15:paraId="0BAAE7AE" w15:done="0"/>
  <w15:commentEx w15:paraId="3686BF2D" w15:done="0"/>
  <w15:commentEx w15:paraId="6A60E754" w15:done="0"/>
  <w15:commentEx w15:paraId="22977462" w15:done="0"/>
  <w15:commentEx w15:paraId="2758988A" w15:done="0"/>
  <w15:commentEx w15:paraId="0CE09DCF" w15:done="0"/>
  <w15:commentEx w15:paraId="2012C01B" w15:done="0"/>
  <w15:commentEx w15:paraId="0A607E3D" w15:done="0"/>
  <w15:commentEx w15:paraId="32D7A701" w15:done="0"/>
  <w15:commentEx w15:paraId="162E97B9" w15:done="0"/>
  <w15:commentEx w15:paraId="147F5D31" w15:done="0"/>
  <w15:commentEx w15:paraId="7526D120" w15:done="0"/>
  <w15:commentEx w15:paraId="6D31BEE5" w15:done="0"/>
  <w15:commentEx w15:paraId="28754437" w15:done="0"/>
  <w15:commentEx w15:paraId="35C6B08C" w15:done="0"/>
  <w15:commentEx w15:paraId="226FB80A" w15:done="0"/>
  <w15:commentEx w15:paraId="32F40E8E" w15:done="0"/>
  <w15:commentEx w15:paraId="57DF3CE5" w15:done="0"/>
  <w15:commentEx w15:paraId="2A2FF8D5" w15:done="0"/>
  <w15:commentEx w15:paraId="0D69BC7A" w15:done="0"/>
  <w15:commentEx w15:paraId="2C705788" w15:done="0"/>
  <w15:commentEx w15:paraId="6CDAD39F" w15:done="0"/>
  <w15:commentEx w15:paraId="21F56516" w15:done="0"/>
  <w15:commentEx w15:paraId="5E33CD3D" w15:done="0"/>
  <w15:commentEx w15:paraId="04558B9C" w15:done="0"/>
  <w15:commentEx w15:paraId="60D9891B" w15:done="0"/>
  <w15:commentEx w15:paraId="146DBBCF" w15:done="0"/>
  <w15:commentEx w15:paraId="50CAB65C" w15:done="0"/>
  <w15:commentEx w15:paraId="0BC2D02D" w15:done="0"/>
  <w15:commentEx w15:paraId="4BB8FF47" w15:done="0"/>
  <w15:commentEx w15:paraId="132611B9" w15:done="0"/>
  <w15:commentEx w15:paraId="3682B243" w15:done="0"/>
  <w15:commentEx w15:paraId="4EFD75D4" w15:done="0"/>
  <w15:commentEx w15:paraId="6C9E1669" w15:done="0"/>
  <w15:commentEx w15:paraId="07CEB687" w15:done="0"/>
  <w15:commentEx w15:paraId="203D209A" w15:done="0"/>
  <w15:commentEx w15:paraId="64187954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0DC8B6" w14:textId="77777777" w:rsidR="00A70274" w:rsidRDefault="00A70274">
      <w:pPr>
        <w:spacing w:after="0" w:line="240" w:lineRule="auto"/>
      </w:pPr>
      <w:r>
        <w:separator/>
      </w:r>
    </w:p>
  </w:endnote>
  <w:endnote w:type="continuationSeparator" w:id="0">
    <w:p w14:paraId="6B917970" w14:textId="77777777" w:rsidR="00A70274" w:rsidRDefault="00A70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27BC7E" w14:textId="77777777" w:rsidR="00DD39B6" w:rsidRDefault="00DD39B6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222D84" w14:textId="77777777" w:rsidR="00A70274" w:rsidRDefault="00A70274">
      <w:pPr>
        <w:spacing w:after="0" w:line="240" w:lineRule="auto"/>
      </w:pPr>
      <w:r>
        <w:separator/>
      </w:r>
    </w:p>
  </w:footnote>
  <w:footnote w:type="continuationSeparator" w:id="0">
    <w:p w14:paraId="0AABDBE0" w14:textId="77777777" w:rsidR="00A70274" w:rsidRDefault="00A70274">
      <w:pPr>
        <w:spacing w:after="0" w:line="240" w:lineRule="auto"/>
      </w:pPr>
      <w:r>
        <w:continuationSeparator/>
      </w:r>
    </w:p>
  </w:footnote>
  <w:footnote w:id="1">
    <w:p w14:paraId="4647A7B3" w14:textId="4AFCBA23" w:rsidR="00D70A01" w:rsidRDefault="00D70A01">
      <w:pPr>
        <w:pStyle w:val="Lbjegyzetszveg"/>
      </w:pPr>
      <w:ins w:id="55" w:author="Bence" w:date="2017-05-17T08:30:00Z">
        <w:r>
          <w:rPr>
            <w:rStyle w:val="Lbjegyzet-hivatkozs"/>
          </w:rPr>
          <w:footnoteRef/>
        </w:r>
        <w:r>
          <w:t xml:space="preserve"> Global Positioning System, </w:t>
        </w:r>
      </w:ins>
      <w:ins w:id="56" w:author="Bence" w:date="2017-05-17T08:31:00Z">
        <w:r>
          <w:t>műhold alap</w:t>
        </w:r>
      </w:ins>
      <w:ins w:id="57" w:author="Bence" w:date="2017-05-17T08:32:00Z">
        <w:r>
          <w:t xml:space="preserve">ú navigációs rendszer, </w:t>
        </w:r>
      </w:ins>
      <w:ins w:id="58" w:author="Bence" w:date="2017-05-17T08:33:00Z">
        <w:r>
          <w:t xml:space="preserve">a szolgáltatás </w:t>
        </w:r>
      </w:ins>
      <w:ins w:id="59" w:author="Bence" w:date="2017-05-17T08:32:00Z">
        <w:r>
          <w:t>a világ minden pontjáról a nap 24 órájában</w:t>
        </w:r>
      </w:ins>
      <w:ins w:id="60" w:author="Bence" w:date="2017-05-17T08:33:00Z">
        <w:r>
          <w:t xml:space="preserve"> ingyenesen</w:t>
        </w:r>
      </w:ins>
      <w:ins w:id="61" w:author="Bence" w:date="2017-05-17T08:32:00Z">
        <w:r>
          <w:t xml:space="preserve"> elérhető. </w:t>
        </w:r>
      </w:ins>
    </w:p>
  </w:footnote>
  <w:footnote w:id="2">
    <w:p w14:paraId="1E6AF5F9" w14:textId="77777777" w:rsidR="00DD39B6" w:rsidRDefault="00DD39B6" w:rsidP="00795873">
      <w:pPr>
        <w:pStyle w:val="Lbjegyzetszveg"/>
      </w:pPr>
      <w:r>
        <w:rPr>
          <w:rStyle w:val="Lbjegyzet-hivatkozs"/>
        </w:rPr>
        <w:footnoteRef/>
      </w:r>
      <w:r>
        <w:t xml:space="preserve"> Az ESP8266 eszközök képesek deep sleep üzemmódra. Látható, hogy ha nincs igényünk az eszköz folyamatos működésére (mint például a periodikus mérési üzemmódban), akkor a fogyasztás drasztikusan csökkenthető. A dolgozat a későbbiekben még foglalkozik ezzel a funkcióval.</w:t>
      </w:r>
    </w:p>
  </w:footnote>
  <w:footnote w:id="3">
    <w:p w14:paraId="086B1293" w14:textId="77777777" w:rsidR="00DD39B6" w:rsidRDefault="00DD39B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C0206">
        <w:t xml:space="preserve">Network Attached Storage, azaz a hálózatra csatolt tároló. A NAS egy </w:t>
      </w:r>
      <w:r>
        <w:t>file</w:t>
      </w:r>
      <w:r w:rsidRPr="001C0206">
        <w:t xml:space="preserve"> szintű adattároló eszköz, amely a számítógépes hálózathoz csatlakoztatva </w:t>
      </w:r>
      <w:r>
        <w:t>lehetővé teszi távoli felhasználók között adatok menedzselését, hozzáférési jogosultságok kezelését</w:t>
      </w:r>
      <w:r w:rsidRPr="001C0206">
        <w:t>. Internetkapcsolat</w:t>
      </w:r>
      <w:r>
        <w:t xml:space="preserve"> segítségével bárhonnan lehet rá csatlakozni.</w:t>
      </w:r>
    </w:p>
  </w:footnote>
  <w:footnote w:id="4">
    <w:p w14:paraId="0EB43EF6" w14:textId="77777777" w:rsidR="00DD39B6" w:rsidRDefault="00DD39B6">
      <w:pPr>
        <w:pStyle w:val="Lbjegyzetszveg"/>
      </w:pPr>
      <w:r>
        <w:rPr>
          <w:rStyle w:val="Lbjegyzet-hivatkozs"/>
        </w:rPr>
        <w:footnoteRef/>
      </w:r>
      <w:r>
        <w:t xml:space="preserve"> A Blocky egy vizuális fejlesztőeszköz, melyet a Google készített. Használói vezérlési szerkezeteket reprezentáló blokkok egymáshoz illesztésével tudnak algoritmusokat, és végső soron programokat írni.</w:t>
      </w:r>
    </w:p>
  </w:footnote>
  <w:footnote w:id="5">
    <w:p w14:paraId="33E027A1" w14:textId="77777777" w:rsidR="00DD39B6" w:rsidRDefault="00DD39B6">
      <w:pPr>
        <w:pStyle w:val="Lbjegyzetszveg"/>
      </w:pPr>
      <w:r>
        <w:rPr>
          <w:rStyle w:val="Lbjegyzet-hivatkozs"/>
        </w:rPr>
        <w:footnoteRef/>
      </w:r>
      <w:r>
        <w:t xml:space="preserve"> Az asszociatív tömb (angolul map vagy dictionary) adatszerkezet kulcs-érték párokat tartalmaz, ahol egy kulcshoz pontosan egy érték tartozik.</w:t>
      </w:r>
    </w:p>
  </w:footnote>
  <w:footnote w:id="6">
    <w:p w14:paraId="395D112C" w14:textId="77777777" w:rsidR="00DD39B6" w:rsidRDefault="00DD39B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B961B0">
        <w:t>Cascading Style Sheets</w:t>
      </w:r>
      <w:r>
        <w:t>,</w:t>
      </w:r>
      <w:r w:rsidRPr="00B961B0">
        <w:t xml:space="preserve"> a számítástechnikában egy </w:t>
      </w:r>
      <w:hyperlink r:id="rId1" w:tooltip="Stílusleíró nyelv (a lap nem létezik)" w:history="1">
        <w:r w:rsidRPr="00B961B0">
          <w:t>stílusleíró nyelv</w:t>
        </w:r>
      </w:hyperlink>
      <w:r w:rsidRPr="00B961B0">
        <w:t xml:space="preserve">, mely a </w:t>
      </w:r>
      <w:hyperlink r:id="rId2" w:tooltip="HTML" w:history="1">
        <w:r w:rsidRPr="00B961B0">
          <w:t>HTML</w:t>
        </w:r>
      </w:hyperlink>
      <w:r w:rsidRPr="00B961B0">
        <w:t xml:space="preserve"> vagy </w:t>
      </w:r>
      <w:hyperlink r:id="rId3" w:tooltip="XHTML" w:history="1">
        <w:r w:rsidRPr="00B961B0">
          <w:t>XHTML</w:t>
        </w:r>
      </w:hyperlink>
      <w:r w:rsidRPr="00B961B0">
        <w:t xml:space="preserve"> típusú strukturált dokumentumok megjelenését írja le.</w:t>
      </w:r>
    </w:p>
  </w:footnote>
  <w:footnote w:id="7">
    <w:p w14:paraId="3C8FE5EA" w14:textId="32B0237A" w:rsidR="00370DF0" w:rsidRDefault="00DD39B6">
      <w:pPr>
        <w:pStyle w:val="Lbjegyzetszveg"/>
      </w:pPr>
      <w:ins w:id="210" w:author="Bence" w:date="2017-05-16T22:28:00Z">
        <w:r>
          <w:rPr>
            <w:rStyle w:val="Lbjegyzet-hivatkozs"/>
          </w:rPr>
          <w:footnoteRef/>
        </w:r>
        <w:r>
          <w:t xml:space="preserve"> Rea</w:t>
        </w:r>
      </w:ins>
      <w:ins w:id="211" w:author="Bence" w:date="2017-05-17T08:40:00Z">
        <w:r w:rsidR="00370DF0">
          <w:t xml:space="preserve">l Time Operation System, </w:t>
        </w:r>
      </w:ins>
      <w:ins w:id="212" w:author="Bence" w:date="2017-05-17T08:41:00Z">
        <w:r w:rsidR="00370DF0">
          <w:t xml:space="preserve">olyan operációs rendszer architektúra, </w:t>
        </w:r>
      </w:ins>
      <w:ins w:id="213" w:author="Bence" w:date="2017-05-17T08:42:00Z">
        <w:r w:rsidR="00370DF0">
          <w:t xml:space="preserve">ahol az egyes eseménykezelőknek meghatározott időn belül kötelezően le kell futnia. </w:t>
        </w:r>
      </w:ins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38B2BD4"/>
    <w:multiLevelType w:val="hybridMultilevel"/>
    <w:tmpl w:val="3628089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E05B54"/>
    <w:multiLevelType w:val="hybridMultilevel"/>
    <w:tmpl w:val="CDF48DF0"/>
    <w:lvl w:ilvl="0" w:tplc="C778D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4CD6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344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6A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B40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8C7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B06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54C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9347DF"/>
    <w:multiLevelType w:val="hybridMultilevel"/>
    <w:tmpl w:val="FF74C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37CD"/>
    <w:multiLevelType w:val="hybridMultilevel"/>
    <w:tmpl w:val="C3D2DAA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157D8E"/>
    <w:multiLevelType w:val="hybridMultilevel"/>
    <w:tmpl w:val="F65840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9642E"/>
    <w:multiLevelType w:val="hybridMultilevel"/>
    <w:tmpl w:val="EE58664C"/>
    <w:lvl w:ilvl="0" w:tplc="F2F2E1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44A9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E19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FE5D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669D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CA1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433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12EF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9E49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BA51C1"/>
    <w:multiLevelType w:val="hybridMultilevel"/>
    <w:tmpl w:val="4A7040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060CCC"/>
    <w:multiLevelType w:val="hybridMultilevel"/>
    <w:tmpl w:val="62D6446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5C6683"/>
    <w:multiLevelType w:val="multilevel"/>
    <w:tmpl w:val="7548A7E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4829" w:hanging="576"/>
      </w:pPr>
    </w:lvl>
    <w:lvl w:ilvl="2">
      <w:start w:val="1"/>
      <w:numFmt w:val="decimal"/>
      <w:pStyle w:val="Cmsor3"/>
      <w:lvlText w:val="%1.%2.%3"/>
      <w:lvlJc w:val="left"/>
      <w:pPr>
        <w:ind w:left="2421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F8C00ED"/>
    <w:multiLevelType w:val="hybridMultilevel"/>
    <w:tmpl w:val="46246270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41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AAC3C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4E6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418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9A0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825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0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A6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5957FC"/>
    <w:multiLevelType w:val="hybridMultilevel"/>
    <w:tmpl w:val="2F14973A"/>
    <w:lvl w:ilvl="0" w:tplc="1EFABF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A9D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A9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A4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873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0E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CF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D47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FED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49E014B"/>
    <w:multiLevelType w:val="hybridMultilevel"/>
    <w:tmpl w:val="7138C9E6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62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86316B3"/>
    <w:multiLevelType w:val="hybridMultilevel"/>
    <w:tmpl w:val="14708544"/>
    <w:lvl w:ilvl="0" w:tplc="E4E0E6A2">
      <w:start w:val="1"/>
      <w:numFmt w:val="bullet"/>
      <w:lvlText w:val=""/>
      <w:lvlJc w:val="left"/>
      <w:pPr>
        <w:ind w:left="742" w:hanging="341"/>
      </w:pPr>
      <w:rPr>
        <w:rFonts w:ascii="Symbol" w:eastAsia="Symbol" w:hAnsi="Symbol" w:hint="default"/>
        <w:w w:val="100"/>
        <w:sz w:val="24"/>
        <w:szCs w:val="24"/>
      </w:rPr>
    </w:lvl>
    <w:lvl w:ilvl="1" w:tplc="89ECBD1E">
      <w:start w:val="1"/>
      <w:numFmt w:val="bullet"/>
      <w:lvlText w:val="•"/>
      <w:lvlJc w:val="left"/>
      <w:pPr>
        <w:ind w:left="1596" w:hanging="341"/>
      </w:pPr>
      <w:rPr>
        <w:rFonts w:hint="default"/>
      </w:rPr>
    </w:lvl>
    <w:lvl w:ilvl="2" w:tplc="A948B54E">
      <w:start w:val="1"/>
      <w:numFmt w:val="bullet"/>
      <w:lvlText w:val="•"/>
      <w:lvlJc w:val="left"/>
      <w:pPr>
        <w:ind w:left="2453" w:hanging="341"/>
      </w:pPr>
      <w:rPr>
        <w:rFonts w:hint="default"/>
      </w:rPr>
    </w:lvl>
    <w:lvl w:ilvl="3" w:tplc="E0AE1E76">
      <w:start w:val="1"/>
      <w:numFmt w:val="bullet"/>
      <w:lvlText w:val="•"/>
      <w:lvlJc w:val="left"/>
      <w:pPr>
        <w:ind w:left="3309" w:hanging="341"/>
      </w:pPr>
      <w:rPr>
        <w:rFonts w:hint="default"/>
      </w:rPr>
    </w:lvl>
    <w:lvl w:ilvl="4" w:tplc="16865180">
      <w:start w:val="1"/>
      <w:numFmt w:val="bullet"/>
      <w:lvlText w:val="•"/>
      <w:lvlJc w:val="left"/>
      <w:pPr>
        <w:ind w:left="4166" w:hanging="341"/>
      </w:pPr>
      <w:rPr>
        <w:rFonts w:hint="default"/>
      </w:rPr>
    </w:lvl>
    <w:lvl w:ilvl="5" w:tplc="368E55B0">
      <w:start w:val="1"/>
      <w:numFmt w:val="bullet"/>
      <w:lvlText w:val="•"/>
      <w:lvlJc w:val="left"/>
      <w:pPr>
        <w:ind w:left="5022" w:hanging="341"/>
      </w:pPr>
      <w:rPr>
        <w:rFonts w:hint="default"/>
      </w:rPr>
    </w:lvl>
    <w:lvl w:ilvl="6" w:tplc="B05068FC">
      <w:start w:val="1"/>
      <w:numFmt w:val="bullet"/>
      <w:lvlText w:val="•"/>
      <w:lvlJc w:val="left"/>
      <w:pPr>
        <w:ind w:left="5879" w:hanging="341"/>
      </w:pPr>
      <w:rPr>
        <w:rFonts w:hint="default"/>
      </w:rPr>
    </w:lvl>
    <w:lvl w:ilvl="7" w:tplc="231E84F0">
      <w:start w:val="1"/>
      <w:numFmt w:val="bullet"/>
      <w:lvlText w:val="•"/>
      <w:lvlJc w:val="left"/>
      <w:pPr>
        <w:ind w:left="6735" w:hanging="341"/>
      </w:pPr>
      <w:rPr>
        <w:rFonts w:hint="default"/>
      </w:rPr>
    </w:lvl>
    <w:lvl w:ilvl="8" w:tplc="5D749B56">
      <w:start w:val="1"/>
      <w:numFmt w:val="bullet"/>
      <w:lvlText w:val="•"/>
      <w:lvlJc w:val="left"/>
      <w:pPr>
        <w:ind w:left="7592" w:hanging="341"/>
      </w:pPr>
      <w:rPr>
        <w:rFonts w:hint="default"/>
      </w:rPr>
    </w:lvl>
  </w:abstractNum>
  <w:abstractNum w:abstractNumId="1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B3D57C1"/>
    <w:multiLevelType w:val="hybridMultilevel"/>
    <w:tmpl w:val="A59A943C"/>
    <w:lvl w:ilvl="0" w:tplc="3094F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048B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BE3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386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F22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2E2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4A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E8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46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2296989"/>
    <w:multiLevelType w:val="hybridMultilevel"/>
    <w:tmpl w:val="F3EAF7F2"/>
    <w:lvl w:ilvl="0" w:tplc="8806E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421A66">
      <w:start w:val="5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72A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184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EC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36F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E0C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7CF4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AEC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F9E2F31"/>
    <w:multiLevelType w:val="hybridMultilevel"/>
    <w:tmpl w:val="4CF4A8AC"/>
    <w:lvl w:ilvl="0" w:tplc="D8827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C64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62C8C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47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AA1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40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DC6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0A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4"/>
  </w:num>
  <w:num w:numId="3">
    <w:abstractNumId w:val="3"/>
  </w:num>
  <w:num w:numId="4">
    <w:abstractNumId w:val="2"/>
  </w:num>
  <w:num w:numId="5">
    <w:abstractNumId w:val="11"/>
  </w:num>
  <w:num w:numId="6">
    <w:abstractNumId w:val="10"/>
  </w:num>
  <w:num w:numId="7">
    <w:abstractNumId w:val="6"/>
  </w:num>
  <w:num w:numId="8">
    <w:abstractNumId w:val="17"/>
  </w:num>
  <w:num w:numId="9">
    <w:abstractNumId w:val="15"/>
  </w:num>
  <w:num w:numId="10">
    <w:abstractNumId w:val="12"/>
  </w:num>
  <w:num w:numId="11">
    <w:abstractNumId w:val="1"/>
  </w:num>
  <w:num w:numId="12">
    <w:abstractNumId w:val="16"/>
  </w:num>
  <w:num w:numId="13">
    <w:abstractNumId w:val="4"/>
  </w:num>
  <w:num w:numId="14">
    <w:abstractNumId w:val="8"/>
  </w:num>
  <w:num w:numId="15">
    <w:abstractNumId w:val="13"/>
  </w:num>
  <w:num w:numId="16">
    <w:abstractNumId w:val="9"/>
  </w:num>
  <w:num w:numId="17">
    <w:abstractNumId w:val="7"/>
  </w:num>
  <w:num w:numId="1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Bence">
    <w15:presenceInfo w15:providerId="None" w15:userId="Ben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0F0"/>
    <w:rsid w:val="0000178E"/>
    <w:rsid w:val="00001C78"/>
    <w:rsid w:val="00006C23"/>
    <w:rsid w:val="0001518D"/>
    <w:rsid w:val="00016D37"/>
    <w:rsid w:val="00030002"/>
    <w:rsid w:val="000460EB"/>
    <w:rsid w:val="000701CE"/>
    <w:rsid w:val="00080A5C"/>
    <w:rsid w:val="00081299"/>
    <w:rsid w:val="000B05CD"/>
    <w:rsid w:val="000B6D0F"/>
    <w:rsid w:val="000B7D9A"/>
    <w:rsid w:val="000C61C4"/>
    <w:rsid w:val="000E38CE"/>
    <w:rsid w:val="000F2911"/>
    <w:rsid w:val="000F29EE"/>
    <w:rsid w:val="0011511F"/>
    <w:rsid w:val="001268E0"/>
    <w:rsid w:val="0013421E"/>
    <w:rsid w:val="00135461"/>
    <w:rsid w:val="00140FCF"/>
    <w:rsid w:val="00152414"/>
    <w:rsid w:val="001562FC"/>
    <w:rsid w:val="001609E5"/>
    <w:rsid w:val="001700F0"/>
    <w:rsid w:val="001734F0"/>
    <w:rsid w:val="00176479"/>
    <w:rsid w:val="00192ED5"/>
    <w:rsid w:val="001967B9"/>
    <w:rsid w:val="001B34E3"/>
    <w:rsid w:val="001C0206"/>
    <w:rsid w:val="001C403A"/>
    <w:rsid w:val="001C6D0E"/>
    <w:rsid w:val="001D1740"/>
    <w:rsid w:val="001E37DC"/>
    <w:rsid w:val="00204BAD"/>
    <w:rsid w:val="00210B03"/>
    <w:rsid w:val="00222B69"/>
    <w:rsid w:val="002245DB"/>
    <w:rsid w:val="00230FC3"/>
    <w:rsid w:val="00235A49"/>
    <w:rsid w:val="002360F0"/>
    <w:rsid w:val="00252D66"/>
    <w:rsid w:val="002547A5"/>
    <w:rsid w:val="00275064"/>
    <w:rsid w:val="002818C5"/>
    <w:rsid w:val="002834F6"/>
    <w:rsid w:val="002945BC"/>
    <w:rsid w:val="002B6469"/>
    <w:rsid w:val="002D047A"/>
    <w:rsid w:val="002E02AF"/>
    <w:rsid w:val="002E09DD"/>
    <w:rsid w:val="00301D50"/>
    <w:rsid w:val="00302D35"/>
    <w:rsid w:val="00307ABA"/>
    <w:rsid w:val="003162AB"/>
    <w:rsid w:val="0032554A"/>
    <w:rsid w:val="00340859"/>
    <w:rsid w:val="0034611A"/>
    <w:rsid w:val="003525F7"/>
    <w:rsid w:val="0035662A"/>
    <w:rsid w:val="003615E2"/>
    <w:rsid w:val="00370DF0"/>
    <w:rsid w:val="0037742F"/>
    <w:rsid w:val="00380927"/>
    <w:rsid w:val="00395100"/>
    <w:rsid w:val="00395657"/>
    <w:rsid w:val="003A3EE6"/>
    <w:rsid w:val="003A4433"/>
    <w:rsid w:val="003B7ADC"/>
    <w:rsid w:val="003B7BB2"/>
    <w:rsid w:val="003D247E"/>
    <w:rsid w:val="003D43C1"/>
    <w:rsid w:val="003E4C74"/>
    <w:rsid w:val="003E652E"/>
    <w:rsid w:val="003E6E39"/>
    <w:rsid w:val="00401C5E"/>
    <w:rsid w:val="00421836"/>
    <w:rsid w:val="004218E2"/>
    <w:rsid w:val="004260FD"/>
    <w:rsid w:val="0043009F"/>
    <w:rsid w:val="004357F7"/>
    <w:rsid w:val="00441886"/>
    <w:rsid w:val="0044704C"/>
    <w:rsid w:val="00447630"/>
    <w:rsid w:val="00470A53"/>
    <w:rsid w:val="00470FAE"/>
    <w:rsid w:val="004752C9"/>
    <w:rsid w:val="00481A1E"/>
    <w:rsid w:val="00495CE9"/>
    <w:rsid w:val="004A63CD"/>
    <w:rsid w:val="004C0F92"/>
    <w:rsid w:val="004C2ABD"/>
    <w:rsid w:val="004C5434"/>
    <w:rsid w:val="004D2A4A"/>
    <w:rsid w:val="004E17CA"/>
    <w:rsid w:val="004E4F7B"/>
    <w:rsid w:val="004E5238"/>
    <w:rsid w:val="004E5C39"/>
    <w:rsid w:val="004F2F89"/>
    <w:rsid w:val="0050100D"/>
    <w:rsid w:val="005140E9"/>
    <w:rsid w:val="0051451F"/>
    <w:rsid w:val="0052042C"/>
    <w:rsid w:val="00525358"/>
    <w:rsid w:val="00545D63"/>
    <w:rsid w:val="00547C75"/>
    <w:rsid w:val="00554C83"/>
    <w:rsid w:val="00554D28"/>
    <w:rsid w:val="00586C59"/>
    <w:rsid w:val="00591B94"/>
    <w:rsid w:val="005A1823"/>
    <w:rsid w:val="005C4CA5"/>
    <w:rsid w:val="005D67D0"/>
    <w:rsid w:val="005E3854"/>
    <w:rsid w:val="005E5594"/>
    <w:rsid w:val="005E6AC0"/>
    <w:rsid w:val="00604AE8"/>
    <w:rsid w:val="00605830"/>
    <w:rsid w:val="006415DF"/>
    <w:rsid w:val="0064170B"/>
    <w:rsid w:val="00644949"/>
    <w:rsid w:val="006479C1"/>
    <w:rsid w:val="00655CFA"/>
    <w:rsid w:val="00681E99"/>
    <w:rsid w:val="006864C8"/>
    <w:rsid w:val="0069734C"/>
    <w:rsid w:val="006A0B94"/>
    <w:rsid w:val="006A58FD"/>
    <w:rsid w:val="006B24C1"/>
    <w:rsid w:val="006D00E7"/>
    <w:rsid w:val="006E0FDB"/>
    <w:rsid w:val="006E3C9A"/>
    <w:rsid w:val="006F2DF5"/>
    <w:rsid w:val="007132F0"/>
    <w:rsid w:val="00717C5F"/>
    <w:rsid w:val="00717D22"/>
    <w:rsid w:val="00735204"/>
    <w:rsid w:val="007410BA"/>
    <w:rsid w:val="00753170"/>
    <w:rsid w:val="00754571"/>
    <w:rsid w:val="0077199C"/>
    <w:rsid w:val="00795873"/>
    <w:rsid w:val="007A4402"/>
    <w:rsid w:val="007A70EC"/>
    <w:rsid w:val="007D6A81"/>
    <w:rsid w:val="008026EA"/>
    <w:rsid w:val="00811696"/>
    <w:rsid w:val="0083127F"/>
    <w:rsid w:val="00833F04"/>
    <w:rsid w:val="00842A1E"/>
    <w:rsid w:val="00861167"/>
    <w:rsid w:val="0087468D"/>
    <w:rsid w:val="008802D8"/>
    <w:rsid w:val="00897081"/>
    <w:rsid w:val="008A37E3"/>
    <w:rsid w:val="008A62F3"/>
    <w:rsid w:val="008A6868"/>
    <w:rsid w:val="008A7395"/>
    <w:rsid w:val="008B0577"/>
    <w:rsid w:val="008B4639"/>
    <w:rsid w:val="008B747D"/>
    <w:rsid w:val="008C1830"/>
    <w:rsid w:val="008D3CFF"/>
    <w:rsid w:val="008D7D01"/>
    <w:rsid w:val="008E1FCD"/>
    <w:rsid w:val="008E6587"/>
    <w:rsid w:val="008F65C5"/>
    <w:rsid w:val="008F6C44"/>
    <w:rsid w:val="009118F4"/>
    <w:rsid w:val="00912585"/>
    <w:rsid w:val="00917CA7"/>
    <w:rsid w:val="009372A1"/>
    <w:rsid w:val="0095609D"/>
    <w:rsid w:val="00964536"/>
    <w:rsid w:val="00965350"/>
    <w:rsid w:val="00973FE2"/>
    <w:rsid w:val="00975434"/>
    <w:rsid w:val="00984E02"/>
    <w:rsid w:val="009A3FA6"/>
    <w:rsid w:val="009A417B"/>
    <w:rsid w:val="009A68FF"/>
    <w:rsid w:val="009A77FB"/>
    <w:rsid w:val="009B0A4D"/>
    <w:rsid w:val="009B0E42"/>
    <w:rsid w:val="009E2923"/>
    <w:rsid w:val="009F0C89"/>
    <w:rsid w:val="009F0D17"/>
    <w:rsid w:val="009F654E"/>
    <w:rsid w:val="00A0390B"/>
    <w:rsid w:val="00A042D5"/>
    <w:rsid w:val="00A077FD"/>
    <w:rsid w:val="00A12877"/>
    <w:rsid w:val="00A12D29"/>
    <w:rsid w:val="00A14997"/>
    <w:rsid w:val="00A20EE7"/>
    <w:rsid w:val="00A4064A"/>
    <w:rsid w:val="00A56336"/>
    <w:rsid w:val="00A6519D"/>
    <w:rsid w:val="00A70274"/>
    <w:rsid w:val="00A80B99"/>
    <w:rsid w:val="00A83505"/>
    <w:rsid w:val="00A85B26"/>
    <w:rsid w:val="00A93A7B"/>
    <w:rsid w:val="00A94FEF"/>
    <w:rsid w:val="00AB08D9"/>
    <w:rsid w:val="00AB38A4"/>
    <w:rsid w:val="00AC5AD6"/>
    <w:rsid w:val="00AD2702"/>
    <w:rsid w:val="00AE0DDB"/>
    <w:rsid w:val="00AF4B24"/>
    <w:rsid w:val="00AF7788"/>
    <w:rsid w:val="00B01AAC"/>
    <w:rsid w:val="00B15B39"/>
    <w:rsid w:val="00B50913"/>
    <w:rsid w:val="00B50CAA"/>
    <w:rsid w:val="00B56B8D"/>
    <w:rsid w:val="00B61DA8"/>
    <w:rsid w:val="00B67007"/>
    <w:rsid w:val="00B81921"/>
    <w:rsid w:val="00B83205"/>
    <w:rsid w:val="00B85B84"/>
    <w:rsid w:val="00B85FE9"/>
    <w:rsid w:val="00B87E25"/>
    <w:rsid w:val="00B91919"/>
    <w:rsid w:val="00B923B6"/>
    <w:rsid w:val="00B961B0"/>
    <w:rsid w:val="00BA3448"/>
    <w:rsid w:val="00BA3AB6"/>
    <w:rsid w:val="00BA5947"/>
    <w:rsid w:val="00C04350"/>
    <w:rsid w:val="00C06D70"/>
    <w:rsid w:val="00C2284B"/>
    <w:rsid w:val="00C2303A"/>
    <w:rsid w:val="00C3350C"/>
    <w:rsid w:val="00C37C6D"/>
    <w:rsid w:val="00C40426"/>
    <w:rsid w:val="00C45752"/>
    <w:rsid w:val="00C46C8D"/>
    <w:rsid w:val="00C51ABC"/>
    <w:rsid w:val="00C55EFC"/>
    <w:rsid w:val="00C5762D"/>
    <w:rsid w:val="00C77C74"/>
    <w:rsid w:val="00C86517"/>
    <w:rsid w:val="00C97284"/>
    <w:rsid w:val="00CB4F68"/>
    <w:rsid w:val="00CB6F2F"/>
    <w:rsid w:val="00CC7766"/>
    <w:rsid w:val="00CD31BF"/>
    <w:rsid w:val="00CF67ED"/>
    <w:rsid w:val="00D018EF"/>
    <w:rsid w:val="00D01AEB"/>
    <w:rsid w:val="00D170C1"/>
    <w:rsid w:val="00D275F3"/>
    <w:rsid w:val="00D31A2A"/>
    <w:rsid w:val="00D3457E"/>
    <w:rsid w:val="00D35B8C"/>
    <w:rsid w:val="00D42C9D"/>
    <w:rsid w:val="00D5067E"/>
    <w:rsid w:val="00D5281D"/>
    <w:rsid w:val="00D613DA"/>
    <w:rsid w:val="00D646A9"/>
    <w:rsid w:val="00D70A01"/>
    <w:rsid w:val="00D74593"/>
    <w:rsid w:val="00D8584E"/>
    <w:rsid w:val="00D86C0A"/>
    <w:rsid w:val="00D96267"/>
    <w:rsid w:val="00DA4885"/>
    <w:rsid w:val="00DB2F0E"/>
    <w:rsid w:val="00DC059D"/>
    <w:rsid w:val="00DD0602"/>
    <w:rsid w:val="00DD39B6"/>
    <w:rsid w:val="00DE58B5"/>
    <w:rsid w:val="00DE610F"/>
    <w:rsid w:val="00DF375D"/>
    <w:rsid w:val="00E02B25"/>
    <w:rsid w:val="00E0748F"/>
    <w:rsid w:val="00E26105"/>
    <w:rsid w:val="00E30C5F"/>
    <w:rsid w:val="00E4509A"/>
    <w:rsid w:val="00E56994"/>
    <w:rsid w:val="00E620BE"/>
    <w:rsid w:val="00E64F49"/>
    <w:rsid w:val="00E7730D"/>
    <w:rsid w:val="00E77EAF"/>
    <w:rsid w:val="00E82D39"/>
    <w:rsid w:val="00EA13FF"/>
    <w:rsid w:val="00EA18AB"/>
    <w:rsid w:val="00EB2718"/>
    <w:rsid w:val="00EC0836"/>
    <w:rsid w:val="00ED0F79"/>
    <w:rsid w:val="00ED222E"/>
    <w:rsid w:val="00EE50A9"/>
    <w:rsid w:val="00EF20FF"/>
    <w:rsid w:val="00F07CD7"/>
    <w:rsid w:val="00F211DB"/>
    <w:rsid w:val="00F2427F"/>
    <w:rsid w:val="00F25721"/>
    <w:rsid w:val="00F47D9C"/>
    <w:rsid w:val="00F6036B"/>
    <w:rsid w:val="00F66E0E"/>
    <w:rsid w:val="00F80967"/>
    <w:rsid w:val="00F85831"/>
    <w:rsid w:val="00F913F4"/>
    <w:rsid w:val="00F9578B"/>
    <w:rsid w:val="00FB063E"/>
    <w:rsid w:val="00FB62FF"/>
    <w:rsid w:val="00FC2364"/>
    <w:rsid w:val="00FC3BE8"/>
    <w:rsid w:val="00FC5E0D"/>
    <w:rsid w:val="00FE4BB5"/>
    <w:rsid w:val="00FE5E5D"/>
    <w:rsid w:val="00FF225B"/>
    <w:rsid w:val="00FF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B55A5A"/>
  <w15:docId w15:val="{F3768E19-D181-4DD6-8440-E670D0A73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A5947"/>
    <w:pPr>
      <w:spacing w:after="12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F225B"/>
    <w:pPr>
      <w:keepNext/>
      <w:pageBreakBefore/>
      <w:numPr>
        <w:numId w:val="16"/>
      </w:numPr>
      <w:spacing w:before="1320" w:after="0"/>
      <w:jc w:val="left"/>
      <w:outlineLvl w:val="0"/>
    </w:pPr>
    <w:rPr>
      <w:b/>
      <w:bCs/>
      <w:kern w:val="32"/>
      <w:sz w:val="40"/>
      <w:szCs w:val="36"/>
    </w:rPr>
  </w:style>
  <w:style w:type="paragraph" w:styleId="Cmsor2">
    <w:name w:val="heading 2"/>
    <w:basedOn w:val="Norml"/>
    <w:next w:val="Norml"/>
    <w:link w:val="Cmsor2Char"/>
    <w:uiPriority w:val="99"/>
    <w:qFormat/>
    <w:rsid w:val="00EB2718"/>
    <w:pPr>
      <w:keepNext/>
      <w:numPr>
        <w:ilvl w:val="1"/>
        <w:numId w:val="16"/>
      </w:numPr>
      <w:spacing w:after="0"/>
      <w:ind w:left="576"/>
      <w:jc w:val="left"/>
      <w:outlineLvl w:val="1"/>
    </w:pPr>
    <w:rPr>
      <w:b/>
      <w:bCs/>
      <w:sz w:val="28"/>
    </w:rPr>
  </w:style>
  <w:style w:type="paragraph" w:styleId="Cmsor3">
    <w:name w:val="heading 3"/>
    <w:basedOn w:val="Norml"/>
    <w:next w:val="Norml"/>
    <w:link w:val="Cmsor3Char"/>
    <w:uiPriority w:val="99"/>
    <w:qFormat/>
    <w:rsid w:val="009A417B"/>
    <w:pPr>
      <w:keepNext/>
      <w:numPr>
        <w:ilvl w:val="2"/>
        <w:numId w:val="16"/>
      </w:numPr>
      <w:spacing w:before="240" w:after="60"/>
      <w:ind w:left="72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5AD6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5AD6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5AD6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5AD6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5AD6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5AD6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locked/>
    <w:rsid w:val="00FF225B"/>
    <w:rPr>
      <w:rFonts w:cs="Times New Roman"/>
      <w:b/>
      <w:bCs/>
      <w:kern w:val="32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9"/>
    <w:locked/>
    <w:rsid w:val="00EB2718"/>
    <w:rPr>
      <w:rFonts w:cs="Times New Roman"/>
      <w:b/>
      <w:bCs/>
      <w:sz w:val="28"/>
    </w:rPr>
  </w:style>
  <w:style w:type="character" w:customStyle="1" w:styleId="Cmsor3Char">
    <w:name w:val="Címsor 3 Char"/>
    <w:basedOn w:val="Bekezdsalapbettpusa"/>
    <w:link w:val="Cmsor3"/>
    <w:uiPriority w:val="99"/>
    <w:locked/>
    <w:rsid w:val="009A417B"/>
    <w:rPr>
      <w:rFonts w:ascii="Arial" w:hAnsi="Arial" w:cs="Arial"/>
      <w:b/>
      <w:bCs/>
      <w:sz w:val="26"/>
      <w:szCs w:val="26"/>
    </w:rPr>
  </w:style>
  <w:style w:type="table" w:styleId="Rcsostblzat">
    <w:name w:val="Table Grid"/>
    <w:basedOn w:val="Normltblzat"/>
    <w:uiPriority w:val="99"/>
    <w:rsid w:val="004E4F7B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atok">
    <w:name w:val="Adatok"/>
    <w:basedOn w:val="Norml"/>
    <w:uiPriority w:val="99"/>
    <w:rsid w:val="00D42C9D"/>
    <w:pPr>
      <w:spacing w:after="0"/>
      <w:jc w:val="center"/>
    </w:pPr>
    <w:rPr>
      <w:szCs w:val="24"/>
    </w:rPr>
  </w:style>
  <w:style w:type="paragraph" w:customStyle="1" w:styleId="BMEMIT">
    <w:name w:val="BME MIT"/>
    <w:basedOn w:val="Norml"/>
    <w:uiPriority w:val="99"/>
    <w:rsid w:val="00554D28"/>
    <w:pPr>
      <w:spacing w:after="0"/>
      <w:jc w:val="center"/>
    </w:pPr>
    <w:rPr>
      <w:sz w:val="18"/>
      <w:szCs w:val="18"/>
    </w:rPr>
  </w:style>
  <w:style w:type="character" w:styleId="Hiperhivatkozs">
    <w:name w:val="Hyperlink"/>
    <w:basedOn w:val="Bekezdsalapbettpusa"/>
    <w:uiPriority w:val="99"/>
    <w:rsid w:val="005140E9"/>
    <w:rPr>
      <w:rFonts w:cs="Times New Roman"/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50100D"/>
    <w:pPr>
      <w:spacing w:after="0"/>
      <w:ind w:left="238"/>
    </w:pPr>
    <w:rPr>
      <w:szCs w:val="24"/>
      <w:lang w:eastAsia="en-US"/>
    </w:rPr>
  </w:style>
  <w:style w:type="paragraph" w:customStyle="1" w:styleId="Nyilatkozatcm">
    <w:name w:val="Nyilatkozat cím"/>
    <w:basedOn w:val="Norml"/>
    <w:next w:val="Norml"/>
    <w:autoRedefine/>
    <w:rsid w:val="0050100D"/>
    <w:pPr>
      <w:keepNext/>
      <w:pageBreakBefore/>
      <w:spacing w:after="640"/>
      <w:jc w:val="center"/>
    </w:pPr>
    <w:rPr>
      <w:b/>
      <w:caps/>
      <w:sz w:val="36"/>
      <w:szCs w:val="24"/>
      <w:lang w:eastAsia="en-US"/>
    </w:rPr>
  </w:style>
  <w:style w:type="paragraph" w:customStyle="1" w:styleId="Nyilatkozatkeltezs">
    <w:name w:val="Nyilatkozat keltezés"/>
    <w:basedOn w:val="Nyilatkozatszveg"/>
    <w:rsid w:val="0050100D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50100D"/>
    <w:pPr>
      <w:tabs>
        <w:tab w:val="right" w:leader="dot" w:pos="8494"/>
      </w:tabs>
      <w:spacing w:after="0"/>
    </w:pPr>
    <w:rPr>
      <w:b/>
      <w:szCs w:val="24"/>
      <w:lang w:eastAsia="en-US"/>
    </w:rPr>
  </w:style>
  <w:style w:type="paragraph" w:styleId="TJ3">
    <w:name w:val="toc 3"/>
    <w:basedOn w:val="Norml"/>
    <w:next w:val="Norml"/>
    <w:autoRedefine/>
    <w:uiPriority w:val="39"/>
    <w:rsid w:val="0050100D"/>
    <w:pPr>
      <w:spacing w:after="0"/>
      <w:ind w:left="482"/>
    </w:pPr>
    <w:rPr>
      <w:szCs w:val="24"/>
      <w:lang w:eastAsia="en-US"/>
    </w:rPr>
  </w:style>
  <w:style w:type="paragraph" w:customStyle="1" w:styleId="Irodalomjegyzksor">
    <w:name w:val="Irodalomjegyzék sor"/>
    <w:basedOn w:val="Norml"/>
    <w:autoRedefine/>
    <w:qFormat/>
    <w:rsid w:val="0050100D"/>
    <w:pPr>
      <w:numPr>
        <w:numId w:val="1"/>
      </w:numPr>
      <w:tabs>
        <w:tab w:val="left" w:pos="567"/>
      </w:tabs>
      <w:spacing w:before="120" w:after="240"/>
      <w:ind w:left="567" w:hanging="567"/>
      <w:jc w:val="left"/>
    </w:pPr>
    <w:rPr>
      <w:noProof/>
      <w:szCs w:val="24"/>
      <w:lang w:eastAsia="en-US"/>
    </w:rPr>
  </w:style>
  <w:style w:type="paragraph" w:customStyle="1" w:styleId="Fejezetcimszmozsnlkl">
    <w:name w:val="Fejezetcim számozás nélkül"/>
    <w:basedOn w:val="Cmsor1"/>
    <w:next w:val="Norml"/>
    <w:rsid w:val="0050100D"/>
    <w:pPr>
      <w:spacing w:before="240" w:after="480"/>
      <w:jc w:val="both"/>
    </w:pPr>
    <w:rPr>
      <w:rFonts w:cs="Arial"/>
      <w:szCs w:val="32"/>
      <w:lang w:eastAsia="en-US"/>
    </w:rPr>
  </w:style>
  <w:style w:type="paragraph" w:styleId="Kpalrs">
    <w:name w:val="caption"/>
    <w:basedOn w:val="Norml"/>
    <w:next w:val="Norml"/>
    <w:autoRedefine/>
    <w:uiPriority w:val="35"/>
    <w:qFormat/>
    <w:rsid w:val="0011511F"/>
    <w:pPr>
      <w:spacing w:before="120" w:after="240"/>
      <w:jc w:val="center"/>
      <w:pPrChange w:id="0" w:author="Bence" w:date="2017-05-17T11:43:00Z">
        <w:pPr>
          <w:spacing w:before="120" w:after="240" w:line="360" w:lineRule="auto"/>
          <w:jc w:val="center"/>
        </w:pPr>
      </w:pPrChange>
    </w:pPr>
    <w:rPr>
      <w:b/>
      <w:bCs/>
      <w:sz w:val="20"/>
      <w:szCs w:val="20"/>
      <w:lang w:eastAsia="en-US"/>
      <w:rPrChange w:id="0" w:author="Bence" w:date="2017-05-17T11:43:00Z">
        <w:rPr>
          <w:b/>
          <w:bCs/>
          <w:lang w:val="hu-HU" w:eastAsia="en-US" w:bidi="ar-SA"/>
        </w:rPr>
      </w:rPrChange>
    </w:rPr>
  </w:style>
  <w:style w:type="paragraph" w:customStyle="1" w:styleId="Nyilatkozatszveg">
    <w:name w:val="Nyilatkozat szöveg"/>
    <w:basedOn w:val="Norml"/>
    <w:rsid w:val="0050100D"/>
    <w:rPr>
      <w:szCs w:val="24"/>
      <w:lang w:eastAsia="en-US"/>
    </w:rPr>
  </w:style>
  <w:style w:type="paragraph" w:customStyle="1" w:styleId="Nyilatkozatalrs">
    <w:name w:val="Nyilatkozat aláírás"/>
    <w:basedOn w:val="Nyilatkozatszveg"/>
    <w:rsid w:val="0050100D"/>
    <w:pPr>
      <w:tabs>
        <w:tab w:val="center" w:pos="6237"/>
      </w:tabs>
      <w:spacing w:after="0" w:line="240" w:lineRule="auto"/>
      <w:ind w:left="3686"/>
    </w:pPr>
    <w:rPr>
      <w:noProof/>
    </w:rPr>
  </w:style>
  <w:style w:type="character" w:customStyle="1" w:styleId="Irodalomjegyzkforrs">
    <w:name w:val="Irodalomjegyzék forrás"/>
    <w:qFormat/>
    <w:rsid w:val="0050100D"/>
    <w:rPr>
      <w:i/>
    </w:rPr>
  </w:style>
  <w:style w:type="character" w:styleId="Kiemels">
    <w:name w:val="Emphasis"/>
    <w:basedOn w:val="Bekezdsalapbettpusa"/>
    <w:uiPriority w:val="20"/>
    <w:qFormat/>
    <w:rsid w:val="0050100D"/>
    <w:rPr>
      <w:rFonts w:cs="Times New Roman"/>
      <w:i/>
    </w:rPr>
  </w:style>
  <w:style w:type="character" w:styleId="Kiemels2">
    <w:name w:val="Strong"/>
    <w:basedOn w:val="Bekezdsalapbettpusa"/>
    <w:uiPriority w:val="22"/>
    <w:qFormat/>
    <w:rsid w:val="0050100D"/>
    <w:rPr>
      <w:rFonts w:cs="Times New Roman"/>
      <w:b/>
    </w:rPr>
  </w:style>
  <w:style w:type="paragraph" w:customStyle="1" w:styleId="Kp">
    <w:name w:val="Kép"/>
    <w:basedOn w:val="Norml"/>
    <w:next w:val="Kpalrs"/>
    <w:qFormat/>
    <w:rsid w:val="0050100D"/>
    <w:pPr>
      <w:keepNext/>
      <w:spacing w:before="240"/>
      <w:jc w:val="center"/>
    </w:pPr>
    <w:rPr>
      <w:szCs w:val="24"/>
      <w:lang w:eastAsia="en-US"/>
    </w:rPr>
  </w:style>
  <w:style w:type="paragraph" w:customStyle="1" w:styleId="Kd">
    <w:name w:val="Kód"/>
    <w:basedOn w:val="Norml"/>
    <w:qFormat/>
    <w:rsid w:val="0050100D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/>
      <w:ind w:left="284"/>
      <w:contextualSpacing/>
    </w:pPr>
    <w:rPr>
      <w:rFonts w:ascii="Consolas" w:hAnsi="Consolas"/>
      <w:sz w:val="20"/>
      <w:szCs w:val="24"/>
      <w:lang w:eastAsia="en-US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50100D"/>
    <w:pPr>
      <w:outlineLvl w:val="9"/>
    </w:pPr>
    <w:rPr>
      <w:noProof/>
    </w:rPr>
  </w:style>
  <w:style w:type="character" w:styleId="Jegyzethivatkozs">
    <w:name w:val="annotation reference"/>
    <w:basedOn w:val="Bekezdsalapbettpusa"/>
    <w:uiPriority w:val="99"/>
    <w:semiHidden/>
    <w:unhideWhenUsed/>
    <w:rsid w:val="00591B94"/>
    <w:rPr>
      <w:rFonts w:cs="Times New Roman"/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91B94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locked/>
    <w:rsid w:val="00591B94"/>
    <w:rPr>
      <w:rFonts w:cs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91B9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locked/>
    <w:rsid w:val="00591B94"/>
    <w:rPr>
      <w:rFonts w:cs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91B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locked/>
    <w:rsid w:val="00591B94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1"/>
    <w:qFormat/>
    <w:rsid w:val="00B67007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E523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E523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E5238"/>
    <w:rPr>
      <w:vertAlign w:val="superscript"/>
    </w:rPr>
  </w:style>
  <w:style w:type="paragraph" w:styleId="Szvegtrzs">
    <w:name w:val="Body Text"/>
    <w:basedOn w:val="Norml"/>
    <w:link w:val="SzvegtrzsChar"/>
    <w:uiPriority w:val="1"/>
    <w:qFormat/>
    <w:rsid w:val="00D5067E"/>
    <w:pPr>
      <w:widowControl w:val="0"/>
      <w:spacing w:after="0" w:line="240" w:lineRule="auto"/>
      <w:ind w:left="742" w:hanging="341"/>
      <w:jc w:val="left"/>
    </w:pPr>
    <w:rPr>
      <w:rFonts w:cstheme="minorBidi"/>
      <w:szCs w:val="24"/>
      <w:lang w:val="en-US" w:eastAsia="en-US"/>
    </w:rPr>
  </w:style>
  <w:style w:type="character" w:customStyle="1" w:styleId="SzvegtrzsChar">
    <w:name w:val="Szövegtörzs Char"/>
    <w:basedOn w:val="Bekezdsalapbettpusa"/>
    <w:link w:val="Szvegtrzs"/>
    <w:uiPriority w:val="1"/>
    <w:rsid w:val="00D5067E"/>
    <w:rPr>
      <w:rFonts w:cstheme="minorBidi"/>
      <w:sz w:val="24"/>
      <w:szCs w:val="24"/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5AD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5AD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5AD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5AD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5A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5A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135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3546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97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533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964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419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66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331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479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7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77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9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28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54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0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8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0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5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08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234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22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64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6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6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82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813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86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55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105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u.wikipedia.org/wiki/XHTML" TargetMode="External"/><Relationship Id="rId2" Type="http://schemas.openxmlformats.org/officeDocument/2006/relationships/hyperlink" Target="https://hu.wikipedia.org/wiki/HTML" TargetMode="External"/><Relationship Id="rId1" Type="http://schemas.openxmlformats.org/officeDocument/2006/relationships/hyperlink" Target="https://hu.wikipedia.org/w/index.php?title=St%C3%ADlusle%C3%ADr%C3%B3_nyelv&amp;action=edit&amp;redlink=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Dom</b:Tag>
    <b:SourceType>InternetSite</b:SourceType>
    <b:Guid>{F288C991-35EA-4BDB-9A17-4CF3180BFD71}</b:Guid>
    <b:Title>Domoticz</b:Title>
    <b:URL>http://www.domoticz.com/</b:URL>
    <b:RefOrder>1</b:RefOrder>
  </b:Source>
</b:Sources>
</file>

<file path=customXml/itemProps1.xml><?xml version="1.0" encoding="utf-8"?>
<ds:datastoreItem xmlns:ds="http://schemas.openxmlformats.org/officeDocument/2006/customXml" ds:itemID="{63E93524-05DD-421E-A3E6-270A16297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4991</Words>
  <Characters>34441</Characters>
  <Application>Microsoft Office Word</Application>
  <DocSecurity>0</DocSecurity>
  <Lines>287</Lines>
  <Paragraphs>78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Bence</dc:creator>
  <cp:lastModifiedBy>Bence</cp:lastModifiedBy>
  <cp:revision>2</cp:revision>
  <dcterms:created xsi:type="dcterms:W3CDTF">2017-05-17T10:32:00Z</dcterms:created>
  <dcterms:modified xsi:type="dcterms:W3CDTF">2017-05-17T10:32:00Z</dcterms:modified>
</cp:coreProperties>
</file>